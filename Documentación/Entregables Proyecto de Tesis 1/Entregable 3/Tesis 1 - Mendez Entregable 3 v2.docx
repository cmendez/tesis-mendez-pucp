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val="es-MX" w:eastAsia="es-MX"/>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657EDA" w:rsidRPr="000C3834" w:rsidRDefault="005A6686" w:rsidP="00657EDA">
      <w:pPr>
        <w:jc w:val="center"/>
        <w:rPr>
          <w:b/>
          <w:sz w:val="26"/>
          <w:szCs w:val="26"/>
          <w:lang w:val="es-ES"/>
        </w:rPr>
      </w:pPr>
      <w:r>
        <w:rPr>
          <w:b/>
          <w:sz w:val="26"/>
          <w:szCs w:val="26"/>
          <w:lang w:val="es-ES"/>
        </w:rPr>
        <w:t>ENTREGABLE N°3</w:t>
      </w:r>
      <w:r w:rsidR="00657EDA" w:rsidRPr="000C3834">
        <w:rPr>
          <w:b/>
          <w:sz w:val="26"/>
          <w:szCs w:val="26"/>
          <w:lang w:val="es-ES"/>
        </w:rPr>
        <w:t xml:space="preserve">: </w:t>
      </w:r>
      <w:r>
        <w:rPr>
          <w:b/>
          <w:sz w:val="26"/>
          <w:szCs w:val="26"/>
          <w:lang w:val="es-ES"/>
        </w:rPr>
        <w:t>OBJETIVO GENERAL, OBJETIVOS ESPECÍFICOS Y RESULTADOS ESPERADOS</w:t>
      </w:r>
    </w:p>
    <w:p w:rsidR="00657EDA" w:rsidRPr="000C3834" w:rsidRDefault="00657EDA" w:rsidP="00657EDA">
      <w:pPr>
        <w:jc w:val="center"/>
        <w:rPr>
          <w:b/>
          <w:sz w:val="26"/>
          <w:szCs w:val="26"/>
          <w:lang w:val="es-ES"/>
        </w:rPr>
      </w:pPr>
    </w:p>
    <w:p w:rsidR="00657EDA" w:rsidRPr="000C3834" w:rsidRDefault="00657EDA" w:rsidP="00657EDA">
      <w:pPr>
        <w:jc w:val="center"/>
        <w:rPr>
          <w:sz w:val="16"/>
          <w:szCs w:val="16"/>
          <w:lang w:val="es-ES"/>
        </w:rPr>
      </w:pPr>
    </w:p>
    <w:p w:rsidR="00EA654E" w:rsidRPr="000C3834" w:rsidRDefault="00EA654E" w:rsidP="00657EDA">
      <w:pPr>
        <w:jc w:val="center"/>
        <w:rPr>
          <w:b/>
          <w:lang w:val="es-ES"/>
        </w:rPr>
      </w:pPr>
    </w:p>
    <w:p w:rsidR="00657EDA" w:rsidRPr="000C3834" w:rsidRDefault="00980F8E" w:rsidP="00657EDA">
      <w:pPr>
        <w:jc w:val="center"/>
        <w:rPr>
          <w:b/>
          <w:lang w:val="es-ES"/>
        </w:rPr>
      </w:pPr>
      <w:r w:rsidRPr="000C3834">
        <w:rPr>
          <w:b/>
          <w:lang w:val="es-ES"/>
        </w:rPr>
        <w:t>Christian Miguel Méndez Anchante</w:t>
      </w:r>
      <w:r w:rsidRPr="000C3834">
        <w:rPr>
          <w:b/>
          <w:lang w:val="es-ES"/>
        </w:rPr>
        <w:br/>
        <w:t>20077079</w:t>
      </w:r>
    </w:p>
    <w:p w:rsidR="00657EDA" w:rsidRPr="000C3834" w:rsidRDefault="00657EDA" w:rsidP="00657EDA">
      <w:pPr>
        <w:jc w:val="center"/>
        <w:rPr>
          <w:b/>
          <w:lang w:val="es-ES"/>
        </w:rPr>
      </w:pPr>
    </w:p>
    <w:p w:rsidR="00EA654E" w:rsidRPr="000C3834" w:rsidRDefault="00EA654E" w:rsidP="00657EDA">
      <w:pPr>
        <w:jc w:val="center"/>
        <w:rPr>
          <w:b/>
          <w:lang w:val="es-ES"/>
        </w:rPr>
      </w:pPr>
    </w:p>
    <w:p w:rsidR="00657EDA" w:rsidRPr="000C3834" w:rsidRDefault="00657EDA" w:rsidP="00657EDA">
      <w:pPr>
        <w:jc w:val="center"/>
        <w:rPr>
          <w:sz w:val="32"/>
          <w:szCs w:val="32"/>
          <w:lang w:val="es-ES"/>
        </w:rPr>
      </w:pPr>
      <w:r w:rsidRPr="000C3834">
        <w:rPr>
          <w:b/>
          <w:lang w:val="es-ES"/>
        </w:rPr>
        <w:t xml:space="preserve">ASESOR: </w:t>
      </w:r>
      <w:r w:rsidR="00980F8E" w:rsidRPr="000C3834">
        <w:rPr>
          <w:b/>
          <w:lang w:val="es-ES"/>
        </w:rPr>
        <w:t>César Augusto Aguilera Serpa</w:t>
      </w: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lang w:val="es-ES"/>
        </w:rPr>
      </w:pPr>
    </w:p>
    <w:p w:rsidR="00657EDA" w:rsidRPr="000C3834" w:rsidRDefault="00657EDA" w:rsidP="00657EDA">
      <w:pPr>
        <w:jc w:val="center"/>
        <w:rPr>
          <w:lang w:val="es-ES"/>
        </w:rPr>
      </w:pPr>
      <w:r w:rsidRPr="000C3834">
        <w:rPr>
          <w:lang w:val="es-ES"/>
        </w:rPr>
        <w:t>PROYECTO DE TESIS 1, HORARIO 98</w:t>
      </w:r>
      <w:r w:rsidR="00980F8E" w:rsidRPr="000C3834">
        <w:rPr>
          <w:lang w:val="es-ES"/>
        </w:rPr>
        <w:t>1</w:t>
      </w:r>
    </w:p>
    <w:p w:rsidR="00657EDA" w:rsidRPr="000C3834" w:rsidRDefault="00657EDA" w:rsidP="00657EDA">
      <w:pPr>
        <w:jc w:val="center"/>
        <w:rPr>
          <w:lang w:val="es-ES"/>
        </w:rPr>
      </w:pPr>
    </w:p>
    <w:p w:rsidR="00E45450" w:rsidRPr="000C3834" w:rsidRDefault="00980F8E" w:rsidP="00980F8E">
      <w:pPr>
        <w:ind w:left="2832" w:firstLine="3"/>
        <w:rPr>
          <w:rFonts w:ascii="Arial" w:hAnsi="Arial" w:cs="Arial"/>
          <w:i/>
          <w:lang w:val="es-ES"/>
        </w:rPr>
      </w:pPr>
      <w:r w:rsidRPr="000C3834">
        <w:rPr>
          <w:rFonts w:ascii="Arial" w:hAnsi="Arial" w:cs="Arial"/>
          <w:i/>
          <w:lang w:val="es-ES"/>
        </w:rPr>
        <w:t xml:space="preserve"> Lima, 2</w:t>
      </w:r>
      <w:r w:rsidR="005A6686">
        <w:rPr>
          <w:rFonts w:ascii="Arial" w:hAnsi="Arial" w:cs="Arial"/>
          <w:i/>
          <w:lang w:val="es-ES"/>
        </w:rPr>
        <w:t>0</w:t>
      </w:r>
      <w:r w:rsidRPr="000C3834">
        <w:rPr>
          <w:rFonts w:ascii="Arial" w:hAnsi="Arial" w:cs="Arial"/>
          <w:i/>
          <w:lang w:val="es-ES"/>
        </w:rPr>
        <w:t xml:space="preserve"> de </w:t>
      </w:r>
      <w:r w:rsidR="005A6686">
        <w:rPr>
          <w:rFonts w:ascii="Arial" w:hAnsi="Arial" w:cs="Arial"/>
          <w:i/>
          <w:lang w:val="es-ES"/>
        </w:rPr>
        <w:t>Mayo</w:t>
      </w:r>
      <w:r w:rsidRPr="000C3834">
        <w:rPr>
          <w:rFonts w:ascii="Arial" w:hAnsi="Arial" w:cs="Arial"/>
          <w:i/>
          <w:lang w:val="es-ES"/>
        </w:rPr>
        <w:t xml:space="preserve"> del 2013</w:t>
      </w:r>
    </w:p>
    <w:p w:rsidR="00E45450" w:rsidRPr="000C3834" w:rsidRDefault="00E45450" w:rsidP="00E676D5">
      <w:pPr>
        <w:pStyle w:val="TDC1"/>
      </w:pPr>
    </w:p>
    <w:p w:rsidR="00E45450" w:rsidRPr="000C3834" w:rsidRDefault="00E45450" w:rsidP="00E676D5">
      <w:pPr>
        <w:pStyle w:val="TDC1"/>
      </w:pPr>
    </w:p>
    <w:p w:rsidR="00980F8E" w:rsidRPr="000C3834" w:rsidRDefault="00980F8E" w:rsidP="00980F8E">
      <w:pPr>
        <w:rPr>
          <w:lang w:val="es-ES"/>
        </w:rPr>
      </w:pPr>
    </w:p>
    <w:p w:rsidR="00E45450" w:rsidRPr="000C3834" w:rsidRDefault="00E45450" w:rsidP="00E676D5">
      <w:pPr>
        <w:pStyle w:val="TDC1"/>
      </w:pPr>
    </w:p>
    <w:p w:rsidR="00EA654E" w:rsidRPr="000C3834" w:rsidRDefault="00EA654E" w:rsidP="00E676D5">
      <w:pPr>
        <w:pStyle w:val="TDC1"/>
      </w:pPr>
      <w:r w:rsidRPr="000C3834">
        <w:lastRenderedPageBreak/>
        <w:t>Historial de revisiones</w:t>
      </w:r>
    </w:p>
    <w:p w:rsidR="00EA654E" w:rsidRPr="000C3834" w:rsidRDefault="00EA654E" w:rsidP="00E676D5">
      <w:pPr>
        <w:pStyle w:val="TDC1"/>
      </w:pPr>
    </w:p>
    <w:tbl>
      <w:tblPr>
        <w:tblStyle w:val="Tablaprofesional"/>
        <w:tblW w:w="0" w:type="auto"/>
        <w:tblLook w:val="04A0" w:firstRow="1" w:lastRow="0" w:firstColumn="1" w:lastColumn="0" w:noHBand="0" w:noVBand="1"/>
      </w:tblPr>
      <w:tblGrid>
        <w:gridCol w:w="4322"/>
        <w:gridCol w:w="4322"/>
      </w:tblGrid>
      <w:tr w:rsidR="00EA654E" w:rsidRPr="000C3834"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Pr="000C3834" w:rsidRDefault="00EA654E" w:rsidP="00980F8E">
            <w:pPr>
              <w:jc w:val="center"/>
              <w:rPr>
                <w:lang w:val="es-ES"/>
              </w:rPr>
            </w:pPr>
            <w:r w:rsidRPr="000C3834">
              <w:rPr>
                <w:lang w:val="es-ES"/>
              </w:rPr>
              <w:t>Descripción de la revisión</w:t>
            </w:r>
          </w:p>
        </w:tc>
        <w:tc>
          <w:tcPr>
            <w:tcW w:w="4322" w:type="dxa"/>
          </w:tcPr>
          <w:p w:rsidR="00EA654E" w:rsidRPr="000C3834" w:rsidRDefault="00EA654E" w:rsidP="00980F8E">
            <w:pPr>
              <w:jc w:val="center"/>
              <w:rPr>
                <w:lang w:val="es-ES"/>
              </w:rPr>
            </w:pPr>
            <w:r w:rsidRPr="000C3834">
              <w:rPr>
                <w:lang w:val="es-ES"/>
              </w:rPr>
              <w:t>Fecha de la revisión por parte del asesor</w:t>
            </w:r>
          </w:p>
        </w:tc>
      </w:tr>
      <w:tr w:rsidR="00EA654E" w:rsidRPr="000C3834" w:rsidTr="00EA654E">
        <w:tc>
          <w:tcPr>
            <w:tcW w:w="4322" w:type="dxa"/>
          </w:tcPr>
          <w:p w:rsidR="00EA654E" w:rsidRPr="000C3834" w:rsidRDefault="001B2526" w:rsidP="005D10FB">
            <w:pPr>
              <w:jc w:val="center"/>
              <w:rPr>
                <w:lang w:val="es-ES"/>
              </w:rPr>
            </w:pPr>
            <w:r w:rsidRPr="000C3834">
              <w:rPr>
                <w:lang w:val="es-ES"/>
              </w:rPr>
              <w:t>Versión Inicial</w:t>
            </w:r>
          </w:p>
        </w:tc>
        <w:tc>
          <w:tcPr>
            <w:tcW w:w="4322" w:type="dxa"/>
          </w:tcPr>
          <w:p w:rsidR="00EA654E" w:rsidRPr="000C3834" w:rsidRDefault="005D10FB" w:rsidP="005D10FB">
            <w:pPr>
              <w:jc w:val="center"/>
              <w:rPr>
                <w:lang w:val="es-ES"/>
              </w:rPr>
            </w:pPr>
            <w:r>
              <w:rPr>
                <w:lang w:val="es-ES"/>
              </w:rPr>
              <w:t>06</w:t>
            </w:r>
            <w:r w:rsidR="001B2526" w:rsidRPr="000C3834">
              <w:rPr>
                <w:lang w:val="es-ES"/>
              </w:rPr>
              <w:t>/0</w:t>
            </w:r>
            <w:r>
              <w:rPr>
                <w:lang w:val="es-ES"/>
              </w:rPr>
              <w:t>5</w:t>
            </w:r>
            <w:r w:rsidR="001B2526" w:rsidRPr="000C3834">
              <w:rPr>
                <w:lang w:val="es-ES"/>
              </w:rPr>
              <w:t>/2013</w:t>
            </w:r>
          </w:p>
        </w:tc>
      </w:tr>
      <w:tr w:rsidR="00E547CF" w:rsidRPr="000C3834" w:rsidTr="00EA654E">
        <w:tc>
          <w:tcPr>
            <w:tcW w:w="4322" w:type="dxa"/>
          </w:tcPr>
          <w:p w:rsidR="00E547CF" w:rsidRPr="000C3834" w:rsidRDefault="00E547CF" w:rsidP="005D10FB">
            <w:pPr>
              <w:jc w:val="center"/>
              <w:rPr>
                <w:lang w:val="es-ES"/>
              </w:rPr>
            </w:pPr>
            <w:ins w:id="0" w:author="César" w:date="2013-05-14T18:26:00Z">
              <w:r>
                <w:rPr>
                  <w:lang w:val="es-ES"/>
                </w:rPr>
                <w:t>xxx</w:t>
              </w:r>
            </w:ins>
          </w:p>
        </w:tc>
        <w:tc>
          <w:tcPr>
            <w:tcW w:w="4322" w:type="dxa"/>
          </w:tcPr>
          <w:p w:rsidR="00E547CF" w:rsidRDefault="00E547CF" w:rsidP="005D10FB">
            <w:pPr>
              <w:jc w:val="center"/>
              <w:rPr>
                <w:lang w:val="es-ES"/>
              </w:rPr>
            </w:pP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Pr="000C3834" w:rsidRDefault="00AA0DDA" w:rsidP="00980F8E">
          <w:pPr>
            <w:pStyle w:val="TtulodeTDC"/>
            <w:jc w:val="center"/>
          </w:pPr>
          <w:r w:rsidRPr="000C3834">
            <w:t>Tabla de contenido</w:t>
          </w:r>
        </w:p>
        <w:p w:rsidR="00921721" w:rsidRDefault="00AA0DDA">
          <w:pPr>
            <w:pStyle w:val="TDC1"/>
            <w:rPr>
              <w:rFonts w:asciiTheme="minorHAnsi" w:eastAsiaTheme="minorEastAsia" w:hAnsiTheme="minorHAnsi" w:cstheme="minorBidi"/>
              <w:bCs w:val="0"/>
              <w:caps w:val="0"/>
              <w:sz w:val="22"/>
              <w:u w:val="none"/>
              <w:lang w:val="es-PE" w:eastAsia="es-PE"/>
            </w:rPr>
          </w:pPr>
          <w:r w:rsidRPr="000C3834">
            <w:fldChar w:fldCharType="begin"/>
          </w:r>
          <w:r w:rsidRPr="000C3834">
            <w:instrText xml:space="preserve"> TOC \o "1-3" \h \z \u </w:instrText>
          </w:r>
          <w:r w:rsidRPr="000C3834">
            <w:fldChar w:fldCharType="separate"/>
          </w:r>
          <w:hyperlink w:anchor="_Toc355594391" w:history="1">
            <w:r w:rsidR="00921721" w:rsidRPr="009D6CBF">
              <w:rPr>
                <w:rStyle w:val="Hipervnculo"/>
              </w:rPr>
              <w:t>CAPÍTULO 1</w:t>
            </w:r>
            <w:r w:rsidR="00921721">
              <w:rPr>
                <w:webHidden/>
              </w:rPr>
              <w:tab/>
            </w:r>
            <w:r w:rsidR="00921721">
              <w:rPr>
                <w:webHidden/>
              </w:rPr>
              <w:fldChar w:fldCharType="begin"/>
            </w:r>
            <w:r w:rsidR="00921721">
              <w:rPr>
                <w:webHidden/>
              </w:rPr>
              <w:instrText xml:space="preserve"> PAGEREF _Toc355594391 \h </w:instrText>
            </w:r>
            <w:r w:rsidR="00921721">
              <w:rPr>
                <w:webHidden/>
              </w:rPr>
            </w:r>
            <w:r w:rsidR="00921721">
              <w:rPr>
                <w:webHidden/>
              </w:rPr>
              <w:fldChar w:fldCharType="separate"/>
            </w:r>
            <w:r w:rsidR="00921721">
              <w:rPr>
                <w:webHidden/>
              </w:rPr>
              <w:t>6</w:t>
            </w:r>
            <w:r w:rsidR="00921721">
              <w:rPr>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392" w:history="1">
            <w:r w:rsidR="00921721" w:rsidRPr="009D6CBF">
              <w:rPr>
                <w:rStyle w:val="Hipervnculo"/>
              </w:rPr>
              <w:t>1</w:t>
            </w:r>
            <w:r w:rsidR="00921721">
              <w:rPr>
                <w:rFonts w:asciiTheme="minorHAnsi" w:eastAsiaTheme="minorEastAsia" w:hAnsiTheme="minorHAnsi" w:cstheme="minorBidi"/>
                <w:bCs w:val="0"/>
                <w:caps w:val="0"/>
                <w:sz w:val="22"/>
                <w:u w:val="none"/>
                <w:lang w:val="es-PE" w:eastAsia="es-PE"/>
              </w:rPr>
              <w:tab/>
            </w:r>
            <w:r w:rsidR="00921721" w:rsidRPr="009D6CBF">
              <w:rPr>
                <w:rStyle w:val="Hipervnculo"/>
              </w:rPr>
              <w:t>Problemática</w:t>
            </w:r>
            <w:r w:rsidR="00921721">
              <w:rPr>
                <w:webHidden/>
              </w:rPr>
              <w:tab/>
            </w:r>
            <w:r w:rsidR="00921721">
              <w:rPr>
                <w:webHidden/>
              </w:rPr>
              <w:fldChar w:fldCharType="begin"/>
            </w:r>
            <w:r w:rsidR="00921721">
              <w:rPr>
                <w:webHidden/>
              </w:rPr>
              <w:instrText xml:space="preserve"> PAGEREF _Toc355594392 \h </w:instrText>
            </w:r>
            <w:r w:rsidR="00921721">
              <w:rPr>
                <w:webHidden/>
              </w:rPr>
            </w:r>
            <w:r w:rsidR="00921721">
              <w:rPr>
                <w:webHidden/>
              </w:rPr>
              <w:fldChar w:fldCharType="separate"/>
            </w:r>
            <w:r w:rsidR="00921721">
              <w:rPr>
                <w:webHidden/>
              </w:rPr>
              <w:t>6</w:t>
            </w:r>
            <w:r w:rsidR="00921721">
              <w:rPr>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393" w:history="1">
            <w:r w:rsidR="00921721" w:rsidRPr="009D6CBF">
              <w:rPr>
                <w:rStyle w:val="Hipervnculo"/>
              </w:rPr>
              <w:t>2</w:t>
            </w:r>
            <w:r w:rsidR="00921721">
              <w:rPr>
                <w:rFonts w:asciiTheme="minorHAnsi" w:eastAsiaTheme="minorEastAsia" w:hAnsiTheme="minorHAnsi" w:cstheme="minorBidi"/>
                <w:bCs w:val="0"/>
                <w:caps w:val="0"/>
                <w:sz w:val="22"/>
                <w:u w:val="none"/>
                <w:lang w:val="es-PE" w:eastAsia="es-PE"/>
              </w:rPr>
              <w:tab/>
            </w:r>
            <w:r w:rsidR="00921721" w:rsidRPr="009D6CBF">
              <w:rPr>
                <w:rStyle w:val="Hipervnculo"/>
              </w:rPr>
              <w:t>Objetivo General</w:t>
            </w:r>
            <w:r w:rsidR="00921721">
              <w:rPr>
                <w:webHidden/>
              </w:rPr>
              <w:tab/>
            </w:r>
            <w:r w:rsidR="00921721">
              <w:rPr>
                <w:webHidden/>
              </w:rPr>
              <w:fldChar w:fldCharType="begin"/>
            </w:r>
            <w:r w:rsidR="00921721">
              <w:rPr>
                <w:webHidden/>
              </w:rPr>
              <w:instrText xml:space="preserve"> PAGEREF _Toc355594393 \h </w:instrText>
            </w:r>
            <w:r w:rsidR="00921721">
              <w:rPr>
                <w:webHidden/>
              </w:rPr>
            </w:r>
            <w:r w:rsidR="00921721">
              <w:rPr>
                <w:webHidden/>
              </w:rPr>
              <w:fldChar w:fldCharType="separate"/>
            </w:r>
            <w:r w:rsidR="00921721">
              <w:rPr>
                <w:webHidden/>
              </w:rPr>
              <w:t>8</w:t>
            </w:r>
            <w:r w:rsidR="00921721">
              <w:rPr>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394" w:history="1">
            <w:r w:rsidR="00921721" w:rsidRPr="009D6CBF">
              <w:rPr>
                <w:rStyle w:val="Hipervnculo"/>
              </w:rPr>
              <w:t>3</w:t>
            </w:r>
            <w:r w:rsidR="00921721">
              <w:rPr>
                <w:rFonts w:asciiTheme="minorHAnsi" w:eastAsiaTheme="minorEastAsia" w:hAnsiTheme="minorHAnsi" w:cstheme="minorBidi"/>
                <w:bCs w:val="0"/>
                <w:caps w:val="0"/>
                <w:sz w:val="22"/>
                <w:u w:val="none"/>
                <w:lang w:val="es-PE" w:eastAsia="es-PE"/>
              </w:rPr>
              <w:tab/>
            </w:r>
            <w:r w:rsidR="00921721" w:rsidRPr="009D6CBF">
              <w:rPr>
                <w:rStyle w:val="Hipervnculo"/>
              </w:rPr>
              <w:t>Objetivos Específicos</w:t>
            </w:r>
            <w:r w:rsidR="00921721">
              <w:rPr>
                <w:webHidden/>
              </w:rPr>
              <w:tab/>
            </w:r>
            <w:r w:rsidR="00921721">
              <w:rPr>
                <w:webHidden/>
              </w:rPr>
              <w:fldChar w:fldCharType="begin"/>
            </w:r>
            <w:r w:rsidR="00921721">
              <w:rPr>
                <w:webHidden/>
              </w:rPr>
              <w:instrText xml:space="preserve"> PAGEREF _Toc355594394 \h </w:instrText>
            </w:r>
            <w:r w:rsidR="00921721">
              <w:rPr>
                <w:webHidden/>
              </w:rPr>
            </w:r>
            <w:r w:rsidR="00921721">
              <w:rPr>
                <w:webHidden/>
              </w:rPr>
              <w:fldChar w:fldCharType="separate"/>
            </w:r>
            <w:r w:rsidR="00921721">
              <w:rPr>
                <w:webHidden/>
              </w:rPr>
              <w:t>8</w:t>
            </w:r>
            <w:r w:rsidR="00921721">
              <w:rPr>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395" w:history="1">
            <w:r w:rsidR="00921721" w:rsidRPr="009D6CBF">
              <w:rPr>
                <w:rStyle w:val="Hipervnculo"/>
              </w:rPr>
              <w:t>4</w:t>
            </w:r>
            <w:r w:rsidR="00921721">
              <w:rPr>
                <w:rFonts w:asciiTheme="minorHAnsi" w:eastAsiaTheme="minorEastAsia" w:hAnsiTheme="minorHAnsi" w:cstheme="minorBidi"/>
                <w:bCs w:val="0"/>
                <w:caps w:val="0"/>
                <w:sz w:val="22"/>
                <w:u w:val="none"/>
                <w:lang w:val="es-PE" w:eastAsia="es-PE"/>
              </w:rPr>
              <w:tab/>
            </w:r>
            <w:r w:rsidR="00921721" w:rsidRPr="009D6CBF">
              <w:rPr>
                <w:rStyle w:val="Hipervnculo"/>
              </w:rPr>
              <w:t>Resultados Esperados</w:t>
            </w:r>
            <w:r w:rsidR="00921721">
              <w:rPr>
                <w:webHidden/>
              </w:rPr>
              <w:tab/>
            </w:r>
            <w:r w:rsidR="00921721">
              <w:rPr>
                <w:webHidden/>
              </w:rPr>
              <w:fldChar w:fldCharType="begin"/>
            </w:r>
            <w:r w:rsidR="00921721">
              <w:rPr>
                <w:webHidden/>
              </w:rPr>
              <w:instrText xml:space="preserve"> PAGEREF _Toc355594395 \h </w:instrText>
            </w:r>
            <w:r w:rsidR="00921721">
              <w:rPr>
                <w:webHidden/>
              </w:rPr>
            </w:r>
            <w:r w:rsidR="00921721">
              <w:rPr>
                <w:webHidden/>
              </w:rPr>
              <w:fldChar w:fldCharType="separate"/>
            </w:r>
            <w:r w:rsidR="00921721">
              <w:rPr>
                <w:webHidden/>
              </w:rPr>
              <w:t>8</w:t>
            </w:r>
            <w:r w:rsidR="00921721">
              <w:rPr>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396" w:history="1">
            <w:r w:rsidR="00921721" w:rsidRPr="009D6CBF">
              <w:rPr>
                <w:rStyle w:val="Hipervnculo"/>
              </w:rPr>
              <w:t>5</w:t>
            </w:r>
            <w:r w:rsidR="00921721">
              <w:rPr>
                <w:rFonts w:asciiTheme="minorHAnsi" w:eastAsiaTheme="minorEastAsia" w:hAnsiTheme="minorHAnsi" w:cstheme="minorBidi"/>
                <w:bCs w:val="0"/>
                <w:caps w:val="0"/>
                <w:sz w:val="22"/>
                <w:u w:val="none"/>
                <w:lang w:val="es-PE" w:eastAsia="es-PE"/>
              </w:rPr>
              <w:tab/>
            </w:r>
            <w:r w:rsidR="00921721" w:rsidRPr="009D6CBF">
              <w:rPr>
                <w:rStyle w:val="Hipervnculo"/>
              </w:rPr>
              <w:t>Marco teórico</w:t>
            </w:r>
            <w:r w:rsidR="00921721">
              <w:rPr>
                <w:webHidden/>
              </w:rPr>
              <w:tab/>
            </w:r>
            <w:r w:rsidR="00921721">
              <w:rPr>
                <w:webHidden/>
              </w:rPr>
              <w:fldChar w:fldCharType="begin"/>
            </w:r>
            <w:r w:rsidR="00921721">
              <w:rPr>
                <w:webHidden/>
              </w:rPr>
              <w:instrText xml:space="preserve"> PAGEREF _Toc355594396 \h </w:instrText>
            </w:r>
            <w:r w:rsidR="00921721">
              <w:rPr>
                <w:webHidden/>
              </w:rPr>
            </w:r>
            <w:r w:rsidR="00921721">
              <w:rPr>
                <w:webHidden/>
              </w:rPr>
              <w:fldChar w:fldCharType="separate"/>
            </w:r>
            <w:r w:rsidR="00921721">
              <w:rPr>
                <w:webHidden/>
              </w:rPr>
              <w:t>9</w:t>
            </w:r>
            <w:r w:rsidR="00921721">
              <w:rPr>
                <w:webHidden/>
              </w:rPr>
              <w:fldChar w:fldCharType="end"/>
            </w:r>
          </w:hyperlink>
        </w:p>
        <w:p w:rsidR="00921721" w:rsidRDefault="00E33E34">
          <w:pPr>
            <w:pStyle w:val="TD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397" w:history="1">
            <w:r w:rsidR="00921721" w:rsidRPr="009D6CBF">
              <w:rPr>
                <w:rStyle w:val="Hipervnculo"/>
                <w:noProof/>
                <w:lang w:val="es-ES"/>
              </w:rPr>
              <w:t>5.1</w:t>
            </w:r>
            <w:r w:rsidR="00921721">
              <w:rPr>
                <w:rFonts w:asciiTheme="minorHAnsi" w:eastAsiaTheme="minorEastAsia" w:hAnsiTheme="minorHAnsi" w:cstheme="minorBidi"/>
                <w:b w:val="0"/>
                <w:bCs w:val="0"/>
                <w:smallCaps w:val="0"/>
                <w:noProof/>
                <w:lang w:eastAsia="es-PE"/>
              </w:rPr>
              <w:tab/>
            </w:r>
            <w:r w:rsidR="00921721" w:rsidRPr="009D6CBF">
              <w:rPr>
                <w:rStyle w:val="Hipervnculo"/>
                <w:noProof/>
                <w:lang w:val="es-ES"/>
              </w:rPr>
              <w:t>Marco conceptual</w:t>
            </w:r>
            <w:r w:rsidR="00921721">
              <w:rPr>
                <w:noProof/>
                <w:webHidden/>
              </w:rPr>
              <w:tab/>
            </w:r>
            <w:r w:rsidR="00921721">
              <w:rPr>
                <w:noProof/>
                <w:webHidden/>
              </w:rPr>
              <w:fldChar w:fldCharType="begin"/>
            </w:r>
            <w:r w:rsidR="00921721">
              <w:rPr>
                <w:noProof/>
                <w:webHidden/>
              </w:rPr>
              <w:instrText xml:space="preserve"> PAGEREF _Toc355594397 \h </w:instrText>
            </w:r>
            <w:r w:rsidR="00921721">
              <w:rPr>
                <w:noProof/>
                <w:webHidden/>
              </w:rPr>
            </w:r>
            <w:r w:rsidR="00921721">
              <w:rPr>
                <w:noProof/>
                <w:webHidden/>
              </w:rPr>
              <w:fldChar w:fldCharType="separate"/>
            </w:r>
            <w:r w:rsidR="00921721">
              <w:rPr>
                <w:noProof/>
                <w:webHidden/>
              </w:rPr>
              <w:t>9</w:t>
            </w:r>
            <w:r w:rsidR="00921721">
              <w:rPr>
                <w:noProof/>
                <w:webHidden/>
              </w:rPr>
              <w:fldChar w:fldCharType="end"/>
            </w:r>
          </w:hyperlink>
        </w:p>
        <w:p w:rsidR="00921721" w:rsidRDefault="00E33E34">
          <w:pPr>
            <w:pStyle w:val="TDC3"/>
            <w:tabs>
              <w:tab w:val="left" w:pos="660"/>
              <w:tab w:val="right" w:leader="underscore" w:pos="8494"/>
            </w:tabs>
            <w:rPr>
              <w:rFonts w:asciiTheme="minorHAnsi" w:eastAsiaTheme="minorEastAsia" w:hAnsiTheme="minorHAnsi" w:cstheme="minorBidi"/>
              <w:smallCaps w:val="0"/>
              <w:noProof/>
              <w:lang w:eastAsia="es-PE"/>
            </w:rPr>
          </w:pPr>
          <w:hyperlink w:anchor="_Toc355594398" w:history="1">
            <w:r w:rsidR="00921721" w:rsidRPr="009D6CBF">
              <w:rPr>
                <w:rStyle w:val="Hipervnculo"/>
                <w:noProof/>
                <w:lang w:val="es-ES"/>
              </w:rPr>
              <w:t>5.1.1</w:t>
            </w:r>
            <w:r w:rsidR="00921721">
              <w:rPr>
                <w:rFonts w:asciiTheme="minorHAnsi" w:eastAsiaTheme="minorEastAsia" w:hAnsiTheme="minorHAnsi" w:cstheme="minorBidi"/>
                <w:smallCaps w:val="0"/>
                <w:noProof/>
                <w:lang w:eastAsia="es-PE"/>
              </w:rPr>
              <w:tab/>
            </w:r>
            <w:r w:rsidR="00921721" w:rsidRPr="009D6CBF">
              <w:rPr>
                <w:rStyle w:val="Hipervnculo"/>
                <w:noProof/>
                <w:lang w:val="es-ES"/>
              </w:rPr>
              <w:t>Conceptos relacionados al problema</w:t>
            </w:r>
            <w:r w:rsidR="00921721">
              <w:rPr>
                <w:noProof/>
                <w:webHidden/>
              </w:rPr>
              <w:tab/>
            </w:r>
            <w:r w:rsidR="00921721">
              <w:rPr>
                <w:noProof/>
                <w:webHidden/>
              </w:rPr>
              <w:fldChar w:fldCharType="begin"/>
            </w:r>
            <w:r w:rsidR="00921721">
              <w:rPr>
                <w:noProof/>
                <w:webHidden/>
              </w:rPr>
              <w:instrText xml:space="preserve"> PAGEREF _Toc355594398 \h </w:instrText>
            </w:r>
            <w:r w:rsidR="00921721">
              <w:rPr>
                <w:noProof/>
                <w:webHidden/>
              </w:rPr>
            </w:r>
            <w:r w:rsidR="00921721">
              <w:rPr>
                <w:noProof/>
                <w:webHidden/>
              </w:rPr>
              <w:fldChar w:fldCharType="separate"/>
            </w:r>
            <w:r w:rsidR="00921721">
              <w:rPr>
                <w:noProof/>
                <w:webHidden/>
              </w:rPr>
              <w:t>9</w:t>
            </w:r>
            <w:r w:rsidR="00921721">
              <w:rPr>
                <w:noProof/>
                <w:webHidden/>
              </w:rPr>
              <w:fldChar w:fldCharType="end"/>
            </w:r>
          </w:hyperlink>
        </w:p>
        <w:p w:rsidR="00921721" w:rsidRDefault="00E33E34">
          <w:pPr>
            <w:pStyle w:val="TDC3"/>
            <w:tabs>
              <w:tab w:val="left" w:pos="660"/>
              <w:tab w:val="right" w:leader="underscore" w:pos="8494"/>
            </w:tabs>
            <w:rPr>
              <w:rFonts w:asciiTheme="minorHAnsi" w:eastAsiaTheme="minorEastAsia" w:hAnsiTheme="minorHAnsi" w:cstheme="minorBidi"/>
              <w:smallCaps w:val="0"/>
              <w:noProof/>
              <w:lang w:eastAsia="es-PE"/>
            </w:rPr>
          </w:pPr>
          <w:hyperlink w:anchor="_Toc355594399" w:history="1">
            <w:r w:rsidR="00921721" w:rsidRPr="009D6CBF">
              <w:rPr>
                <w:rStyle w:val="Hipervnculo"/>
                <w:noProof/>
                <w:lang w:val="es-ES"/>
              </w:rPr>
              <w:t>5.1.2</w:t>
            </w:r>
            <w:r w:rsidR="00921721">
              <w:rPr>
                <w:rFonts w:asciiTheme="minorHAnsi" w:eastAsiaTheme="minorEastAsia" w:hAnsiTheme="minorHAnsi" w:cstheme="minorBidi"/>
                <w:smallCaps w:val="0"/>
                <w:noProof/>
                <w:lang w:eastAsia="es-PE"/>
              </w:rPr>
              <w:tab/>
            </w:r>
            <w:r w:rsidR="00921721" w:rsidRPr="009D6CBF">
              <w:rPr>
                <w:rStyle w:val="Hipervnculo"/>
                <w:noProof/>
                <w:lang w:val="es-ES"/>
              </w:rPr>
              <w:t>Conceptos relacionados a la propuesta de solución</w:t>
            </w:r>
            <w:r w:rsidR="00921721">
              <w:rPr>
                <w:noProof/>
                <w:webHidden/>
              </w:rPr>
              <w:tab/>
            </w:r>
            <w:r w:rsidR="00921721">
              <w:rPr>
                <w:noProof/>
                <w:webHidden/>
              </w:rPr>
              <w:fldChar w:fldCharType="begin"/>
            </w:r>
            <w:r w:rsidR="00921721">
              <w:rPr>
                <w:noProof/>
                <w:webHidden/>
              </w:rPr>
              <w:instrText xml:space="preserve"> PAGEREF _Toc355594399 \h </w:instrText>
            </w:r>
            <w:r w:rsidR="00921721">
              <w:rPr>
                <w:noProof/>
                <w:webHidden/>
              </w:rPr>
            </w:r>
            <w:r w:rsidR="00921721">
              <w:rPr>
                <w:noProof/>
                <w:webHidden/>
              </w:rPr>
              <w:fldChar w:fldCharType="separate"/>
            </w:r>
            <w:r w:rsidR="00921721">
              <w:rPr>
                <w:noProof/>
                <w:webHidden/>
              </w:rPr>
              <w:t>13</w:t>
            </w:r>
            <w:r w:rsidR="00921721">
              <w:rPr>
                <w:noProof/>
                <w:webHidden/>
              </w:rPr>
              <w:fldChar w:fldCharType="end"/>
            </w:r>
          </w:hyperlink>
        </w:p>
        <w:p w:rsidR="00921721" w:rsidRDefault="00E33E34">
          <w:pPr>
            <w:pStyle w:val="TDC3"/>
            <w:tabs>
              <w:tab w:val="left" w:pos="660"/>
              <w:tab w:val="right" w:leader="underscore" w:pos="8494"/>
            </w:tabs>
            <w:rPr>
              <w:rFonts w:asciiTheme="minorHAnsi" w:eastAsiaTheme="minorEastAsia" w:hAnsiTheme="minorHAnsi" w:cstheme="minorBidi"/>
              <w:smallCaps w:val="0"/>
              <w:noProof/>
              <w:lang w:eastAsia="es-PE"/>
            </w:rPr>
          </w:pPr>
          <w:hyperlink w:anchor="_Toc355594400" w:history="1">
            <w:r w:rsidR="00921721" w:rsidRPr="009D6CBF">
              <w:rPr>
                <w:rStyle w:val="Hipervnculo"/>
                <w:noProof/>
                <w:lang w:val="es-ES"/>
              </w:rPr>
              <w:t>5.1.3</w:t>
            </w:r>
            <w:r w:rsidR="00921721">
              <w:rPr>
                <w:rFonts w:asciiTheme="minorHAnsi" w:eastAsiaTheme="minorEastAsia" w:hAnsiTheme="minorHAnsi" w:cstheme="minorBidi"/>
                <w:smallCaps w:val="0"/>
                <w:noProof/>
                <w:lang w:eastAsia="es-PE"/>
              </w:rPr>
              <w:tab/>
            </w:r>
            <w:r w:rsidR="00921721" w:rsidRPr="009D6CBF">
              <w:rPr>
                <w:rStyle w:val="Hipervnculo"/>
                <w:noProof/>
                <w:lang w:val="es-ES"/>
              </w:rPr>
              <w:t>Otros conceptos</w:t>
            </w:r>
            <w:r w:rsidR="00921721">
              <w:rPr>
                <w:noProof/>
                <w:webHidden/>
              </w:rPr>
              <w:tab/>
            </w:r>
            <w:r w:rsidR="00921721">
              <w:rPr>
                <w:noProof/>
                <w:webHidden/>
              </w:rPr>
              <w:fldChar w:fldCharType="begin"/>
            </w:r>
            <w:r w:rsidR="00921721">
              <w:rPr>
                <w:noProof/>
                <w:webHidden/>
              </w:rPr>
              <w:instrText xml:space="preserve"> PAGEREF _Toc355594400 \h </w:instrText>
            </w:r>
            <w:r w:rsidR="00921721">
              <w:rPr>
                <w:noProof/>
                <w:webHidden/>
              </w:rPr>
            </w:r>
            <w:r w:rsidR="00921721">
              <w:rPr>
                <w:noProof/>
                <w:webHidden/>
              </w:rPr>
              <w:fldChar w:fldCharType="separate"/>
            </w:r>
            <w:r w:rsidR="00921721">
              <w:rPr>
                <w:noProof/>
                <w:webHidden/>
              </w:rPr>
              <w:t>15</w:t>
            </w:r>
            <w:r w:rsidR="00921721">
              <w:rPr>
                <w:noProof/>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401" w:history="1">
            <w:r w:rsidR="00921721" w:rsidRPr="009D6CBF">
              <w:rPr>
                <w:rStyle w:val="Hipervnculo"/>
              </w:rPr>
              <w:t>6</w:t>
            </w:r>
            <w:r w:rsidR="00921721">
              <w:rPr>
                <w:rFonts w:asciiTheme="minorHAnsi" w:eastAsiaTheme="minorEastAsia" w:hAnsiTheme="minorHAnsi" w:cstheme="minorBidi"/>
                <w:bCs w:val="0"/>
                <w:caps w:val="0"/>
                <w:sz w:val="22"/>
                <w:u w:val="none"/>
                <w:lang w:val="es-PE" w:eastAsia="es-PE"/>
              </w:rPr>
              <w:tab/>
            </w:r>
            <w:r w:rsidR="00921721" w:rsidRPr="009D6CBF">
              <w:rPr>
                <w:rStyle w:val="Hipervnculo"/>
              </w:rPr>
              <w:t>Estado del arte</w:t>
            </w:r>
            <w:r w:rsidR="00921721">
              <w:rPr>
                <w:webHidden/>
              </w:rPr>
              <w:tab/>
            </w:r>
            <w:r w:rsidR="00921721">
              <w:rPr>
                <w:webHidden/>
              </w:rPr>
              <w:fldChar w:fldCharType="begin"/>
            </w:r>
            <w:r w:rsidR="00921721">
              <w:rPr>
                <w:webHidden/>
              </w:rPr>
              <w:instrText xml:space="preserve"> PAGEREF _Toc355594401 \h </w:instrText>
            </w:r>
            <w:r w:rsidR="00921721">
              <w:rPr>
                <w:webHidden/>
              </w:rPr>
            </w:r>
            <w:r w:rsidR="00921721">
              <w:rPr>
                <w:webHidden/>
              </w:rPr>
              <w:fldChar w:fldCharType="separate"/>
            </w:r>
            <w:r w:rsidR="00921721">
              <w:rPr>
                <w:webHidden/>
              </w:rPr>
              <w:t>16</w:t>
            </w:r>
            <w:r w:rsidR="00921721">
              <w:rPr>
                <w:webHidden/>
              </w:rPr>
              <w:fldChar w:fldCharType="end"/>
            </w:r>
          </w:hyperlink>
        </w:p>
        <w:p w:rsidR="00921721" w:rsidRDefault="00E33E34">
          <w:pPr>
            <w:pStyle w:val="TD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2" w:history="1">
            <w:r w:rsidR="00921721" w:rsidRPr="009D6CBF">
              <w:rPr>
                <w:rStyle w:val="Hipervnculo"/>
                <w:noProof/>
                <w:lang w:val="es-ES"/>
              </w:rPr>
              <w:t>6.1</w:t>
            </w:r>
            <w:r w:rsidR="00921721">
              <w:rPr>
                <w:rFonts w:asciiTheme="minorHAnsi" w:eastAsiaTheme="minorEastAsia" w:hAnsiTheme="minorHAnsi" w:cstheme="minorBidi"/>
                <w:b w:val="0"/>
                <w:bCs w:val="0"/>
                <w:smallCaps w:val="0"/>
                <w:noProof/>
                <w:lang w:eastAsia="es-PE"/>
              </w:rPr>
              <w:tab/>
            </w:r>
            <w:r w:rsidR="00921721" w:rsidRPr="009D6CBF">
              <w:rPr>
                <w:rStyle w:val="Hipervnculo"/>
                <w:noProof/>
                <w:lang w:val="es-ES"/>
              </w:rPr>
              <w:t>Formas exactas de resolver el problema</w:t>
            </w:r>
            <w:r w:rsidR="00921721">
              <w:rPr>
                <w:noProof/>
                <w:webHidden/>
              </w:rPr>
              <w:tab/>
            </w:r>
            <w:r w:rsidR="00921721">
              <w:rPr>
                <w:noProof/>
                <w:webHidden/>
              </w:rPr>
              <w:fldChar w:fldCharType="begin"/>
            </w:r>
            <w:r w:rsidR="00921721">
              <w:rPr>
                <w:noProof/>
                <w:webHidden/>
              </w:rPr>
              <w:instrText xml:space="preserve"> PAGEREF _Toc355594402 \h </w:instrText>
            </w:r>
            <w:r w:rsidR="00921721">
              <w:rPr>
                <w:noProof/>
                <w:webHidden/>
              </w:rPr>
            </w:r>
            <w:r w:rsidR="00921721">
              <w:rPr>
                <w:noProof/>
                <w:webHidden/>
              </w:rPr>
              <w:fldChar w:fldCharType="separate"/>
            </w:r>
            <w:r w:rsidR="00921721">
              <w:rPr>
                <w:noProof/>
                <w:webHidden/>
              </w:rPr>
              <w:t>16</w:t>
            </w:r>
            <w:r w:rsidR="00921721">
              <w:rPr>
                <w:noProof/>
                <w:webHidden/>
              </w:rPr>
              <w:fldChar w:fldCharType="end"/>
            </w:r>
          </w:hyperlink>
        </w:p>
        <w:p w:rsidR="00921721" w:rsidRDefault="00E33E34">
          <w:pPr>
            <w:pStyle w:val="TD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3" w:history="1">
            <w:r w:rsidR="00921721" w:rsidRPr="009D6CBF">
              <w:rPr>
                <w:rStyle w:val="Hipervnculo"/>
                <w:noProof/>
                <w:lang w:val="es-ES"/>
              </w:rPr>
              <w:t>6.2</w:t>
            </w:r>
            <w:r w:rsidR="00921721">
              <w:rPr>
                <w:rFonts w:asciiTheme="minorHAnsi" w:eastAsiaTheme="minorEastAsia" w:hAnsiTheme="minorHAnsi" w:cstheme="minorBidi"/>
                <w:b w:val="0"/>
                <w:bCs w:val="0"/>
                <w:smallCaps w:val="0"/>
                <w:noProof/>
                <w:lang w:eastAsia="es-PE"/>
              </w:rPr>
              <w:tab/>
            </w:r>
            <w:r w:rsidR="00921721" w:rsidRPr="009D6CBF">
              <w:rPr>
                <w:rStyle w:val="Hipervnculo"/>
                <w:noProof/>
                <w:lang w:val="es-ES"/>
              </w:rPr>
              <w:t>Formas aproximadas de resolver el problema</w:t>
            </w:r>
            <w:r w:rsidR="00921721">
              <w:rPr>
                <w:noProof/>
                <w:webHidden/>
              </w:rPr>
              <w:tab/>
            </w:r>
            <w:r w:rsidR="00921721">
              <w:rPr>
                <w:noProof/>
                <w:webHidden/>
              </w:rPr>
              <w:fldChar w:fldCharType="begin"/>
            </w:r>
            <w:r w:rsidR="00921721">
              <w:rPr>
                <w:noProof/>
                <w:webHidden/>
              </w:rPr>
              <w:instrText xml:space="preserve"> PAGEREF _Toc355594403 \h </w:instrText>
            </w:r>
            <w:r w:rsidR="00921721">
              <w:rPr>
                <w:noProof/>
                <w:webHidden/>
              </w:rPr>
            </w:r>
            <w:r w:rsidR="00921721">
              <w:rPr>
                <w:noProof/>
                <w:webHidden/>
              </w:rPr>
              <w:fldChar w:fldCharType="separate"/>
            </w:r>
            <w:r w:rsidR="00921721">
              <w:rPr>
                <w:noProof/>
                <w:webHidden/>
              </w:rPr>
              <w:t>19</w:t>
            </w:r>
            <w:r w:rsidR="00921721">
              <w:rPr>
                <w:noProof/>
                <w:webHidden/>
              </w:rPr>
              <w:fldChar w:fldCharType="end"/>
            </w:r>
          </w:hyperlink>
        </w:p>
        <w:p w:rsidR="00921721" w:rsidRDefault="00E33E34">
          <w:pPr>
            <w:pStyle w:val="TD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4" w:history="1">
            <w:r w:rsidR="00921721" w:rsidRPr="009D6CBF">
              <w:rPr>
                <w:rStyle w:val="Hipervnculo"/>
                <w:noProof/>
                <w:lang w:val="es-ES"/>
              </w:rPr>
              <w:t>6.3</w:t>
            </w:r>
            <w:r w:rsidR="00921721">
              <w:rPr>
                <w:rFonts w:asciiTheme="minorHAnsi" w:eastAsiaTheme="minorEastAsia" w:hAnsiTheme="minorHAnsi" w:cstheme="minorBidi"/>
                <w:b w:val="0"/>
                <w:bCs w:val="0"/>
                <w:smallCaps w:val="0"/>
                <w:noProof/>
                <w:lang w:eastAsia="es-PE"/>
              </w:rPr>
              <w:tab/>
            </w:r>
            <w:r w:rsidR="00921721" w:rsidRPr="009D6CBF">
              <w:rPr>
                <w:rStyle w:val="Hipervnculo"/>
                <w:noProof/>
                <w:lang w:val="es-ES"/>
              </w:rPr>
              <w:t>Cuadro comparativo de la revisión del estado del arte</w:t>
            </w:r>
            <w:r w:rsidR="00921721">
              <w:rPr>
                <w:noProof/>
                <w:webHidden/>
              </w:rPr>
              <w:tab/>
            </w:r>
            <w:r w:rsidR="00921721">
              <w:rPr>
                <w:noProof/>
                <w:webHidden/>
              </w:rPr>
              <w:fldChar w:fldCharType="begin"/>
            </w:r>
            <w:r w:rsidR="00921721">
              <w:rPr>
                <w:noProof/>
                <w:webHidden/>
              </w:rPr>
              <w:instrText xml:space="preserve"> PAGEREF _Toc355594404 \h </w:instrText>
            </w:r>
            <w:r w:rsidR="00921721">
              <w:rPr>
                <w:noProof/>
                <w:webHidden/>
              </w:rPr>
            </w:r>
            <w:r w:rsidR="00921721">
              <w:rPr>
                <w:noProof/>
                <w:webHidden/>
              </w:rPr>
              <w:fldChar w:fldCharType="separate"/>
            </w:r>
            <w:r w:rsidR="00921721">
              <w:rPr>
                <w:noProof/>
                <w:webHidden/>
              </w:rPr>
              <w:t>23</w:t>
            </w:r>
            <w:r w:rsidR="00921721">
              <w:rPr>
                <w:noProof/>
                <w:webHidden/>
              </w:rPr>
              <w:fldChar w:fldCharType="end"/>
            </w:r>
          </w:hyperlink>
        </w:p>
        <w:p w:rsidR="00921721" w:rsidRDefault="00E33E34">
          <w:pPr>
            <w:pStyle w:val="TD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5" w:history="1">
            <w:r w:rsidR="00921721" w:rsidRPr="009D6CBF">
              <w:rPr>
                <w:rStyle w:val="Hipervnculo"/>
                <w:noProof/>
                <w:lang w:val="es-ES"/>
              </w:rPr>
              <w:t>6.4</w:t>
            </w:r>
            <w:r w:rsidR="00921721">
              <w:rPr>
                <w:rFonts w:asciiTheme="minorHAnsi" w:eastAsiaTheme="minorEastAsia" w:hAnsiTheme="minorHAnsi" w:cstheme="minorBidi"/>
                <w:b w:val="0"/>
                <w:bCs w:val="0"/>
                <w:smallCaps w:val="0"/>
                <w:noProof/>
                <w:lang w:eastAsia="es-PE"/>
              </w:rPr>
              <w:tab/>
            </w:r>
            <w:r w:rsidR="00921721" w:rsidRPr="009D6CBF">
              <w:rPr>
                <w:rStyle w:val="Hipervnculo"/>
                <w:noProof/>
                <w:lang w:val="es-ES"/>
              </w:rPr>
              <w:t>Conclusiones sobre el estado del arte</w:t>
            </w:r>
            <w:r w:rsidR="00921721">
              <w:rPr>
                <w:noProof/>
                <w:webHidden/>
              </w:rPr>
              <w:tab/>
            </w:r>
            <w:r w:rsidR="00921721">
              <w:rPr>
                <w:noProof/>
                <w:webHidden/>
              </w:rPr>
              <w:fldChar w:fldCharType="begin"/>
            </w:r>
            <w:r w:rsidR="00921721">
              <w:rPr>
                <w:noProof/>
                <w:webHidden/>
              </w:rPr>
              <w:instrText xml:space="preserve"> PAGEREF _Toc355594405 \h </w:instrText>
            </w:r>
            <w:r w:rsidR="00921721">
              <w:rPr>
                <w:noProof/>
                <w:webHidden/>
              </w:rPr>
            </w:r>
            <w:r w:rsidR="00921721">
              <w:rPr>
                <w:noProof/>
                <w:webHidden/>
              </w:rPr>
              <w:fldChar w:fldCharType="separate"/>
            </w:r>
            <w:r w:rsidR="00921721">
              <w:rPr>
                <w:noProof/>
                <w:webHidden/>
              </w:rPr>
              <w:t>25</w:t>
            </w:r>
            <w:r w:rsidR="00921721">
              <w:rPr>
                <w:noProof/>
                <w:webHidden/>
              </w:rPr>
              <w:fldChar w:fldCharType="end"/>
            </w:r>
          </w:hyperlink>
        </w:p>
        <w:p w:rsidR="00921721" w:rsidRDefault="00E33E34">
          <w:pPr>
            <w:pStyle w:val="TDC1"/>
            <w:rPr>
              <w:rFonts w:asciiTheme="minorHAnsi" w:eastAsiaTheme="minorEastAsia" w:hAnsiTheme="minorHAnsi" w:cstheme="minorBidi"/>
              <w:bCs w:val="0"/>
              <w:caps w:val="0"/>
              <w:sz w:val="22"/>
              <w:u w:val="none"/>
              <w:lang w:val="es-PE" w:eastAsia="es-PE"/>
            </w:rPr>
          </w:pPr>
          <w:hyperlink w:anchor="_Toc355594406" w:history="1">
            <w:r w:rsidR="00921721" w:rsidRPr="009D6CBF">
              <w:rPr>
                <w:rStyle w:val="Hipervnculo"/>
              </w:rPr>
              <w:t>Referencias bibliográficas</w:t>
            </w:r>
            <w:r w:rsidR="00921721">
              <w:rPr>
                <w:webHidden/>
              </w:rPr>
              <w:tab/>
            </w:r>
            <w:r w:rsidR="00921721">
              <w:rPr>
                <w:webHidden/>
              </w:rPr>
              <w:fldChar w:fldCharType="begin"/>
            </w:r>
            <w:r w:rsidR="00921721">
              <w:rPr>
                <w:webHidden/>
              </w:rPr>
              <w:instrText xml:space="preserve"> PAGEREF _Toc355594406 \h </w:instrText>
            </w:r>
            <w:r w:rsidR="00921721">
              <w:rPr>
                <w:webHidden/>
              </w:rPr>
            </w:r>
            <w:r w:rsidR="00921721">
              <w:rPr>
                <w:webHidden/>
              </w:rPr>
              <w:fldChar w:fldCharType="separate"/>
            </w:r>
            <w:r w:rsidR="00921721">
              <w:rPr>
                <w:webHidden/>
              </w:rPr>
              <w:t>26</w:t>
            </w:r>
            <w:r w:rsidR="00921721">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B52695" w:rsidRDefault="00F009DB" w:rsidP="003B0A54">
      <w:pPr>
        <w:pStyle w:val="Tabladeilustraciones"/>
        <w:tabs>
          <w:tab w:val="right" w:leader="dot" w:pos="8494"/>
        </w:tabs>
        <w:jc w:val="center"/>
        <w:rPr>
          <w:noProof/>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0C3834">
        <w:rPr>
          <w:lang w:val="es-ES"/>
        </w:rPr>
        <w:fldChar w:fldCharType="begin"/>
      </w:r>
      <w:r w:rsidR="003B0A54" w:rsidRPr="000C3834">
        <w:rPr>
          <w:lang w:val="es-ES"/>
        </w:rPr>
        <w:instrText xml:space="preserve"> TOC \h \z \t "Epígrafe" \c </w:instrText>
      </w:r>
      <w:r w:rsidR="003B0A54" w:rsidRPr="000C3834">
        <w:rPr>
          <w:lang w:val="es-ES"/>
        </w:rPr>
        <w:fldChar w:fldCharType="separate"/>
      </w:r>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17" w:history="1">
        <w:r w:rsidR="00B52695" w:rsidRPr="00126163">
          <w:rPr>
            <w:rStyle w:val="Hipervnculo"/>
            <w:noProof/>
            <w:lang w:val="es-ES"/>
          </w:rPr>
          <w:t xml:space="preserve">Figura 1.1 Extracto de </w:t>
        </w:r>
        <w:r w:rsidR="00B52695" w:rsidRPr="00126163">
          <w:rPr>
            <w:rStyle w:val="Hipervnculo"/>
            <w:i/>
            <w:noProof/>
            <w:lang w:val="es-ES"/>
          </w:rPr>
          <w:t>Distribución de la PEA ocupada según sexo y categoría ocupacional 2001-2011</w:t>
        </w:r>
        <w:r w:rsidR="00B52695" w:rsidRPr="00126163">
          <w:rPr>
            <w:rStyle w:val="Hipervnculo"/>
            <w:noProof/>
            <w:lang w:val="es-ES"/>
          </w:rPr>
          <w:t xml:space="preserve"> [MINTRA, 2011]</w:t>
        </w:r>
        <w:r w:rsidR="00B52695">
          <w:rPr>
            <w:noProof/>
            <w:webHidden/>
          </w:rPr>
          <w:tab/>
        </w:r>
        <w:r w:rsidR="00B52695">
          <w:rPr>
            <w:noProof/>
            <w:webHidden/>
          </w:rPr>
          <w:fldChar w:fldCharType="begin"/>
        </w:r>
        <w:r w:rsidR="00B52695">
          <w:rPr>
            <w:noProof/>
            <w:webHidden/>
          </w:rPr>
          <w:instrText xml:space="preserve"> PAGEREF _Toc355446917 \h </w:instrText>
        </w:r>
        <w:r w:rsidR="00B52695">
          <w:rPr>
            <w:noProof/>
            <w:webHidden/>
          </w:rPr>
        </w:r>
        <w:r w:rsidR="00B52695">
          <w:rPr>
            <w:noProof/>
            <w:webHidden/>
          </w:rPr>
          <w:fldChar w:fldCharType="separate"/>
        </w:r>
        <w:r w:rsidR="001D76E0">
          <w:rPr>
            <w:noProof/>
            <w:webHidden/>
          </w:rPr>
          <w:t>11</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18" w:history="1">
        <w:r w:rsidR="00B52695" w:rsidRPr="00126163">
          <w:rPr>
            <w:rStyle w:val="Hipervnculo"/>
            <w:noProof/>
            <w:lang w:val="es-ES"/>
          </w:rPr>
          <w:t xml:space="preserve">Figura 1.2 Extracto de </w:t>
        </w:r>
        <w:r w:rsidR="00B52695" w:rsidRPr="00126163">
          <w:rPr>
            <w:rStyle w:val="Hipervnculo"/>
            <w:i/>
            <w:noProof/>
            <w:lang w:val="es-ES"/>
          </w:rPr>
          <w:t>Distribución de la PEA ocupada según sexo y estructura de mercado 2001-2011</w:t>
        </w:r>
        <w:r w:rsidR="00B52695" w:rsidRPr="00126163">
          <w:rPr>
            <w:rStyle w:val="Hipervnculo"/>
            <w:noProof/>
            <w:lang w:val="es-ES"/>
          </w:rPr>
          <w:t xml:space="preserve"> [MINTRA, 2011]</w:t>
        </w:r>
        <w:r w:rsidR="00B52695">
          <w:rPr>
            <w:noProof/>
            <w:webHidden/>
          </w:rPr>
          <w:tab/>
        </w:r>
        <w:r w:rsidR="00B52695">
          <w:rPr>
            <w:noProof/>
            <w:webHidden/>
          </w:rPr>
          <w:fldChar w:fldCharType="begin"/>
        </w:r>
        <w:r w:rsidR="00B52695">
          <w:rPr>
            <w:noProof/>
            <w:webHidden/>
          </w:rPr>
          <w:instrText xml:space="preserve"> PAGEREF _Toc355446918 \h </w:instrText>
        </w:r>
        <w:r w:rsidR="00B52695">
          <w:rPr>
            <w:noProof/>
            <w:webHidden/>
          </w:rPr>
        </w:r>
        <w:r w:rsidR="00B52695">
          <w:rPr>
            <w:noProof/>
            <w:webHidden/>
          </w:rPr>
          <w:fldChar w:fldCharType="separate"/>
        </w:r>
        <w:r w:rsidR="001D76E0">
          <w:rPr>
            <w:noProof/>
            <w:webHidden/>
          </w:rPr>
          <w:t>11</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19" w:history="1">
        <w:r w:rsidR="00B52695" w:rsidRPr="00126163">
          <w:rPr>
            <w:rStyle w:val="Hipervnculo"/>
            <w:noProof/>
            <w:lang w:val="es-ES"/>
          </w:rPr>
          <w:t xml:space="preserve">Figura 1.3 Extracto de </w:t>
        </w:r>
        <w:r w:rsidR="00B52695" w:rsidRPr="00126163">
          <w:rPr>
            <w:rStyle w:val="Hipervnculo"/>
            <w:i/>
            <w:noProof/>
            <w:lang w:val="es-ES"/>
          </w:rPr>
          <w:t>Estimación de las MYPE informales</w:t>
        </w:r>
        <w:r w:rsidR="00B52695" w:rsidRPr="00126163">
          <w:rPr>
            <w:rStyle w:val="Hipervnculo"/>
            <w:noProof/>
            <w:lang w:val="es-ES"/>
          </w:rPr>
          <w:t xml:space="preserve"> [VMYPE, 2012: 21]</w:t>
        </w:r>
        <w:r w:rsidR="00B52695">
          <w:rPr>
            <w:noProof/>
            <w:webHidden/>
          </w:rPr>
          <w:tab/>
        </w:r>
        <w:r w:rsidR="00B52695">
          <w:rPr>
            <w:noProof/>
            <w:webHidden/>
          </w:rPr>
          <w:fldChar w:fldCharType="begin"/>
        </w:r>
        <w:r w:rsidR="00B52695">
          <w:rPr>
            <w:noProof/>
            <w:webHidden/>
          </w:rPr>
          <w:instrText xml:space="preserve"> PAGEREF _Toc355446919 \h </w:instrText>
        </w:r>
        <w:r w:rsidR="00B52695">
          <w:rPr>
            <w:noProof/>
            <w:webHidden/>
          </w:rPr>
        </w:r>
        <w:r w:rsidR="00B52695">
          <w:rPr>
            <w:noProof/>
            <w:webHidden/>
          </w:rPr>
          <w:fldChar w:fldCharType="separate"/>
        </w:r>
        <w:r w:rsidR="001D76E0">
          <w:rPr>
            <w:noProof/>
            <w:webHidden/>
          </w:rPr>
          <w:t>12</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0" w:history="1">
        <w:r w:rsidR="00B52695" w:rsidRPr="00126163">
          <w:rPr>
            <w:rStyle w:val="Hipervnculo"/>
            <w:noProof/>
            <w:lang w:val="es-ES"/>
          </w:rPr>
          <w:t xml:space="preserve">Figura 1.4 Extracto de </w:t>
        </w:r>
        <w:r w:rsidR="00B52695" w:rsidRPr="00126163">
          <w:rPr>
            <w:rStyle w:val="Hipervnculo"/>
            <w:i/>
            <w:noProof/>
            <w:lang w:val="es-ES"/>
          </w:rPr>
          <w:t>Empresas formales según tipo de contribuyente y organización</w:t>
        </w:r>
        <w:r w:rsidR="00B52695" w:rsidRPr="00126163">
          <w:rPr>
            <w:rStyle w:val="Hipervnculo"/>
            <w:noProof/>
            <w:lang w:val="es-ES"/>
          </w:rPr>
          <w:t xml:space="preserve"> [VMYPE, 2012: 33]</w:t>
        </w:r>
        <w:r w:rsidR="00B52695">
          <w:rPr>
            <w:noProof/>
            <w:webHidden/>
          </w:rPr>
          <w:tab/>
        </w:r>
        <w:r w:rsidR="00B52695">
          <w:rPr>
            <w:noProof/>
            <w:webHidden/>
          </w:rPr>
          <w:fldChar w:fldCharType="begin"/>
        </w:r>
        <w:r w:rsidR="00B52695">
          <w:rPr>
            <w:noProof/>
            <w:webHidden/>
          </w:rPr>
          <w:instrText xml:space="preserve"> PAGEREF _Toc355446920 \h </w:instrText>
        </w:r>
        <w:r w:rsidR="00B52695">
          <w:rPr>
            <w:noProof/>
            <w:webHidden/>
          </w:rPr>
        </w:r>
        <w:r w:rsidR="00B52695">
          <w:rPr>
            <w:noProof/>
            <w:webHidden/>
          </w:rPr>
          <w:fldChar w:fldCharType="separate"/>
        </w:r>
        <w:r w:rsidR="001D76E0">
          <w:rPr>
            <w:noProof/>
            <w:webHidden/>
          </w:rPr>
          <w:t>13</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1" w:history="1">
        <w:r w:rsidR="00B52695" w:rsidRPr="00126163">
          <w:rPr>
            <w:rStyle w:val="Hipervnculo"/>
            <w:noProof/>
            <w:lang w:val="es-ES"/>
          </w:rPr>
          <w:t xml:space="preserve">Figura 1.5 Adaptación de </w:t>
        </w:r>
        <w:r w:rsidR="00B52695" w:rsidRPr="00126163">
          <w:rPr>
            <w:rStyle w:val="Hipervnculo"/>
            <w:i/>
            <w:noProof/>
            <w:lang w:val="es-ES"/>
          </w:rPr>
          <w:t>Esquema de Algoritmo de Búsqueda Tabú</w:t>
        </w:r>
        <w:r w:rsidR="00B52695" w:rsidRPr="00126163">
          <w:rPr>
            <w:rStyle w:val="Hipervnculo"/>
            <w:noProof/>
            <w:lang w:val="es-ES"/>
          </w:rPr>
          <w:t xml:space="preserve"> [Murphy, 1990: 78]</w:t>
        </w:r>
        <w:r w:rsidR="00B52695">
          <w:rPr>
            <w:noProof/>
            <w:webHidden/>
          </w:rPr>
          <w:tab/>
        </w:r>
        <w:r w:rsidR="00B52695">
          <w:rPr>
            <w:noProof/>
            <w:webHidden/>
          </w:rPr>
          <w:fldChar w:fldCharType="begin"/>
        </w:r>
        <w:r w:rsidR="00B52695">
          <w:rPr>
            <w:noProof/>
            <w:webHidden/>
          </w:rPr>
          <w:instrText xml:space="preserve"> PAGEREF _Toc355446921 \h </w:instrText>
        </w:r>
        <w:r w:rsidR="00B52695">
          <w:rPr>
            <w:noProof/>
            <w:webHidden/>
          </w:rPr>
        </w:r>
        <w:r w:rsidR="00B52695">
          <w:rPr>
            <w:noProof/>
            <w:webHidden/>
          </w:rPr>
          <w:fldChar w:fldCharType="separate"/>
        </w:r>
        <w:r w:rsidR="001D76E0">
          <w:rPr>
            <w:noProof/>
            <w:webHidden/>
          </w:rPr>
          <w:t>14</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2" w:history="1">
        <w:r w:rsidR="00B52695" w:rsidRPr="00126163">
          <w:rPr>
            <w:rStyle w:val="Hipervnculo"/>
            <w:noProof/>
            <w:lang w:val="es-ES"/>
          </w:rPr>
          <w:t xml:space="preserve">Figura 1.6 Extracto de </w:t>
        </w:r>
        <w:r w:rsidR="00B52695" w:rsidRPr="00126163">
          <w:rPr>
            <w:rStyle w:val="Hipervnculo"/>
            <w:i/>
            <w:noProof/>
            <w:lang w:val="es-ES"/>
          </w:rPr>
          <w:t>Distribución de la PEA ocupada, según sexo y grupo ocupacional 2001-2011</w:t>
        </w:r>
        <w:r w:rsidR="00B52695" w:rsidRPr="00126163">
          <w:rPr>
            <w:rStyle w:val="Hipervnculo"/>
            <w:noProof/>
            <w:lang w:val="es-ES"/>
          </w:rPr>
          <w:t xml:space="preserve"> [MINTRA, 2011]</w:t>
        </w:r>
        <w:r w:rsidR="00B52695">
          <w:rPr>
            <w:noProof/>
            <w:webHidden/>
          </w:rPr>
          <w:tab/>
        </w:r>
        <w:r w:rsidR="00B52695">
          <w:rPr>
            <w:noProof/>
            <w:webHidden/>
          </w:rPr>
          <w:fldChar w:fldCharType="begin"/>
        </w:r>
        <w:r w:rsidR="00B52695">
          <w:rPr>
            <w:noProof/>
            <w:webHidden/>
          </w:rPr>
          <w:instrText xml:space="preserve"> PAGEREF _Toc355446922 \h </w:instrText>
        </w:r>
        <w:r w:rsidR="00B52695">
          <w:rPr>
            <w:noProof/>
            <w:webHidden/>
          </w:rPr>
        </w:r>
        <w:r w:rsidR="00B52695">
          <w:rPr>
            <w:noProof/>
            <w:webHidden/>
          </w:rPr>
          <w:fldChar w:fldCharType="separate"/>
        </w:r>
        <w:r w:rsidR="001D76E0">
          <w:rPr>
            <w:noProof/>
            <w:webHidden/>
          </w:rPr>
          <w:t>15</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3" w:history="1">
        <w:r w:rsidR="00B52695" w:rsidRPr="00126163">
          <w:rPr>
            <w:rStyle w:val="Hipervnculo"/>
            <w:noProof/>
            <w:lang w:val="es-ES"/>
          </w:rPr>
          <w:t xml:space="preserve">Figura 1.7 Página principal de </w:t>
        </w:r>
        <w:r w:rsidR="00B52695" w:rsidRPr="00126163">
          <w:rPr>
            <w:rStyle w:val="Hipervnculo"/>
            <w:i/>
            <w:noProof/>
            <w:lang w:val="es-ES"/>
          </w:rPr>
          <w:t>serviciosadomicilio.pe</w:t>
        </w:r>
        <w:r w:rsidR="00B52695" w:rsidRPr="00126163">
          <w:rPr>
            <w:rStyle w:val="Hipervnculo"/>
            <w:noProof/>
            <w:lang w:val="es-ES"/>
          </w:rPr>
          <w:t xml:space="preserve"> [SAD, 2010]</w:t>
        </w:r>
        <w:r w:rsidR="00B52695">
          <w:rPr>
            <w:noProof/>
            <w:webHidden/>
          </w:rPr>
          <w:tab/>
        </w:r>
        <w:r w:rsidR="00B52695">
          <w:rPr>
            <w:noProof/>
            <w:webHidden/>
          </w:rPr>
          <w:fldChar w:fldCharType="begin"/>
        </w:r>
        <w:r w:rsidR="00B52695">
          <w:rPr>
            <w:noProof/>
            <w:webHidden/>
          </w:rPr>
          <w:instrText xml:space="preserve"> PAGEREF _Toc355446923 \h </w:instrText>
        </w:r>
        <w:r w:rsidR="00B52695">
          <w:rPr>
            <w:noProof/>
            <w:webHidden/>
          </w:rPr>
        </w:r>
        <w:r w:rsidR="00B52695">
          <w:rPr>
            <w:noProof/>
            <w:webHidden/>
          </w:rPr>
          <w:fldChar w:fldCharType="separate"/>
        </w:r>
        <w:r w:rsidR="001D76E0">
          <w:rPr>
            <w:noProof/>
            <w:webHidden/>
          </w:rPr>
          <w:t>17</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4" w:history="1">
        <w:r w:rsidR="00B52695" w:rsidRPr="00126163">
          <w:rPr>
            <w:rStyle w:val="Hipervnculo"/>
            <w:noProof/>
            <w:lang w:val="es-ES"/>
          </w:rPr>
          <w:t xml:space="preserve">Figura 1.8 Página principal de </w:t>
        </w:r>
        <w:r w:rsidR="00B52695" w:rsidRPr="00126163">
          <w:rPr>
            <w:rStyle w:val="Hipervnculo"/>
            <w:i/>
            <w:noProof/>
            <w:lang w:val="es-ES"/>
          </w:rPr>
          <w:t>limadelivery.info</w:t>
        </w:r>
        <w:r w:rsidR="00B52695" w:rsidRPr="00126163">
          <w:rPr>
            <w:rStyle w:val="Hipervnculo"/>
            <w:noProof/>
            <w:lang w:val="es-ES"/>
          </w:rPr>
          <w:t xml:space="preserve"> [LAD, 2013]</w:t>
        </w:r>
        <w:r w:rsidR="00B52695">
          <w:rPr>
            <w:noProof/>
            <w:webHidden/>
          </w:rPr>
          <w:tab/>
        </w:r>
        <w:r w:rsidR="00B52695">
          <w:rPr>
            <w:noProof/>
            <w:webHidden/>
          </w:rPr>
          <w:fldChar w:fldCharType="begin"/>
        </w:r>
        <w:r w:rsidR="00B52695">
          <w:rPr>
            <w:noProof/>
            <w:webHidden/>
          </w:rPr>
          <w:instrText xml:space="preserve"> PAGEREF _Toc355446924 \h </w:instrText>
        </w:r>
        <w:r w:rsidR="00B52695">
          <w:rPr>
            <w:noProof/>
            <w:webHidden/>
          </w:rPr>
        </w:r>
        <w:r w:rsidR="00B52695">
          <w:rPr>
            <w:noProof/>
            <w:webHidden/>
          </w:rPr>
          <w:fldChar w:fldCharType="separate"/>
        </w:r>
        <w:r w:rsidR="001D76E0">
          <w:rPr>
            <w:noProof/>
            <w:webHidden/>
          </w:rPr>
          <w:t>18</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5" w:history="1">
        <w:r w:rsidR="00B52695" w:rsidRPr="00126163">
          <w:rPr>
            <w:rStyle w:val="Hipervnculo"/>
            <w:noProof/>
            <w:lang w:val="es-ES"/>
          </w:rPr>
          <w:t xml:space="preserve">Figura 1.9 Página principal de </w:t>
        </w:r>
        <w:r w:rsidR="00B52695" w:rsidRPr="00126163">
          <w:rPr>
            <w:rStyle w:val="Hipervnculo"/>
            <w:i/>
            <w:noProof/>
            <w:lang w:val="es-ES"/>
          </w:rPr>
          <w:t>Sedapal en su hogar</w:t>
        </w:r>
        <w:r w:rsidR="00B52695" w:rsidRPr="00126163">
          <w:rPr>
            <w:rStyle w:val="Hipervnculo"/>
            <w:noProof/>
            <w:lang w:val="es-ES"/>
          </w:rPr>
          <w:t xml:space="preserve"> [SEDAPAL, 2013]</w:t>
        </w:r>
        <w:r w:rsidR="00B52695">
          <w:rPr>
            <w:noProof/>
            <w:webHidden/>
          </w:rPr>
          <w:tab/>
        </w:r>
        <w:r w:rsidR="00B52695">
          <w:rPr>
            <w:noProof/>
            <w:webHidden/>
          </w:rPr>
          <w:fldChar w:fldCharType="begin"/>
        </w:r>
        <w:r w:rsidR="00B52695">
          <w:rPr>
            <w:noProof/>
            <w:webHidden/>
          </w:rPr>
          <w:instrText xml:space="preserve"> PAGEREF _Toc355446925 \h </w:instrText>
        </w:r>
        <w:r w:rsidR="00B52695">
          <w:rPr>
            <w:noProof/>
            <w:webHidden/>
          </w:rPr>
        </w:r>
        <w:r w:rsidR="00B52695">
          <w:rPr>
            <w:noProof/>
            <w:webHidden/>
          </w:rPr>
          <w:fldChar w:fldCharType="separate"/>
        </w:r>
        <w:r w:rsidR="001D76E0">
          <w:rPr>
            <w:noProof/>
            <w:webHidden/>
          </w:rPr>
          <w:t>19</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6" w:history="1">
        <w:r w:rsidR="00B52695" w:rsidRPr="00126163">
          <w:rPr>
            <w:rStyle w:val="Hipervnculo"/>
            <w:noProof/>
            <w:lang w:val="es-ES"/>
          </w:rPr>
          <w:t xml:space="preserve">Figura 1.10 Página principal de </w:t>
        </w:r>
        <w:r w:rsidR="00B52695" w:rsidRPr="00126163">
          <w:rPr>
            <w:rStyle w:val="Hipervnculo"/>
            <w:i/>
            <w:noProof/>
            <w:lang w:val="es-ES"/>
          </w:rPr>
          <w:t>quotatis.es</w:t>
        </w:r>
        <w:r w:rsidR="00B52695" w:rsidRPr="00126163">
          <w:rPr>
            <w:rStyle w:val="Hipervnculo"/>
            <w:noProof/>
            <w:lang w:val="es-ES"/>
          </w:rPr>
          <w:t xml:space="preserve"> [QUOT, 2007]</w:t>
        </w:r>
        <w:r w:rsidR="00B52695">
          <w:rPr>
            <w:noProof/>
            <w:webHidden/>
          </w:rPr>
          <w:tab/>
        </w:r>
        <w:r w:rsidR="00B52695">
          <w:rPr>
            <w:noProof/>
            <w:webHidden/>
          </w:rPr>
          <w:fldChar w:fldCharType="begin"/>
        </w:r>
        <w:r w:rsidR="00B52695">
          <w:rPr>
            <w:noProof/>
            <w:webHidden/>
          </w:rPr>
          <w:instrText xml:space="preserve"> PAGEREF _Toc355446926 \h </w:instrText>
        </w:r>
        <w:r w:rsidR="00B52695">
          <w:rPr>
            <w:noProof/>
            <w:webHidden/>
          </w:rPr>
        </w:r>
        <w:r w:rsidR="00B52695">
          <w:rPr>
            <w:noProof/>
            <w:webHidden/>
          </w:rPr>
          <w:fldChar w:fldCharType="separate"/>
        </w:r>
        <w:r w:rsidR="001D76E0">
          <w:rPr>
            <w:noProof/>
            <w:webHidden/>
          </w:rPr>
          <w:t>21</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7" w:history="1">
        <w:r w:rsidR="00B52695" w:rsidRPr="00126163">
          <w:rPr>
            <w:rStyle w:val="Hipervnculo"/>
            <w:noProof/>
            <w:lang w:val="es-ES"/>
          </w:rPr>
          <w:t xml:space="preserve">Figura 1.11 Página principal de </w:t>
        </w:r>
        <w:r w:rsidR="00B52695" w:rsidRPr="00126163">
          <w:rPr>
            <w:rStyle w:val="Hipervnculo"/>
            <w:i/>
            <w:noProof/>
            <w:lang w:val="es-ES"/>
          </w:rPr>
          <w:t>peru.acambiode.com</w:t>
        </w:r>
        <w:r w:rsidR="00B52695" w:rsidRPr="00126163">
          <w:rPr>
            <w:rStyle w:val="Hipervnculo"/>
            <w:noProof/>
            <w:lang w:val="es-ES"/>
          </w:rPr>
          <w:t xml:space="preserve"> [ACAM, 2001]</w:t>
        </w:r>
        <w:r w:rsidR="00B52695">
          <w:rPr>
            <w:noProof/>
            <w:webHidden/>
          </w:rPr>
          <w:tab/>
        </w:r>
        <w:r w:rsidR="00B52695">
          <w:rPr>
            <w:noProof/>
            <w:webHidden/>
          </w:rPr>
          <w:fldChar w:fldCharType="begin"/>
        </w:r>
        <w:r w:rsidR="00B52695">
          <w:rPr>
            <w:noProof/>
            <w:webHidden/>
          </w:rPr>
          <w:instrText xml:space="preserve"> PAGEREF _Toc355446927 \h </w:instrText>
        </w:r>
        <w:r w:rsidR="00B52695">
          <w:rPr>
            <w:noProof/>
            <w:webHidden/>
          </w:rPr>
        </w:r>
        <w:r w:rsidR="00B52695">
          <w:rPr>
            <w:noProof/>
            <w:webHidden/>
          </w:rPr>
          <w:fldChar w:fldCharType="separate"/>
        </w:r>
        <w:r w:rsidR="001D76E0">
          <w:rPr>
            <w:noProof/>
            <w:webHidden/>
          </w:rPr>
          <w:t>21</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8" w:history="1">
        <w:r w:rsidR="00B52695" w:rsidRPr="00126163">
          <w:rPr>
            <w:rStyle w:val="Hipervnculo"/>
            <w:noProof/>
            <w:lang w:val="es-ES"/>
          </w:rPr>
          <w:t xml:space="preserve">Figura 1.12 Página principal de </w:t>
        </w:r>
        <w:r w:rsidR="00B52695" w:rsidRPr="00126163">
          <w:rPr>
            <w:rStyle w:val="Hipervnculo"/>
            <w:i/>
            <w:noProof/>
            <w:lang w:val="es-ES"/>
          </w:rPr>
          <w:t>Hotfrog.com</w:t>
        </w:r>
        <w:r w:rsidR="00B52695" w:rsidRPr="00126163">
          <w:rPr>
            <w:rStyle w:val="Hipervnculo"/>
            <w:noProof/>
            <w:lang w:val="es-ES"/>
          </w:rPr>
          <w:t xml:space="preserve"> [HTFG, 2010]</w:t>
        </w:r>
        <w:r w:rsidR="00B52695">
          <w:rPr>
            <w:noProof/>
            <w:webHidden/>
          </w:rPr>
          <w:tab/>
        </w:r>
        <w:r w:rsidR="00B52695">
          <w:rPr>
            <w:noProof/>
            <w:webHidden/>
          </w:rPr>
          <w:fldChar w:fldCharType="begin"/>
        </w:r>
        <w:r w:rsidR="00B52695">
          <w:rPr>
            <w:noProof/>
            <w:webHidden/>
          </w:rPr>
          <w:instrText xml:space="preserve"> PAGEREF _Toc355446928 \h </w:instrText>
        </w:r>
        <w:r w:rsidR="00B52695">
          <w:rPr>
            <w:noProof/>
            <w:webHidden/>
          </w:rPr>
        </w:r>
        <w:r w:rsidR="00B52695">
          <w:rPr>
            <w:noProof/>
            <w:webHidden/>
          </w:rPr>
          <w:fldChar w:fldCharType="separate"/>
        </w:r>
        <w:r w:rsidR="001D76E0">
          <w:rPr>
            <w:noProof/>
            <w:webHidden/>
          </w:rPr>
          <w:t>22</w:t>
        </w:r>
        <w:r w:rsidR="00B52695">
          <w:rPr>
            <w:noProof/>
            <w:webHidden/>
          </w:rPr>
          <w:fldChar w:fldCharType="end"/>
        </w:r>
      </w:hyperlink>
    </w:p>
    <w:p w:rsidR="00B52695"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5446929" w:history="1">
        <w:r w:rsidR="00B52695" w:rsidRPr="00126163">
          <w:rPr>
            <w:rStyle w:val="Hipervnculo"/>
            <w:noProof/>
            <w:lang w:val="es-ES"/>
          </w:rPr>
          <w:t xml:space="preserve">Figura 1.13 Página principal de </w:t>
        </w:r>
        <w:r w:rsidR="00B52695" w:rsidRPr="00126163">
          <w:rPr>
            <w:rStyle w:val="Hipervnculo"/>
            <w:i/>
            <w:noProof/>
            <w:lang w:val="es-ES"/>
          </w:rPr>
          <w:t>olx.com.pe</w:t>
        </w:r>
        <w:r w:rsidR="00B52695" w:rsidRPr="00126163">
          <w:rPr>
            <w:rStyle w:val="Hipervnculo"/>
            <w:noProof/>
            <w:lang w:val="es-ES"/>
          </w:rPr>
          <w:t xml:space="preserve"> [OLX, 2006]</w:t>
        </w:r>
        <w:r w:rsidR="00B52695">
          <w:rPr>
            <w:noProof/>
            <w:webHidden/>
          </w:rPr>
          <w:tab/>
        </w:r>
        <w:r w:rsidR="00B52695">
          <w:rPr>
            <w:noProof/>
            <w:webHidden/>
          </w:rPr>
          <w:fldChar w:fldCharType="begin"/>
        </w:r>
        <w:r w:rsidR="00B52695">
          <w:rPr>
            <w:noProof/>
            <w:webHidden/>
          </w:rPr>
          <w:instrText xml:space="preserve"> PAGEREF _Toc355446929 \h </w:instrText>
        </w:r>
        <w:r w:rsidR="00B52695">
          <w:rPr>
            <w:noProof/>
            <w:webHidden/>
          </w:rPr>
        </w:r>
        <w:r w:rsidR="00B52695">
          <w:rPr>
            <w:noProof/>
            <w:webHidden/>
          </w:rPr>
          <w:fldChar w:fldCharType="separate"/>
        </w:r>
        <w:r w:rsidR="001D76E0">
          <w:rPr>
            <w:noProof/>
            <w:webHidden/>
          </w:rPr>
          <w:t>23</w:t>
        </w:r>
        <w:r w:rsidR="00B52695">
          <w:rPr>
            <w:noProof/>
            <w:webHidden/>
          </w:rPr>
          <w:fldChar w:fldCharType="end"/>
        </w:r>
      </w:hyperlink>
    </w:p>
    <w:p w:rsidR="00F00C53" w:rsidRPr="000C3834" w:rsidRDefault="003B0A54" w:rsidP="003B0A54">
      <w:pPr>
        <w:pStyle w:val="Tabladeilustraciones"/>
        <w:tabs>
          <w:tab w:val="right" w:leader="dot" w:pos="8494"/>
        </w:tabs>
        <w:jc w:val="center"/>
        <w:rPr>
          <w:lang w:val="es-ES"/>
        </w:rPr>
      </w:pPr>
      <w:r w:rsidRPr="000C3834">
        <w:rPr>
          <w:lang w:val="es-ES"/>
        </w:rPr>
        <w:fldChar w:fldCharType="end"/>
      </w:r>
    </w:p>
    <w:p w:rsidR="00F00C53" w:rsidRPr="000C3834" w:rsidRDefault="00F00C53" w:rsidP="00EA654E">
      <w:pPr>
        <w:pStyle w:val="Ttulo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pStyle w:val="Tabladeilustraciones"/>
        <w:tabs>
          <w:tab w:val="right" w:leader="dot" w:pos="8494"/>
        </w:tabs>
        <w:jc w:val="center"/>
        <w:rPr>
          <w:rFonts w:ascii="Cambria" w:hAnsi="Cambria"/>
          <w:b/>
          <w:bCs/>
          <w:color w:val="365F91"/>
          <w:sz w:val="28"/>
          <w:szCs w:val="28"/>
          <w:lang w:val="es-ES" w:eastAsia="en-US"/>
        </w:rPr>
      </w:pPr>
      <w:r w:rsidRPr="000C3834">
        <w:rPr>
          <w:rFonts w:ascii="Cambria" w:hAnsi="Cambria"/>
          <w:b/>
          <w:bCs/>
          <w:color w:val="365F91"/>
          <w:sz w:val="28"/>
          <w:szCs w:val="28"/>
          <w:lang w:val="es-ES" w:eastAsia="en-US"/>
        </w:rPr>
        <w:lastRenderedPageBreak/>
        <w:t>Índice de Tablas</w:t>
      </w:r>
    </w:p>
    <w:p w:rsidR="003503B3" w:rsidRPr="000C3834" w:rsidRDefault="00562E8A" w:rsidP="00562E8A">
      <w:pPr>
        <w:pStyle w:val="Tabladeilustraciones"/>
        <w:tabs>
          <w:tab w:val="right" w:leader="dot" w:pos="8494"/>
        </w:tabs>
        <w:jc w:val="center"/>
        <w:rPr>
          <w:noProof/>
          <w:lang w:val="es-ES"/>
        </w:rPr>
      </w:pPr>
      <w:r w:rsidRPr="000C3834">
        <w:rPr>
          <w:lang w:val="es-ES"/>
        </w:rPr>
        <w:br/>
      </w:r>
      <w:r w:rsidR="00FD13CE" w:rsidRPr="000C3834">
        <w:rPr>
          <w:lang w:val="es-ES"/>
        </w:rPr>
        <w:fldChar w:fldCharType="begin"/>
      </w:r>
      <w:r w:rsidR="00FD13CE" w:rsidRPr="000C3834">
        <w:rPr>
          <w:lang w:val="es-ES"/>
        </w:rPr>
        <w:instrText xml:space="preserve"> TOC \p " " \h \z \t "Subtítulo,1" </w:instrText>
      </w:r>
      <w:r w:rsidR="00FD13CE" w:rsidRPr="000C3834">
        <w:rPr>
          <w:lang w:val="es-ES"/>
        </w:rPr>
        <w:fldChar w:fldCharType="separate"/>
      </w:r>
    </w:p>
    <w:p w:rsidR="00A322AB" w:rsidRDefault="00FD13CE" w:rsidP="00562E8A">
      <w:pPr>
        <w:pStyle w:val="Tabladeilustraciones"/>
        <w:tabs>
          <w:tab w:val="right" w:leader="dot" w:pos="8494"/>
        </w:tabs>
        <w:jc w:val="center"/>
        <w:rPr>
          <w:noProof/>
        </w:rPr>
      </w:pPr>
      <w:r w:rsidRPr="000C3834">
        <w:rPr>
          <w:lang w:val="es-ES"/>
        </w:rPr>
        <w:fldChar w:fldCharType="end"/>
      </w:r>
      <w:r w:rsidR="003503B3" w:rsidRPr="000C3834">
        <w:rPr>
          <w:lang w:val="es-ES"/>
        </w:rPr>
        <w:fldChar w:fldCharType="begin"/>
      </w:r>
      <w:r w:rsidR="003503B3" w:rsidRPr="000C3834">
        <w:rPr>
          <w:lang w:val="es-ES"/>
        </w:rPr>
        <w:instrText xml:space="preserve"> TOC \f T \h \z \t "Subtítulo" \c </w:instrText>
      </w:r>
      <w:r w:rsidR="003503B3" w:rsidRPr="000C3834">
        <w:rPr>
          <w:lang w:val="es-ES"/>
        </w:rPr>
        <w:fldChar w:fldCharType="separate"/>
      </w:r>
    </w:p>
    <w:p w:rsidR="00A322AB" w:rsidRDefault="00E33E3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6" w:history="1">
        <w:r w:rsidR="00A322AB" w:rsidRPr="00FA7530">
          <w:rPr>
            <w:rStyle w:val="Hipervnculo"/>
            <w:noProof/>
            <w:lang w:val="es-ES"/>
          </w:rPr>
          <w:t>Tabla 1. Comparación de soluciones</w:t>
        </w:r>
        <w:r w:rsidR="00A322AB">
          <w:rPr>
            <w:noProof/>
            <w:webHidden/>
          </w:rPr>
          <w:tab/>
        </w:r>
        <w:r w:rsidR="00A322AB">
          <w:rPr>
            <w:noProof/>
            <w:webHidden/>
          </w:rPr>
          <w:fldChar w:fldCharType="begin"/>
        </w:r>
        <w:r w:rsidR="00A322AB">
          <w:rPr>
            <w:noProof/>
            <w:webHidden/>
          </w:rPr>
          <w:instrText xml:space="preserve"> PAGEREF _Toc354337566 \h </w:instrText>
        </w:r>
        <w:r w:rsidR="00A322AB">
          <w:rPr>
            <w:noProof/>
            <w:webHidden/>
          </w:rPr>
        </w:r>
        <w:r w:rsidR="00A322AB">
          <w:rPr>
            <w:noProof/>
            <w:webHidden/>
          </w:rPr>
          <w:fldChar w:fldCharType="separate"/>
        </w:r>
        <w:r w:rsidR="001D76E0">
          <w:rPr>
            <w:noProof/>
            <w:webHidden/>
          </w:rPr>
          <w:t>24</w:t>
        </w:r>
        <w:r w:rsidR="00A322AB">
          <w:rPr>
            <w:noProof/>
            <w:webHidden/>
          </w:rPr>
          <w:fldChar w:fldCharType="end"/>
        </w:r>
      </w:hyperlink>
    </w:p>
    <w:p w:rsidR="00F00C53" w:rsidRPr="000C3834" w:rsidRDefault="003503B3" w:rsidP="00562E8A">
      <w:pPr>
        <w:pStyle w:val="Tabladeilustraciones"/>
        <w:tabs>
          <w:tab w:val="right" w:leader="dot" w:pos="8494"/>
        </w:tabs>
        <w:jc w:val="center"/>
        <w:rPr>
          <w:lang w:val="es-ES"/>
        </w:rPr>
      </w:pPr>
      <w:r w:rsidRPr="000C3834">
        <w:rPr>
          <w:lang w:val="es-ES"/>
        </w:rPr>
        <w:fldChar w:fldCharType="end"/>
      </w:r>
    </w:p>
    <w:p w:rsidR="00F00C53" w:rsidRPr="000C3834" w:rsidRDefault="00F00C53" w:rsidP="00EA654E">
      <w:pPr>
        <w:pStyle w:val="Ttulo1"/>
        <w:numPr>
          <w:ilvl w:val="0"/>
          <w:numId w:val="0"/>
        </w:numPr>
        <w:ind w:left="432"/>
        <w:jc w:val="center"/>
        <w:rPr>
          <w:lang w:val="es-ES"/>
        </w:rPr>
      </w:pPr>
    </w:p>
    <w:p w:rsidR="00F00C53" w:rsidRPr="000C3834" w:rsidRDefault="00F00C53"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EA654E" w:rsidRPr="000C3834" w:rsidRDefault="00E03558" w:rsidP="002A3E9F">
      <w:pPr>
        <w:pStyle w:val="Ttulo1"/>
        <w:numPr>
          <w:ilvl w:val="0"/>
          <w:numId w:val="0"/>
        </w:numPr>
        <w:spacing w:line="240" w:lineRule="auto"/>
        <w:ind w:left="431"/>
        <w:jc w:val="center"/>
        <w:rPr>
          <w:lang w:val="es-ES"/>
        </w:rPr>
      </w:pPr>
      <w:r w:rsidRPr="000C3834">
        <w:rPr>
          <w:lang w:val="es-ES"/>
        </w:rPr>
        <w:br w:type="page"/>
      </w:r>
      <w:bookmarkStart w:id="1" w:name="_Toc355594391"/>
      <w:r w:rsidR="00EA654E" w:rsidRPr="000C3834">
        <w:rPr>
          <w:sz w:val="32"/>
          <w:lang w:val="es-ES"/>
        </w:rPr>
        <w:lastRenderedPageBreak/>
        <w:t>CAPÍTULO 1</w:t>
      </w:r>
      <w:bookmarkEnd w:id="1"/>
    </w:p>
    <w:p w:rsidR="00AF37EB" w:rsidRPr="000C3834" w:rsidRDefault="00AF37EB" w:rsidP="00AF37EB">
      <w:pPr>
        <w:rPr>
          <w:lang w:val="es-ES"/>
        </w:rPr>
      </w:pPr>
    </w:p>
    <w:p w:rsidR="00E03558" w:rsidRPr="000C3834" w:rsidRDefault="00EA654E" w:rsidP="00AF37EB">
      <w:pPr>
        <w:pStyle w:val="Ttulo1"/>
        <w:rPr>
          <w:sz w:val="28"/>
          <w:lang w:val="es-ES"/>
        </w:rPr>
      </w:pPr>
      <w:bookmarkStart w:id="2" w:name="_Toc355594392"/>
      <w:r w:rsidRPr="000C3834">
        <w:rPr>
          <w:sz w:val="28"/>
          <w:lang w:val="es-ES"/>
        </w:rPr>
        <w:t>Problemática</w:t>
      </w:r>
      <w:bookmarkEnd w:id="2"/>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El Perú es un país aún considerado en vía de desarrollo</w:t>
      </w:r>
      <w:r w:rsidR="00774A56">
        <w:rPr>
          <w:lang w:val="es-ES"/>
        </w:rPr>
        <w:t xml:space="preserve"> [</w:t>
      </w:r>
      <w:r w:rsidR="00DC72BE">
        <w:rPr>
          <w:lang w:val="es-ES"/>
        </w:rPr>
        <w:t>IMF, 2013</w:t>
      </w:r>
      <w:r w:rsidR="00774A56">
        <w:rPr>
          <w:lang w:val="es-ES"/>
        </w:rPr>
        <w:t>]</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E66442">
      <w:pPr>
        <w:pStyle w:val="Prrafodelista"/>
        <w:numPr>
          <w:ilvl w:val="0"/>
          <w:numId w:val="26"/>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2774B5">
      <w:pPr>
        <w:pStyle w:val="Prrafodelista"/>
        <w:numPr>
          <w:ilvl w:val="0"/>
          <w:numId w:val="26"/>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E66442">
      <w:pPr>
        <w:pStyle w:val="Prrafodelista"/>
        <w:numPr>
          <w:ilvl w:val="0"/>
          <w:numId w:val="26"/>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E66442">
      <w:pPr>
        <w:pStyle w:val="Prrafodelista"/>
        <w:numPr>
          <w:ilvl w:val="0"/>
          <w:numId w:val="26"/>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tienen 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de lado a los independientes que poco </w:t>
      </w:r>
      <w:r w:rsidR="00C025F3" w:rsidRPr="000C3834">
        <w:rPr>
          <w:lang w:val="es-ES"/>
        </w:rPr>
        <w:t xml:space="preserve">o nada </w:t>
      </w:r>
      <w:r w:rsidRPr="000C3834">
        <w:rPr>
          <w:lang w:val="es-ES"/>
        </w:rPr>
        <w:t>pueden hacer en estos casos.</w:t>
      </w:r>
    </w:p>
    <w:p w:rsidR="009B610E" w:rsidRPr="000C3834" w:rsidRDefault="009B610E" w:rsidP="009B610E">
      <w:pPr>
        <w:pStyle w:val="Prrafodelista"/>
        <w:autoSpaceDE w:val="0"/>
        <w:autoSpaceDN w:val="0"/>
        <w:adjustRightInd w:val="0"/>
        <w:rPr>
          <w:lang w:val="es-ES"/>
        </w:rPr>
      </w:pPr>
    </w:p>
    <w:p w:rsidR="00137DE5" w:rsidRPr="000C3834" w:rsidRDefault="00BB4819" w:rsidP="00BB4819">
      <w:pPr>
        <w:pStyle w:val="Prrafodelista"/>
        <w:numPr>
          <w:ilvl w:val="0"/>
          <w:numId w:val="26"/>
        </w:numPr>
        <w:autoSpaceDE w:val="0"/>
        <w:autoSpaceDN w:val="0"/>
        <w:adjustRightInd w:val="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B056DD" w:rsidRDefault="00140702" w:rsidP="0083755A">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341CE6">
        <w:rPr>
          <w:lang w:val="es-ES"/>
        </w:rPr>
        <w:t xml:space="preserve"> </w:t>
      </w:r>
      <w:r w:rsidR="00341CE6" w:rsidRPr="006A35D3">
        <w:rPr>
          <w:lang w:val="es-ES"/>
        </w:rPr>
        <w:t xml:space="preserve">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w:t>
      </w:r>
      <w:r w:rsidR="00B0694E" w:rsidRPr="006A35D3">
        <w:rPr>
          <w:lang w:val="es-ES"/>
        </w:rPr>
        <w:t>estos</w:t>
      </w:r>
      <w:r w:rsidR="00341CE6" w:rsidRPr="006A35D3">
        <w:rPr>
          <w:lang w:val="es-ES"/>
        </w:rPr>
        <w:t xml:space="preserve"> proveedores por </w:t>
      </w:r>
      <w:r w:rsidR="00610603" w:rsidRPr="006A35D3">
        <w:rPr>
          <w:lang w:val="es-ES"/>
        </w:rPr>
        <w:t xml:space="preserve">los trabajos realizados </w:t>
      </w:r>
      <w:r w:rsidR="00B0694E" w:rsidRPr="006A35D3">
        <w:rPr>
          <w:lang w:val="es-ES"/>
        </w:rPr>
        <w:t xml:space="preserve">garantizando, así, que efectivamente los mejores proveedores serán los que ofrezcan los mejores </w:t>
      </w:r>
      <w:commentRangeStart w:id="3"/>
      <w:r w:rsidR="00B0694E" w:rsidRPr="006A35D3">
        <w:rPr>
          <w:lang w:val="es-ES"/>
        </w:rPr>
        <w:t>servicios</w:t>
      </w:r>
      <w:commentRangeEnd w:id="3"/>
      <w:r w:rsidR="00623177" w:rsidRPr="006A35D3">
        <w:rPr>
          <w:rStyle w:val="Refdecomentario"/>
        </w:rPr>
        <w:commentReference w:id="3"/>
      </w:r>
      <w:r w:rsidR="00B0694E" w:rsidRPr="006A35D3">
        <w:rPr>
          <w:lang w:val="es-ES"/>
        </w:rPr>
        <w:t>.</w:t>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Default="00A073FF" w:rsidP="00B03158">
      <w:pPr>
        <w:autoSpaceDE w:val="0"/>
        <w:autoSpaceDN w:val="0"/>
        <w:adjustRightInd w:val="0"/>
        <w:ind w:firstLine="432"/>
        <w:rPr>
          <w:lang w:val="es-ES"/>
        </w:rPr>
      </w:pPr>
      <w:r w:rsidRPr="000C3834">
        <w:rPr>
          <w:lang w:val="es-ES"/>
        </w:rPr>
        <w:t xml:space="preserve">Por las razones expuestas,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w:t>
      </w:r>
      <w:r w:rsidR="00590136" w:rsidRPr="000C3834">
        <w:rPr>
          <w:lang w:val="es-ES"/>
        </w:rPr>
        <w:lastRenderedPageBreak/>
        <w:t>permitiendo a los clientes satisfacer sus necesidades del servicio</w:t>
      </w:r>
      <w:r w:rsidR="00F9448F" w:rsidRPr="000C3834">
        <w:rPr>
          <w:lang w:val="es-ES"/>
        </w:rPr>
        <w:t xml:space="preserve"> </w:t>
      </w:r>
      <w:r w:rsidR="005D4807">
        <w:rPr>
          <w:lang w:val="es-ES"/>
        </w:rPr>
        <w:t>(</w:t>
      </w:r>
      <w:r w:rsidR="00F9448F" w:rsidRPr="000C3834">
        <w:rPr>
          <w:lang w:val="es-ES"/>
        </w:rPr>
        <w:t>basado en búsquedas según preferencias de criterios del servicio a contratar</w:t>
      </w:r>
      <w:r w:rsidR="005D4807">
        <w:rPr>
          <w:lang w:val="es-ES"/>
        </w:rPr>
        <w:t>)</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AB530D">
        <w:rPr>
          <w:lang w:val="es-ES"/>
        </w:rPr>
        <w:t>(</w:t>
      </w:r>
      <w:r w:rsidR="009B63BE">
        <w:rPr>
          <w:lang w:val="es-ES"/>
        </w:rPr>
        <w:t>estableciendo un servicio estándar en cuanto a atención y costos)</w:t>
      </w:r>
      <w:r w:rsidR="007C167D">
        <w:rPr>
          <w:lang w:val="es-ES"/>
        </w:rPr>
        <w:t xml:space="preserve">, </w:t>
      </w:r>
      <w:r w:rsidR="00AB530D">
        <w:rPr>
          <w:lang w:val="es-ES"/>
        </w:rPr>
        <w:t xml:space="preserve">y </w:t>
      </w:r>
      <w:r w:rsidR="007C167D">
        <w:rPr>
          <w:lang w:val="es-ES"/>
        </w:rPr>
        <w:t xml:space="preserve">permitiendo además la retroalimentación </w:t>
      </w:r>
      <w:r w:rsidR="005D4807">
        <w:rPr>
          <w:lang w:val="es-ES"/>
        </w:rPr>
        <w:t>(</w:t>
      </w:r>
      <w:r w:rsidR="007C167D">
        <w:rPr>
          <w:lang w:val="es-ES"/>
        </w:rPr>
        <w:t>mediante la calificación de los proveedores por parte de los clientes</w:t>
      </w:r>
      <w:r w:rsidR="005D4807">
        <w:rPr>
          <w:lang w:val="es-ES"/>
        </w:rPr>
        <w:t>),</w:t>
      </w:r>
      <w:r w:rsidR="009B63BE">
        <w:rPr>
          <w:lang w:val="es-ES"/>
        </w:rPr>
        <w:t xml:space="preserve"> </w:t>
      </w:r>
      <w:bookmarkStart w:id="4" w:name="_GoBack"/>
      <w:bookmarkEnd w:id="4"/>
      <w:r w:rsidR="007C167D">
        <w:rPr>
          <w:lang w:val="es-ES"/>
        </w:rPr>
        <w:t xml:space="preserve">todo lo cual </w:t>
      </w:r>
      <w:r w:rsidR="00FF0AAC">
        <w:rPr>
          <w:lang w:val="es-ES"/>
        </w:rPr>
        <w:t xml:space="preserve">contribuya </w:t>
      </w:r>
      <w:r w:rsidR="00A07569">
        <w:rPr>
          <w:lang w:val="es-ES"/>
        </w:rPr>
        <w:t>a</w:t>
      </w:r>
      <w:r w:rsidR="00590136" w:rsidRPr="000C3834">
        <w:rPr>
          <w:lang w:val="es-ES"/>
        </w:rPr>
        <w:t xml:space="preserve"> </w:t>
      </w:r>
      <w:r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Pr="000C3834" w:rsidRDefault="006F68E1" w:rsidP="000D6E01">
      <w:pPr>
        <w:autoSpaceDE w:val="0"/>
        <w:autoSpaceDN w:val="0"/>
        <w:adjustRightInd w:val="0"/>
        <w:rPr>
          <w:lang w:val="es-ES"/>
        </w:rPr>
      </w:pPr>
    </w:p>
    <w:p w:rsidR="00E624C5" w:rsidRDefault="00E624C5" w:rsidP="007A5781">
      <w:pPr>
        <w:pStyle w:val="Ttulo1"/>
        <w:rPr>
          <w:sz w:val="28"/>
          <w:lang w:val="es-ES"/>
        </w:rPr>
      </w:pPr>
      <w:bookmarkStart w:id="5" w:name="_Toc355594393"/>
      <w:r>
        <w:rPr>
          <w:sz w:val="28"/>
          <w:lang w:val="es-ES"/>
        </w:rPr>
        <w:t>Objetivo General</w:t>
      </w:r>
      <w:bookmarkEnd w:id="5"/>
    </w:p>
    <w:p w:rsidR="00E624C5" w:rsidRDefault="00E624C5" w:rsidP="00E624C5">
      <w:pPr>
        <w:rPr>
          <w:lang w:val="es-ES"/>
        </w:rPr>
      </w:pPr>
    </w:p>
    <w:p w:rsidR="004A446D" w:rsidRDefault="005F1FCD" w:rsidP="005F1FCD">
      <w:pPr>
        <w:ind w:firstLine="432"/>
        <w:rPr>
          <w:ins w:id="6" w:author="Christian" w:date="2013-05-14T21:06:00Z"/>
          <w:lang w:val="es-ES"/>
        </w:rPr>
      </w:pPr>
      <w:r w:rsidRPr="005F1FCD">
        <w:rPr>
          <w:lang w:val="es-ES"/>
        </w:rPr>
        <w:t xml:space="preserve">Implementar un sistema de información para la gestión de entrega de servicios generales y de mantenimiento a hogares basado en un esquema de comercio electrónico que permita </w:t>
      </w:r>
      <w:ins w:id="7" w:author="César" w:date="2013-05-14T18:43:00Z">
        <w:r w:rsidR="00DE3028">
          <w:rPr>
            <w:lang w:val="es-ES"/>
          </w:rPr>
          <w:t>a los</w:t>
        </w:r>
      </w:ins>
      <w:del w:id="8" w:author="César" w:date="2013-05-14T18:43:00Z">
        <w:r w:rsidRPr="005F1FCD" w:rsidDel="00DE3028">
          <w:rPr>
            <w:lang w:val="es-ES"/>
          </w:rPr>
          <w:delText>la</w:delText>
        </w:r>
      </w:del>
      <w:r w:rsidRPr="005F1FCD">
        <w:rPr>
          <w:lang w:val="es-ES"/>
        </w:rPr>
        <w:t xml:space="preserve"> </w:t>
      </w:r>
      <w:del w:id="9" w:author="César" w:date="2013-05-14T18:43:00Z">
        <w:r w:rsidRPr="005F1FCD" w:rsidDel="00DE3028">
          <w:rPr>
            <w:lang w:val="es-ES"/>
          </w:rPr>
          <w:delText xml:space="preserve">asignación </w:delText>
        </w:r>
      </w:del>
      <w:r w:rsidRPr="005F1FCD">
        <w:rPr>
          <w:lang w:val="es-ES"/>
        </w:rPr>
        <w:t>de proveedores</w:t>
      </w:r>
      <w:ins w:id="10" w:author="César" w:date="2013-05-14T18:43:00Z">
        <w:r w:rsidR="00DE3028">
          <w:rPr>
            <w:lang w:val="es-ES"/>
          </w:rPr>
          <w:t xml:space="preserve"> y clientes interactuar</w:t>
        </w:r>
      </w:ins>
      <w:r w:rsidRPr="005F1FCD">
        <w:rPr>
          <w:lang w:val="es-ES"/>
        </w:rPr>
        <w:t xml:space="preserve">, </w:t>
      </w:r>
      <w:ins w:id="11" w:author="César" w:date="2013-05-14T18:44:00Z">
        <w:r w:rsidR="00DE3028">
          <w:rPr>
            <w:lang w:val="es-ES"/>
          </w:rPr>
          <w:t xml:space="preserve">registro de </w:t>
        </w:r>
        <w:proofErr w:type="gramStart"/>
        <w:r w:rsidR="00DE3028">
          <w:rPr>
            <w:lang w:val="es-ES"/>
          </w:rPr>
          <w:t xml:space="preserve">las </w:t>
        </w:r>
      </w:ins>
      <w:r w:rsidRPr="005F1FCD">
        <w:rPr>
          <w:lang w:val="es-ES"/>
        </w:rPr>
        <w:t>venta y</w:t>
      </w:r>
      <w:proofErr w:type="gramEnd"/>
      <w:r w:rsidRPr="005F1FCD">
        <w:rPr>
          <w:lang w:val="es-ES"/>
        </w:rPr>
        <w:t xml:space="preserve"> control de insumos, y </w:t>
      </w:r>
      <w:ins w:id="12" w:author="César" w:date="2013-05-14T18:44:00Z">
        <w:r w:rsidR="00DE3028">
          <w:rPr>
            <w:lang w:val="es-ES"/>
          </w:rPr>
          <w:t>post-servicio.</w:t>
        </w:r>
      </w:ins>
      <w:del w:id="13" w:author="César" w:date="2013-05-14T18:44:00Z">
        <w:r w:rsidRPr="005F1FCD" w:rsidDel="00DE3028">
          <w:rPr>
            <w:lang w:val="es-ES"/>
          </w:rPr>
          <w:delText>retroalimentación mediante encuestas de satisfacción al cliente</w:delText>
        </w:r>
      </w:del>
      <w:r w:rsidRPr="005F1FCD">
        <w:rPr>
          <w:lang w:val="es-ES"/>
        </w:rPr>
        <w:t>.</w:t>
      </w:r>
    </w:p>
    <w:p w:rsidR="00416F50" w:rsidRDefault="00416F50" w:rsidP="005F1FCD">
      <w:pPr>
        <w:ind w:firstLine="432"/>
        <w:rPr>
          <w:ins w:id="14" w:author="Christian" w:date="2013-05-14T21:06:00Z"/>
          <w:lang w:val="es-ES"/>
        </w:rPr>
      </w:pPr>
    </w:p>
    <w:p w:rsidR="00416F50" w:rsidRPr="000B4B4D" w:rsidRDefault="00416F50" w:rsidP="005F1FCD">
      <w:pPr>
        <w:ind w:firstLine="432"/>
        <w:rPr>
          <w:lang w:val="es-ES"/>
        </w:rPr>
      </w:pPr>
      <w:commentRangeStart w:id="15"/>
      <w:ins w:id="16" w:author="Christian" w:date="2013-05-14T21:09:00Z">
        <w:r w:rsidRPr="00416F50">
          <w:rPr>
            <w:lang w:val="es-ES"/>
          </w:rPr>
          <w:t>Implementar un sistema de información para la gestión de entrega de servicios generales y de mantenimiento a hogares basado en un esquema de comercio electrónico que permita el manejo de proveedores, registro de las ventas, control de insumos, y gestión del post-servicio.</w:t>
        </w:r>
        <w:commentRangeEnd w:id="15"/>
        <w:r>
          <w:rPr>
            <w:rStyle w:val="Refdecomentario"/>
          </w:rPr>
          <w:commentReference w:id="15"/>
        </w:r>
      </w:ins>
    </w:p>
    <w:p w:rsidR="004A446D" w:rsidRPr="00E624C5" w:rsidRDefault="004A446D" w:rsidP="00E624C5">
      <w:pPr>
        <w:rPr>
          <w:lang w:val="es-ES"/>
        </w:rPr>
      </w:pPr>
    </w:p>
    <w:p w:rsidR="00E624C5" w:rsidRDefault="00E624C5" w:rsidP="007A5781">
      <w:pPr>
        <w:pStyle w:val="Ttulo1"/>
        <w:rPr>
          <w:sz w:val="28"/>
          <w:lang w:val="es-ES"/>
        </w:rPr>
      </w:pPr>
      <w:bookmarkStart w:id="17" w:name="_Toc355594394"/>
      <w:r>
        <w:rPr>
          <w:sz w:val="28"/>
          <w:lang w:val="es-ES"/>
        </w:rPr>
        <w:t xml:space="preserve">Objetivos </w:t>
      </w:r>
      <w:commentRangeStart w:id="18"/>
      <w:r>
        <w:rPr>
          <w:sz w:val="28"/>
          <w:lang w:val="es-ES"/>
        </w:rPr>
        <w:t>Específicos</w:t>
      </w:r>
      <w:bookmarkEnd w:id="17"/>
      <w:commentRangeEnd w:id="18"/>
      <w:r w:rsidR="00DE3028">
        <w:rPr>
          <w:rStyle w:val="Refdecomentario"/>
          <w:rFonts w:ascii="Times New Roman" w:hAnsi="Times New Roman" w:cs="Times New Roman"/>
          <w:b w:val="0"/>
          <w:bCs w:val="0"/>
          <w:kern w:val="0"/>
        </w:rPr>
        <w:commentReference w:id="18"/>
      </w:r>
    </w:p>
    <w:p w:rsidR="00E624C5" w:rsidRDefault="00E624C5" w:rsidP="00E624C5">
      <w:pPr>
        <w:rPr>
          <w:lang w:val="es-ES"/>
        </w:rPr>
      </w:pPr>
    </w:p>
    <w:p w:rsidR="00306293" w:rsidRDefault="00A42CE4" w:rsidP="00A42CE4">
      <w:pPr>
        <w:pStyle w:val="Prrafodelista"/>
        <w:numPr>
          <w:ilvl w:val="0"/>
          <w:numId w:val="44"/>
        </w:numPr>
        <w:ind w:left="426"/>
        <w:rPr>
          <w:lang w:val="es-ES"/>
        </w:rPr>
      </w:pPr>
      <w:r w:rsidRPr="00A42CE4">
        <w:rPr>
          <w:lang w:val="es-ES"/>
        </w:rPr>
        <w:t>Definir y diseñar el caso de negocio que incluye</w:t>
      </w:r>
      <w:r w:rsidR="00306293">
        <w:rPr>
          <w:lang w:val="es-ES"/>
        </w:rPr>
        <w:t xml:space="preserve"> los siguientes </w:t>
      </w:r>
      <w:r w:rsidR="00F06551">
        <w:rPr>
          <w:lang w:val="es-ES"/>
        </w:rPr>
        <w:t>procesos</w:t>
      </w:r>
      <w:r w:rsidR="00306293">
        <w:rPr>
          <w:lang w:val="es-ES"/>
        </w:rPr>
        <w:t>:</w:t>
      </w:r>
      <w:r w:rsidR="00B4301C">
        <w:rPr>
          <w:lang w:val="es-ES"/>
        </w:rPr>
        <w:br/>
      </w:r>
    </w:p>
    <w:p w:rsidR="00306293" w:rsidRDefault="00306293" w:rsidP="00306293">
      <w:pPr>
        <w:pStyle w:val="Prrafodelista"/>
        <w:numPr>
          <w:ilvl w:val="0"/>
          <w:numId w:val="46"/>
        </w:numPr>
        <w:rPr>
          <w:lang w:val="es-ES"/>
        </w:rPr>
      </w:pPr>
      <w:r>
        <w:rPr>
          <w:lang w:val="es-ES"/>
        </w:rPr>
        <w:t>C</w:t>
      </w:r>
      <w:r w:rsidRPr="00A42CE4">
        <w:rPr>
          <w:lang w:val="es-ES"/>
        </w:rPr>
        <w:t>ontacto inicial</w:t>
      </w:r>
      <w:r w:rsidR="00130294">
        <w:rPr>
          <w:lang w:val="es-ES"/>
        </w:rPr>
        <w:t>.</w:t>
      </w:r>
    </w:p>
    <w:p w:rsidR="00306293" w:rsidRDefault="00306293" w:rsidP="00306293">
      <w:pPr>
        <w:pStyle w:val="Prrafodelista"/>
        <w:numPr>
          <w:ilvl w:val="0"/>
          <w:numId w:val="46"/>
        </w:numPr>
        <w:rPr>
          <w:lang w:val="es-ES"/>
        </w:rPr>
      </w:pPr>
      <w:r>
        <w:rPr>
          <w:lang w:val="es-ES"/>
        </w:rPr>
        <w:t>V</w:t>
      </w:r>
      <w:r w:rsidRPr="00A42CE4">
        <w:rPr>
          <w:lang w:val="es-ES"/>
        </w:rPr>
        <w:t>isita preliminar</w:t>
      </w:r>
      <w:r w:rsidR="00130294">
        <w:rPr>
          <w:lang w:val="es-ES"/>
        </w:rPr>
        <w:t>.</w:t>
      </w:r>
    </w:p>
    <w:p w:rsidR="00306293" w:rsidRDefault="00306293" w:rsidP="00306293">
      <w:pPr>
        <w:pStyle w:val="Prrafodelista"/>
        <w:numPr>
          <w:ilvl w:val="0"/>
          <w:numId w:val="46"/>
        </w:numPr>
        <w:rPr>
          <w:lang w:val="es-ES"/>
        </w:rPr>
      </w:pPr>
      <w:r>
        <w:rPr>
          <w:lang w:val="es-ES"/>
        </w:rPr>
        <w:t>I</w:t>
      </w:r>
      <w:r w:rsidRPr="00A42CE4">
        <w:rPr>
          <w:lang w:val="es-ES"/>
        </w:rPr>
        <w:t>nsumos y materiales a usar</w:t>
      </w:r>
      <w:r w:rsidR="00130294">
        <w:rPr>
          <w:lang w:val="es-ES"/>
        </w:rPr>
        <w:t>.</w:t>
      </w:r>
    </w:p>
    <w:p w:rsidR="00306293" w:rsidRDefault="00306293" w:rsidP="00306293">
      <w:pPr>
        <w:pStyle w:val="Prrafodelista"/>
        <w:numPr>
          <w:ilvl w:val="0"/>
          <w:numId w:val="46"/>
        </w:numPr>
        <w:rPr>
          <w:lang w:val="es-ES"/>
        </w:rPr>
      </w:pPr>
      <w:r>
        <w:rPr>
          <w:lang w:val="es-ES"/>
        </w:rPr>
        <w:t>E</w:t>
      </w:r>
      <w:r w:rsidRPr="00A42CE4">
        <w:rPr>
          <w:lang w:val="es-ES"/>
        </w:rPr>
        <w:t>jecución del trabajo</w:t>
      </w:r>
      <w:r w:rsidR="00130294">
        <w:rPr>
          <w:lang w:val="es-ES"/>
        </w:rPr>
        <w:t>.</w:t>
      </w:r>
    </w:p>
    <w:p w:rsidR="00306293" w:rsidRPr="00306293" w:rsidRDefault="00306293" w:rsidP="00306293">
      <w:pPr>
        <w:pStyle w:val="Prrafodelista"/>
        <w:numPr>
          <w:ilvl w:val="0"/>
          <w:numId w:val="46"/>
        </w:numPr>
        <w:rPr>
          <w:lang w:val="es-ES"/>
        </w:rPr>
      </w:pPr>
      <w:r w:rsidRPr="00306293">
        <w:rPr>
          <w:lang w:val="es-ES"/>
        </w:rPr>
        <w:t>Cierre y retroalimentación (encuestas al cliente)</w:t>
      </w:r>
      <w:r w:rsidR="00130294">
        <w:rPr>
          <w:lang w:val="es-ES"/>
        </w:rPr>
        <w:t>.</w:t>
      </w:r>
    </w:p>
    <w:p w:rsidR="00306293" w:rsidRDefault="00306293" w:rsidP="00306293">
      <w:pPr>
        <w:pStyle w:val="Prrafodelista"/>
        <w:ind w:left="426"/>
        <w:rPr>
          <w:lang w:val="es-ES"/>
        </w:rPr>
      </w:pPr>
    </w:p>
    <w:p w:rsidR="00A42CE4" w:rsidRPr="00A42CE4" w:rsidRDefault="00A42CE4" w:rsidP="00A42CE4">
      <w:pPr>
        <w:pStyle w:val="Prrafodelista"/>
        <w:numPr>
          <w:ilvl w:val="0"/>
          <w:numId w:val="44"/>
        </w:numPr>
        <w:ind w:left="426"/>
        <w:rPr>
          <w:lang w:val="es-ES"/>
        </w:rPr>
      </w:pPr>
      <w:r w:rsidRPr="00A42CE4">
        <w:rPr>
          <w:lang w:val="es-ES"/>
        </w:rPr>
        <w:t xml:space="preserve">Definir las reglas de negocio que deben cumplir todos los </w:t>
      </w:r>
      <w:commentRangeStart w:id="19"/>
      <w:r w:rsidRPr="00A42CE4">
        <w:rPr>
          <w:lang w:val="es-ES"/>
        </w:rPr>
        <w:t>stakeholders</w:t>
      </w:r>
      <w:commentRangeEnd w:id="19"/>
      <w:r w:rsidR="00623177">
        <w:rPr>
          <w:rStyle w:val="Refdecomentario"/>
        </w:rPr>
        <w:commentReference w:id="19"/>
      </w:r>
      <w:r w:rsidRPr="00A42CE4">
        <w:rPr>
          <w:lang w:val="es-ES"/>
        </w:rPr>
        <w:t xml:space="preserve"> involucrados en el caso de negocio.</w:t>
      </w:r>
    </w:p>
    <w:p w:rsidR="00A42CE4" w:rsidRPr="00A42CE4" w:rsidRDefault="00A42CE4" w:rsidP="00A42CE4">
      <w:pPr>
        <w:pStyle w:val="Prrafodelista"/>
        <w:ind w:left="426"/>
        <w:rPr>
          <w:lang w:val="es-ES"/>
        </w:rPr>
      </w:pPr>
    </w:p>
    <w:p w:rsidR="00130294" w:rsidRDefault="00A42CE4" w:rsidP="00A42CE4">
      <w:pPr>
        <w:pStyle w:val="Prrafodelista"/>
        <w:numPr>
          <w:ilvl w:val="0"/>
          <w:numId w:val="44"/>
        </w:numPr>
        <w:ind w:left="426"/>
        <w:rPr>
          <w:lang w:val="es-ES"/>
        </w:rPr>
      </w:pPr>
      <w:r w:rsidRPr="00130294">
        <w:rPr>
          <w:lang w:val="es-ES"/>
        </w:rPr>
        <w:t xml:space="preserve">Implementar </w:t>
      </w:r>
      <w:r w:rsidR="00623177">
        <w:rPr>
          <w:lang w:val="es-ES"/>
        </w:rPr>
        <w:t xml:space="preserve">un proceso de búsqueda basada en </w:t>
      </w:r>
      <w:r w:rsidRPr="00130294">
        <w:rPr>
          <w:lang w:val="es-ES"/>
        </w:rPr>
        <w:t xml:space="preserve">el algoritmo Tabú para la asignación automática del mejor proveedor al cliente, considerando los </w:t>
      </w:r>
      <w:r w:rsidR="00130294" w:rsidRPr="00130294">
        <w:rPr>
          <w:lang w:val="es-ES"/>
        </w:rPr>
        <w:t xml:space="preserve">siguientes </w:t>
      </w:r>
      <w:r w:rsidR="00130294">
        <w:rPr>
          <w:lang w:val="es-ES"/>
        </w:rPr>
        <w:t>factores</w:t>
      </w:r>
      <w:r w:rsidR="00CE38F1">
        <w:rPr>
          <w:lang w:val="es-ES"/>
        </w:rPr>
        <w:t>:</w:t>
      </w:r>
    </w:p>
    <w:p w:rsidR="00130294" w:rsidRPr="00130294" w:rsidRDefault="00130294" w:rsidP="00130294">
      <w:pPr>
        <w:pStyle w:val="Prrafodelista"/>
        <w:rPr>
          <w:lang w:val="es-ES"/>
        </w:rPr>
      </w:pPr>
    </w:p>
    <w:p w:rsidR="00130294" w:rsidRDefault="00130294" w:rsidP="00130294">
      <w:pPr>
        <w:pStyle w:val="Prrafodelista"/>
        <w:numPr>
          <w:ilvl w:val="0"/>
          <w:numId w:val="47"/>
        </w:numPr>
        <w:rPr>
          <w:lang w:val="es-ES"/>
        </w:rPr>
      </w:pPr>
      <w:r>
        <w:rPr>
          <w:lang w:val="es-ES"/>
        </w:rPr>
        <w:t>D</w:t>
      </w:r>
      <w:r w:rsidRPr="00130294">
        <w:rPr>
          <w:lang w:val="es-ES"/>
        </w:rPr>
        <w:t>isponibilidad del proveedor</w:t>
      </w:r>
      <w:r>
        <w:rPr>
          <w:lang w:val="es-ES"/>
        </w:rPr>
        <w:t>, según calendario virtual.</w:t>
      </w:r>
    </w:p>
    <w:p w:rsidR="00130294" w:rsidRDefault="00130294" w:rsidP="00130294">
      <w:pPr>
        <w:pStyle w:val="Prrafodelista"/>
        <w:numPr>
          <w:ilvl w:val="0"/>
          <w:numId w:val="47"/>
        </w:numPr>
        <w:rPr>
          <w:lang w:val="es-ES"/>
        </w:rPr>
      </w:pPr>
      <w:r>
        <w:rPr>
          <w:lang w:val="es-ES"/>
        </w:rPr>
        <w:t>D</w:t>
      </w:r>
      <w:r w:rsidRPr="00130294">
        <w:rPr>
          <w:lang w:val="es-ES"/>
        </w:rPr>
        <w:t>istanciamiento entre ambos</w:t>
      </w:r>
      <w:r>
        <w:rPr>
          <w:lang w:val="es-ES"/>
        </w:rPr>
        <w:t>.</w:t>
      </w:r>
    </w:p>
    <w:p w:rsidR="00130294" w:rsidRDefault="00130294" w:rsidP="00130294">
      <w:pPr>
        <w:pStyle w:val="Prrafodelista"/>
        <w:numPr>
          <w:ilvl w:val="0"/>
          <w:numId w:val="47"/>
        </w:numPr>
        <w:rPr>
          <w:lang w:val="es-ES"/>
        </w:rPr>
      </w:pPr>
      <w:r>
        <w:rPr>
          <w:lang w:val="es-ES"/>
        </w:rPr>
        <w:t>P</w:t>
      </w:r>
      <w:r w:rsidRPr="00130294">
        <w:rPr>
          <w:lang w:val="es-ES"/>
        </w:rPr>
        <w:t>untuación promedio del proveedor</w:t>
      </w:r>
      <w:r>
        <w:rPr>
          <w:lang w:val="es-ES"/>
        </w:rPr>
        <w:t xml:space="preserve">, </w:t>
      </w:r>
      <w:r w:rsidRPr="00130294">
        <w:rPr>
          <w:lang w:val="es-ES"/>
        </w:rPr>
        <w:t xml:space="preserve">según </w:t>
      </w:r>
      <w:r>
        <w:rPr>
          <w:lang w:val="es-ES"/>
        </w:rPr>
        <w:t>la calificación de los clientes.</w:t>
      </w:r>
    </w:p>
    <w:p w:rsidR="00130294" w:rsidRDefault="00130294" w:rsidP="00130294">
      <w:pPr>
        <w:pStyle w:val="Prrafodelista"/>
        <w:numPr>
          <w:ilvl w:val="0"/>
          <w:numId w:val="47"/>
        </w:numPr>
        <w:rPr>
          <w:lang w:val="es-ES"/>
        </w:rPr>
      </w:pPr>
      <w:r>
        <w:rPr>
          <w:lang w:val="es-ES"/>
        </w:rPr>
        <w:t>C</w:t>
      </w:r>
      <w:r w:rsidRPr="00130294">
        <w:rPr>
          <w:lang w:val="es-ES"/>
        </w:rPr>
        <w:t>umplimiento por parte del proveedor de las reglas de negocio.</w:t>
      </w:r>
      <w:r>
        <w:rPr>
          <w:lang w:val="es-ES"/>
        </w:rPr>
        <w:tab/>
      </w:r>
      <w:r w:rsidRPr="00130294">
        <w:rPr>
          <w:lang w:val="es-ES"/>
        </w:rPr>
        <w:br/>
      </w:r>
    </w:p>
    <w:p w:rsidR="00A42CE4" w:rsidRPr="00A42CE4" w:rsidRDefault="00623177" w:rsidP="00A42CE4">
      <w:pPr>
        <w:pStyle w:val="Prrafodelista"/>
        <w:numPr>
          <w:ilvl w:val="0"/>
          <w:numId w:val="44"/>
        </w:numPr>
        <w:ind w:left="426"/>
        <w:rPr>
          <w:lang w:val="es-ES"/>
        </w:rPr>
      </w:pPr>
      <w:del w:id="20" w:author="Christian" w:date="2013-05-14T21:33:00Z">
        <w:r w:rsidDel="00EF61FF">
          <w:rPr>
            <w:lang w:val="es-ES"/>
          </w:rPr>
          <w:delText>Seleccionar y definir una</w:delText>
        </w:r>
        <w:r w:rsidR="00A42CE4" w:rsidRPr="00A42CE4" w:rsidDel="00EF61FF">
          <w:rPr>
            <w:lang w:val="es-ES"/>
          </w:rPr>
          <w:delText xml:space="preserve"> arquitectura</w:delText>
        </w:r>
        <w:r w:rsidDel="00EF61FF">
          <w:rPr>
            <w:lang w:val="es-ES"/>
          </w:rPr>
          <w:delText xml:space="preserve"> web que permita</w:delText>
        </w:r>
        <w:r w:rsidR="00A42CE4" w:rsidRPr="00A42CE4" w:rsidDel="00EF61FF">
          <w:rPr>
            <w:lang w:val="es-ES"/>
          </w:rPr>
          <w:delText xml:space="preserve"> </w:delText>
        </w:r>
        <w:r w:rsidDel="00EF61FF">
          <w:rPr>
            <w:lang w:val="es-ES"/>
          </w:rPr>
          <w:delText>a</w:delText>
        </w:r>
        <w:r w:rsidR="00A42CE4" w:rsidRPr="00A42CE4" w:rsidDel="00EF61FF">
          <w:rPr>
            <w:lang w:val="es-ES"/>
          </w:rPr>
          <w:delText>l sistema</w:delText>
        </w:r>
        <w:r w:rsidDel="00EF61FF">
          <w:rPr>
            <w:lang w:val="es-ES"/>
          </w:rPr>
          <w:delText xml:space="preserve"> ser escalable y </w:delText>
        </w:r>
        <w:r w:rsidR="00A42CE4" w:rsidRPr="00A42CE4" w:rsidDel="00EF61FF">
          <w:rPr>
            <w:lang w:val="es-ES"/>
          </w:rPr>
          <w:delText xml:space="preserve"> basada en una plataforma (de comercio electrónico).</w:delText>
        </w:r>
        <w:r w:rsidR="009424EC" w:rsidDel="00EF61FF">
          <w:rPr>
            <w:lang w:val="es-ES"/>
          </w:rPr>
          <w:tab/>
        </w:r>
      </w:del>
      <w:r w:rsidR="00A42CE4">
        <w:rPr>
          <w:lang w:val="es-ES"/>
        </w:rPr>
        <w:br/>
      </w:r>
    </w:p>
    <w:p w:rsidR="00A42CE4" w:rsidRDefault="00A42CE4" w:rsidP="00A42CE4">
      <w:pPr>
        <w:pStyle w:val="Prrafodelista"/>
        <w:numPr>
          <w:ilvl w:val="0"/>
          <w:numId w:val="44"/>
        </w:numPr>
        <w:ind w:left="426"/>
        <w:rPr>
          <w:lang w:val="es-ES"/>
        </w:rPr>
      </w:pPr>
      <w:r w:rsidRPr="00A42CE4">
        <w:rPr>
          <w:lang w:val="es-ES"/>
        </w:rPr>
        <w:t>Construir el sistema</w:t>
      </w:r>
      <w:r w:rsidR="00623177">
        <w:rPr>
          <w:lang w:val="es-ES"/>
        </w:rPr>
        <w:t xml:space="preserve"> y realizar las pruebas</w:t>
      </w:r>
      <w:r w:rsidR="006D6820">
        <w:rPr>
          <w:lang w:val="es-ES"/>
        </w:rPr>
        <w:t>.</w:t>
      </w:r>
    </w:p>
    <w:p w:rsidR="00623177" w:rsidRDefault="00623177" w:rsidP="00C10FC7">
      <w:pPr>
        <w:pStyle w:val="Prrafodelista"/>
        <w:ind w:left="426"/>
        <w:rPr>
          <w:lang w:val="es-ES"/>
        </w:rPr>
      </w:pPr>
    </w:p>
    <w:p w:rsidR="00623177" w:rsidRPr="00A42CE4" w:rsidRDefault="00623177" w:rsidP="00A42CE4">
      <w:pPr>
        <w:pStyle w:val="Prrafodelista"/>
        <w:numPr>
          <w:ilvl w:val="0"/>
          <w:numId w:val="44"/>
        </w:numPr>
        <w:ind w:left="426"/>
        <w:rPr>
          <w:lang w:val="es-ES"/>
        </w:rPr>
      </w:pPr>
      <w:r w:rsidRPr="00F340F8">
        <w:rPr>
          <w:rFonts w:cs="Arial"/>
          <w:szCs w:val="22"/>
          <w:lang w:val="es-ES_tradnl"/>
        </w:rPr>
        <w:t>Realizar un análisis comparativo de herramientas tecnológicas y adoptar l</w:t>
      </w:r>
      <w:r>
        <w:rPr>
          <w:rFonts w:cs="Arial"/>
          <w:szCs w:val="22"/>
          <w:lang w:val="es-ES_tradnl"/>
        </w:rPr>
        <w:t>as que mejor se adecu</w:t>
      </w:r>
      <w:r w:rsidRPr="00F340F8">
        <w:rPr>
          <w:rFonts w:cs="Arial"/>
          <w:szCs w:val="22"/>
          <w:lang w:val="es-ES_tradnl"/>
        </w:rPr>
        <w:t>en a los requerimientos del sistema</w:t>
      </w:r>
    </w:p>
    <w:p w:rsidR="00A42CE4" w:rsidRDefault="00A42CE4" w:rsidP="00E624C5">
      <w:pPr>
        <w:rPr>
          <w:lang w:val="es-ES"/>
        </w:rPr>
      </w:pPr>
    </w:p>
    <w:p w:rsidR="00B22A4B" w:rsidRDefault="00B22A4B" w:rsidP="00E624C5">
      <w:pPr>
        <w:rPr>
          <w:lang w:val="es-ES"/>
        </w:rPr>
      </w:pPr>
    </w:p>
    <w:p w:rsidR="00B22A4B" w:rsidRPr="00E624C5" w:rsidRDefault="00B22A4B" w:rsidP="00E624C5">
      <w:pPr>
        <w:rPr>
          <w:lang w:val="es-ES"/>
        </w:rPr>
      </w:pPr>
    </w:p>
    <w:p w:rsidR="00E624C5" w:rsidRDefault="00E624C5" w:rsidP="007A5781">
      <w:pPr>
        <w:pStyle w:val="Ttulo1"/>
        <w:rPr>
          <w:sz w:val="28"/>
          <w:lang w:val="es-ES"/>
        </w:rPr>
      </w:pPr>
      <w:bookmarkStart w:id="21" w:name="_Toc355594395"/>
      <w:r>
        <w:rPr>
          <w:sz w:val="28"/>
          <w:lang w:val="es-ES"/>
        </w:rPr>
        <w:t>Resultados Esperados</w:t>
      </w:r>
      <w:bookmarkEnd w:id="21"/>
    </w:p>
    <w:p w:rsidR="00E624C5" w:rsidRDefault="00E624C5" w:rsidP="00E624C5">
      <w:pPr>
        <w:rPr>
          <w:lang w:val="es-ES"/>
        </w:rPr>
      </w:pPr>
    </w:p>
    <w:p w:rsidR="0048260C" w:rsidRDefault="0048260C" w:rsidP="0048260C">
      <w:pPr>
        <w:ind w:firstLine="432"/>
        <w:rPr>
          <w:lang w:val="es-ES"/>
        </w:rPr>
      </w:pPr>
      <w:r w:rsidRPr="0048260C">
        <w:rPr>
          <w:lang w:val="es-ES"/>
        </w:rPr>
        <w:t xml:space="preserve">Los siguientes resultados esperados corresponden a </w:t>
      </w:r>
      <w:r>
        <w:rPr>
          <w:lang w:val="es-ES"/>
        </w:rPr>
        <w:t xml:space="preserve">los objetivos específicos mencionados en el punto anterior </w:t>
      </w:r>
      <w:r w:rsidRPr="0048260C">
        <w:rPr>
          <w:lang w:val="es-ES"/>
        </w:rPr>
        <w:t>en el mismo orden.</w:t>
      </w:r>
    </w:p>
    <w:p w:rsidR="0048260C" w:rsidRDefault="0048260C" w:rsidP="00E624C5">
      <w:pPr>
        <w:rPr>
          <w:lang w:val="es-ES"/>
        </w:rPr>
      </w:pPr>
    </w:p>
    <w:p w:rsidR="0048260C" w:rsidRDefault="00F06551" w:rsidP="00B769C1">
      <w:pPr>
        <w:pStyle w:val="Prrafodelista"/>
        <w:numPr>
          <w:ilvl w:val="0"/>
          <w:numId w:val="48"/>
        </w:numPr>
        <w:ind w:left="426"/>
        <w:rPr>
          <w:lang w:val="es-ES"/>
        </w:rPr>
      </w:pPr>
      <w:r>
        <w:rPr>
          <w:lang w:val="es-ES"/>
        </w:rPr>
        <w:t xml:space="preserve">Documento que contiene el detalle del caso de negocio así como el diagrama de flujo </w:t>
      </w:r>
      <w:r w:rsidR="00E16E67">
        <w:rPr>
          <w:lang w:val="es-ES"/>
        </w:rPr>
        <w:t>de los procesos involucrados.</w:t>
      </w:r>
    </w:p>
    <w:p w:rsidR="00E16E67" w:rsidRDefault="00E16E67" w:rsidP="00E16E67">
      <w:pPr>
        <w:pStyle w:val="Prrafodelista"/>
        <w:ind w:left="426"/>
        <w:rPr>
          <w:lang w:val="es-ES"/>
        </w:rPr>
      </w:pPr>
    </w:p>
    <w:p w:rsidR="00E16E67" w:rsidRDefault="00E16E67" w:rsidP="00B769C1">
      <w:pPr>
        <w:pStyle w:val="Prrafodelista"/>
        <w:numPr>
          <w:ilvl w:val="0"/>
          <w:numId w:val="48"/>
        </w:numPr>
        <w:ind w:left="426"/>
        <w:rPr>
          <w:lang w:val="es-ES"/>
        </w:rPr>
      </w:pPr>
      <w:r>
        <w:rPr>
          <w:lang w:val="es-ES"/>
        </w:rPr>
        <w:t>Documento que contiene y describe todas las reglas de negocio que deben ser cumplidas tanto por clientes como proveedores a fin de poder llevar a cabo el caso de negocio.</w:t>
      </w:r>
    </w:p>
    <w:p w:rsidR="00E16E67" w:rsidRPr="00E16E67" w:rsidRDefault="00E16E67" w:rsidP="00E16E67">
      <w:pPr>
        <w:pStyle w:val="Prrafodelista"/>
        <w:rPr>
          <w:lang w:val="es-ES"/>
        </w:rPr>
      </w:pPr>
    </w:p>
    <w:p w:rsidR="00DE32D7" w:rsidRDefault="00DE32D7" w:rsidP="00B769C1">
      <w:pPr>
        <w:pStyle w:val="Prrafodelista"/>
        <w:numPr>
          <w:ilvl w:val="0"/>
          <w:numId w:val="48"/>
        </w:numPr>
        <w:ind w:left="426"/>
        <w:rPr>
          <w:lang w:val="es-ES"/>
        </w:rPr>
      </w:pPr>
      <w:r>
        <w:rPr>
          <w:lang w:val="es-ES"/>
        </w:rPr>
        <w:t>Documento que contiene el pseudocódigo del algoritmo Tabú para la asignación del mejor proveedor al cliente, dados los factores mencionados</w:t>
      </w:r>
      <w:r w:rsidR="00F52290">
        <w:rPr>
          <w:lang w:val="es-ES"/>
        </w:rPr>
        <w:t xml:space="preserve"> en el objetivo específico</w:t>
      </w:r>
      <w:r>
        <w:rPr>
          <w:lang w:val="es-ES"/>
        </w:rPr>
        <w:t>.</w:t>
      </w:r>
    </w:p>
    <w:p w:rsidR="00DE32D7" w:rsidRPr="00DE32D7" w:rsidRDefault="00DE32D7" w:rsidP="00DE32D7">
      <w:pPr>
        <w:pStyle w:val="Prrafodelista"/>
        <w:rPr>
          <w:lang w:val="es-ES"/>
        </w:rPr>
      </w:pPr>
    </w:p>
    <w:p w:rsidR="00E16E67" w:rsidRPr="001F3368" w:rsidDel="00EF61FF" w:rsidRDefault="00B35895" w:rsidP="000E1161">
      <w:pPr>
        <w:pStyle w:val="Prrafodelista"/>
        <w:numPr>
          <w:ilvl w:val="0"/>
          <w:numId w:val="48"/>
        </w:numPr>
        <w:ind w:left="426"/>
        <w:jc w:val="left"/>
        <w:rPr>
          <w:del w:id="22" w:author="Christian" w:date="2013-05-14T21:38:00Z"/>
          <w:lang w:val="es-ES"/>
        </w:rPr>
      </w:pPr>
      <w:del w:id="23" w:author="Christian" w:date="2013-05-14T21:38:00Z">
        <w:r w:rsidRPr="001F3368" w:rsidDel="00EF61FF">
          <w:rPr>
            <w:lang w:val="es-ES"/>
          </w:rPr>
          <w:delText>Documento de arquitectura del s</w:delText>
        </w:r>
        <w:r w:rsidR="001F3368" w:rsidRPr="001F3368" w:rsidDel="00EF61FF">
          <w:rPr>
            <w:lang w:val="es-ES"/>
          </w:rPr>
          <w:delText>istema</w:delText>
        </w:r>
        <w:r w:rsidR="00FB2819" w:rsidDel="00EF61FF">
          <w:rPr>
            <w:lang w:val="es-ES"/>
          </w:rPr>
          <w:delText xml:space="preserve"> que muestre </w:delText>
        </w:r>
        <w:r w:rsidR="001F3368" w:rsidRPr="001F3368" w:rsidDel="00EF61FF">
          <w:rPr>
            <w:lang w:val="es-ES"/>
          </w:rPr>
          <w:delText>la integración entre componentes, así como los patrones de diseño a utilizar.</w:delText>
        </w:r>
      </w:del>
    </w:p>
    <w:p w:rsidR="00B35895" w:rsidRPr="00B35895" w:rsidRDefault="00B35895" w:rsidP="00B35895">
      <w:pPr>
        <w:pStyle w:val="Prrafodelista"/>
        <w:rPr>
          <w:lang w:val="es-ES"/>
        </w:rPr>
      </w:pPr>
    </w:p>
    <w:p w:rsidR="00B35895" w:rsidRPr="00B769C1" w:rsidRDefault="001F3368" w:rsidP="00B769C1">
      <w:pPr>
        <w:pStyle w:val="Prrafodelista"/>
        <w:numPr>
          <w:ilvl w:val="0"/>
          <w:numId w:val="48"/>
        </w:numPr>
        <w:ind w:left="426"/>
        <w:rPr>
          <w:lang w:val="es-ES"/>
        </w:rPr>
      </w:pPr>
      <w:r>
        <w:rPr>
          <w:lang w:val="es-ES"/>
        </w:rPr>
        <w:t xml:space="preserve">Producto software </w:t>
      </w:r>
      <w:r w:rsidR="00643EE2">
        <w:rPr>
          <w:lang w:val="es-ES"/>
        </w:rPr>
        <w:t>implementado</w:t>
      </w:r>
      <w:ins w:id="24" w:author="César" w:date="2013-05-14T19:03:00Z">
        <w:r w:rsidR="004973D2">
          <w:rPr>
            <w:lang w:val="es-ES"/>
          </w:rPr>
          <w:t xml:space="preserve"> y aprobado</w:t>
        </w:r>
      </w:ins>
      <w:r w:rsidR="00643EE2">
        <w:rPr>
          <w:lang w:val="es-ES"/>
        </w:rPr>
        <w:t>.</w:t>
      </w:r>
    </w:p>
    <w:p w:rsidR="0048260C" w:rsidRDefault="0048260C" w:rsidP="00E624C5">
      <w:pPr>
        <w:rPr>
          <w:lang w:val="es-ES"/>
        </w:rPr>
      </w:pPr>
    </w:p>
    <w:p w:rsidR="0048260C" w:rsidRDefault="0048260C" w:rsidP="00E624C5">
      <w:pPr>
        <w:rPr>
          <w:lang w:val="es-ES"/>
        </w:rPr>
      </w:pPr>
    </w:p>
    <w:p w:rsidR="0048260C" w:rsidRDefault="0048260C" w:rsidP="00E624C5">
      <w:pPr>
        <w:rPr>
          <w:lang w:val="es-ES"/>
        </w:rPr>
      </w:pPr>
    </w:p>
    <w:p w:rsidR="007A5781" w:rsidRPr="000C3834" w:rsidRDefault="00EA654E" w:rsidP="007A5781">
      <w:pPr>
        <w:pStyle w:val="Ttulo1"/>
        <w:rPr>
          <w:sz w:val="28"/>
          <w:lang w:val="es-ES"/>
        </w:rPr>
      </w:pPr>
      <w:bookmarkStart w:id="25" w:name="_Toc355594396"/>
      <w:r w:rsidRPr="000C3834">
        <w:rPr>
          <w:sz w:val="28"/>
          <w:lang w:val="es-ES"/>
        </w:rPr>
        <w:t>Marco teórico</w:t>
      </w:r>
      <w:bookmarkEnd w:id="25"/>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Ttulo2"/>
        <w:rPr>
          <w:lang w:val="es-ES"/>
        </w:rPr>
      </w:pPr>
      <w:bookmarkStart w:id="26" w:name="_Toc355594397"/>
      <w:r w:rsidRPr="000C3834">
        <w:rPr>
          <w:lang w:val="es-ES"/>
        </w:rPr>
        <w:t>Marco conceptual</w:t>
      </w:r>
      <w:bookmarkEnd w:id="26"/>
    </w:p>
    <w:p w:rsidR="00B2608E" w:rsidRPr="000C3834" w:rsidRDefault="00B2608E" w:rsidP="00835772">
      <w:pPr>
        <w:rPr>
          <w:lang w:val="es-ES"/>
        </w:rPr>
      </w:pPr>
    </w:p>
    <w:p w:rsidR="00053F5E" w:rsidRPr="000C3834" w:rsidRDefault="00B2608E" w:rsidP="005C6C36">
      <w:pPr>
        <w:ind w:firstLine="576"/>
        <w:rPr>
          <w:lang w:val="es-ES"/>
        </w:rPr>
      </w:pPr>
      <w:r w:rsidRPr="000C3834">
        <w:rPr>
          <w:lang w:val="es-ES"/>
        </w:rPr>
        <w:t xml:space="preserve">Los conceptos serán presentados en grupos de acuerdo a su relación con </w:t>
      </w:r>
      <w:r w:rsidR="006752F0" w:rsidRPr="000C3834">
        <w:rPr>
          <w:lang w:val="es-ES"/>
        </w:rPr>
        <w:t>el</w:t>
      </w:r>
      <w:r w:rsidRPr="000C3834">
        <w:rPr>
          <w:lang w:val="es-ES"/>
        </w:rPr>
        <w:t xml:space="preserve"> proyecto para un mejor entendimiento de cada uno de estos.</w:t>
      </w:r>
      <w:r w:rsidR="005C6C36" w:rsidRPr="000C3834">
        <w:rPr>
          <w:lang w:val="es-ES"/>
        </w:rPr>
        <w:t xml:space="preserve"> </w:t>
      </w:r>
      <w:r w:rsidR="003F0BA1" w:rsidRPr="000C3834">
        <w:rPr>
          <w:lang w:val="es-ES"/>
        </w:rPr>
        <w:tab/>
      </w:r>
      <w:r w:rsidR="003F0BA1" w:rsidRPr="000C3834">
        <w:rPr>
          <w:lang w:val="es-ES"/>
        </w:rPr>
        <w:br/>
      </w:r>
    </w:p>
    <w:p w:rsidR="00EA654E" w:rsidRPr="000C3834" w:rsidRDefault="00EA654E" w:rsidP="00053F5E">
      <w:pPr>
        <w:pStyle w:val="Ttulo3"/>
        <w:rPr>
          <w:lang w:val="es-ES"/>
        </w:rPr>
      </w:pPr>
      <w:bookmarkStart w:id="27" w:name="_Toc355594398"/>
      <w:r w:rsidRPr="000C3834">
        <w:rPr>
          <w:lang w:val="es-ES"/>
        </w:rPr>
        <w:lastRenderedPageBreak/>
        <w:t>Conceptos relacionados al problema</w:t>
      </w:r>
      <w:bookmarkEnd w:id="27"/>
    </w:p>
    <w:p w:rsidR="009B7B6B" w:rsidRPr="000C3834" w:rsidRDefault="00FE744D" w:rsidP="00A11964">
      <w:pPr>
        <w:pStyle w:val="Ttulo4"/>
        <w:rPr>
          <w:sz w:val="22"/>
          <w:lang w:val="es-ES"/>
        </w:rPr>
      </w:pPr>
      <w:r w:rsidRPr="000C3834">
        <w:rPr>
          <w:sz w:val="22"/>
          <w:lang w:val="es-ES"/>
        </w:rPr>
        <w:t>Economía</w:t>
      </w:r>
      <w:r w:rsidR="009D663B" w:rsidRPr="000C3834">
        <w:rPr>
          <w:sz w:val="22"/>
          <w:lang w:val="es-ES"/>
        </w:rPr>
        <w:t xml:space="preserve"> y</w:t>
      </w:r>
      <w:r w:rsidR="009061A7" w:rsidRPr="000C3834">
        <w:rPr>
          <w:sz w:val="22"/>
          <w:lang w:val="es-ES"/>
        </w:rPr>
        <w:t xml:space="preserve"> Empleo </w:t>
      </w:r>
      <w:r w:rsidRPr="000C3834">
        <w:rPr>
          <w:sz w:val="22"/>
          <w:lang w:val="es-ES"/>
        </w:rPr>
        <w:t>Informal</w:t>
      </w:r>
      <w:r w:rsidR="00A11964" w:rsidRPr="000C3834">
        <w:rPr>
          <w:sz w:val="22"/>
          <w:lang w:val="es-ES"/>
        </w:rPr>
        <w:tab/>
      </w:r>
    </w:p>
    <w:p w:rsidR="00A055D6" w:rsidRPr="000C3834" w:rsidRDefault="00246681" w:rsidP="00857B85">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w:t>
      </w:r>
      <w:r w:rsidR="009B7B6B" w:rsidRPr="000C3834">
        <w:rPr>
          <w:b w:val="0"/>
          <w:sz w:val="24"/>
          <w:lang w:val="es-ES"/>
        </w:rPr>
        <w:t>la Organización Internacional del Trabajo</w:t>
      </w:r>
      <w:r w:rsidRPr="000C3834">
        <w:rPr>
          <w:b w:val="0"/>
          <w:sz w:val="24"/>
          <w:lang w:val="es-ES"/>
        </w:rPr>
        <w:t xml:space="preserve"> le dio</w:t>
      </w:r>
      <w:r w:rsidR="00DD07A7" w:rsidRPr="000C3834">
        <w:rPr>
          <w:b w:val="0"/>
          <w:sz w:val="24"/>
          <w:lang w:val="es-ES"/>
        </w:rPr>
        <w:t xml:space="preserve"> y</w:t>
      </w:r>
      <w:r w:rsidRPr="000C3834">
        <w:rPr>
          <w:b w:val="0"/>
          <w:sz w:val="24"/>
          <w:lang w:val="es-ES"/>
        </w:rPr>
        <w:t xml:space="preserve"> el cual </w:t>
      </w:r>
      <w:r w:rsidR="00DD07A7" w:rsidRPr="000C3834">
        <w:rPr>
          <w:b w:val="0"/>
          <w:sz w:val="24"/>
          <w:lang w:val="es-ES"/>
        </w:rPr>
        <w:t>la</w:t>
      </w:r>
      <w:r w:rsidR="00B16465" w:rsidRPr="000C3834">
        <w:rPr>
          <w:b w:val="0"/>
          <w:sz w:val="24"/>
          <w:lang w:val="es-ES"/>
        </w:rPr>
        <w:t xml:space="preserve"> define </w:t>
      </w:r>
      <w:r w:rsidR="009B7B6B" w:rsidRPr="000C3834">
        <w:rPr>
          <w:b w:val="0"/>
          <w:sz w:val="24"/>
          <w:lang w:val="es-ES"/>
        </w:rPr>
        <w:t>de la siguiente manera: “</w:t>
      </w:r>
      <w:r w:rsidR="00EF39C6" w:rsidRPr="000C3834">
        <w:rPr>
          <w:b w:val="0"/>
          <w:sz w:val="24"/>
          <w:lang w:val="es-ES"/>
        </w:rPr>
        <w:t>C</w:t>
      </w:r>
      <w:r w:rsidR="009B7B6B" w:rsidRPr="000C3834">
        <w:rPr>
          <w:b w:val="0"/>
          <w:sz w:val="24"/>
          <w:lang w:val="es-ES"/>
        </w:rPr>
        <w:t>onjunto de actividades económicas desarrolladas por los trabajadores y las unidades económicas que, tanto en la legislación como en la práctica, están insuficientemente contempladas por sistemas formales o no lo están en absoluto”</w:t>
      </w:r>
      <w:r w:rsidR="00EF39C6" w:rsidRPr="000C3834">
        <w:rPr>
          <w:b w:val="0"/>
          <w:sz w:val="24"/>
          <w:lang w:val="es-ES"/>
        </w:rPr>
        <w:t xml:space="preserve"> </w:t>
      </w:r>
      <w:r w:rsidR="00971FBD" w:rsidRPr="000C3834">
        <w:rPr>
          <w:b w:val="0"/>
          <w:sz w:val="24"/>
          <w:lang w:val="es-ES"/>
        </w:rPr>
        <w:t>[</w:t>
      </w:r>
      <w:r w:rsidR="00CC5D17" w:rsidRPr="000C3834">
        <w:rPr>
          <w:b w:val="0"/>
          <w:sz w:val="24"/>
          <w:lang w:val="es-ES"/>
        </w:rPr>
        <w:t>OIT, 2012</w:t>
      </w:r>
      <w:r w:rsidR="00971FBD" w:rsidRPr="000C3834">
        <w:rPr>
          <w:b w:val="0"/>
          <w:sz w:val="24"/>
          <w:lang w:val="es-ES"/>
        </w:rPr>
        <w:t>]</w:t>
      </w:r>
      <w:r w:rsidR="0040764B" w:rsidRPr="000C3834">
        <w:rPr>
          <w:b w:val="0"/>
          <w:sz w:val="24"/>
          <w:lang w:val="es-ES"/>
        </w:rPr>
        <w:t xml:space="preserve">. </w:t>
      </w:r>
      <w:r w:rsidR="00DD07A7" w:rsidRPr="000C3834">
        <w:rPr>
          <w:b w:val="0"/>
          <w:sz w:val="24"/>
          <w:lang w:val="es-ES"/>
        </w:rPr>
        <w:t>Además e</w:t>
      </w:r>
      <w:r w:rsidR="00857B85" w:rsidRPr="000C3834">
        <w:rPr>
          <w:b w:val="0"/>
          <w:sz w:val="24"/>
          <w:lang w:val="es-ES"/>
        </w:rPr>
        <w:t>l término es ampliamente utilizado para hacer referencia a los trabajadores y empresas que operan en el ámbito de informalidad</w:t>
      </w:r>
      <w:r w:rsidR="001E2140" w:rsidRPr="000C3834">
        <w:rPr>
          <w:b w:val="0"/>
          <w:sz w:val="24"/>
          <w:lang w:val="es-ES"/>
        </w:rPr>
        <w:t xml:space="preserve">, es decir, </w:t>
      </w:r>
      <w:r w:rsidR="00857B85" w:rsidRPr="000C3834">
        <w:rPr>
          <w:b w:val="0"/>
          <w:sz w:val="24"/>
          <w:lang w:val="es-ES"/>
        </w:rPr>
        <w:t>al margen de la ley, ya sea porque ésta no se cumple, o porque es inadecuada y engorrosa</w:t>
      </w:r>
      <w:r w:rsidR="00140764" w:rsidRPr="000C3834">
        <w:rPr>
          <w:b w:val="0"/>
          <w:sz w:val="24"/>
          <w:lang w:val="es-ES"/>
        </w:rPr>
        <w:t xml:space="preserve">. </w:t>
      </w:r>
    </w:p>
    <w:p w:rsidR="00074AF3" w:rsidRPr="000C3834" w:rsidRDefault="003F6047" w:rsidP="00A20FDE">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Empleo Informal</w:t>
      </w:r>
      <w:r w:rsidR="00461718" w:rsidRPr="000C3834">
        <w:rPr>
          <w:b w:val="0"/>
          <w:i/>
          <w:sz w:val="24"/>
          <w:szCs w:val="22"/>
          <w:lang w:val="es-ES"/>
        </w:rPr>
        <w:t xml:space="preserve"> </w:t>
      </w:r>
      <w:r w:rsidR="00461718" w:rsidRPr="000C3834">
        <w:rPr>
          <w:b w:val="0"/>
          <w:sz w:val="24"/>
          <w:szCs w:val="22"/>
          <w:lang w:val="es-ES"/>
        </w:rPr>
        <w:t xml:space="preserve">o </w:t>
      </w:r>
      <w:r w:rsidR="00DD07A7" w:rsidRPr="000C3834">
        <w:rPr>
          <w:b w:val="0"/>
          <w:sz w:val="24"/>
          <w:szCs w:val="22"/>
          <w:lang w:val="es-ES"/>
        </w:rPr>
        <w:t xml:space="preserve">también conocido como </w:t>
      </w:r>
      <w:r w:rsidR="00DD07A7" w:rsidRPr="000C3834">
        <w:rPr>
          <w:b w:val="0"/>
          <w:i/>
          <w:sz w:val="24"/>
          <w:szCs w:val="22"/>
          <w:lang w:val="es-ES"/>
        </w:rPr>
        <w:t>Trabajo Informal</w:t>
      </w:r>
      <w:r w:rsidRPr="000C3834">
        <w:rPr>
          <w:b w:val="0"/>
          <w:sz w:val="24"/>
          <w:szCs w:val="22"/>
          <w:lang w:val="es-ES"/>
        </w:rPr>
        <w:t xml:space="preserve"> se le puede entender como que está enmarcado </w:t>
      </w:r>
      <w:r w:rsidR="00B40A91" w:rsidRPr="000C3834">
        <w:rPr>
          <w:b w:val="0"/>
          <w:sz w:val="24"/>
          <w:szCs w:val="22"/>
          <w:lang w:val="es-ES"/>
        </w:rPr>
        <w:t>dentro de lo que vendría a ser la economía informal de un país</w:t>
      </w:r>
      <w:r w:rsidR="00B24EC9" w:rsidRPr="000C3834">
        <w:rPr>
          <w:b w:val="0"/>
          <w:sz w:val="24"/>
          <w:szCs w:val="22"/>
          <w:lang w:val="es-ES"/>
        </w:rPr>
        <w:t xml:space="preserve"> (</w:t>
      </w:r>
      <w:r w:rsidR="00DD07A7" w:rsidRPr="000C3834">
        <w:rPr>
          <w:b w:val="0"/>
          <w:sz w:val="24"/>
          <w:szCs w:val="22"/>
          <w:lang w:val="es-ES"/>
        </w:rPr>
        <w:t xml:space="preserve">es decir </w:t>
      </w:r>
      <w:r w:rsidR="00B24EC9" w:rsidRPr="000C3834">
        <w:rPr>
          <w:b w:val="0"/>
          <w:sz w:val="24"/>
          <w:szCs w:val="22"/>
          <w:lang w:val="es-ES"/>
        </w:rPr>
        <w:t>forma parte de ésta)</w:t>
      </w:r>
      <w:r w:rsidR="00B40A91" w:rsidRPr="000C3834">
        <w:rPr>
          <w:b w:val="0"/>
          <w:sz w:val="24"/>
          <w:szCs w:val="22"/>
          <w:lang w:val="es-ES"/>
        </w:rPr>
        <w:t xml:space="preserve">, </w:t>
      </w:r>
      <w:r w:rsidR="00F253F9" w:rsidRPr="000C3834">
        <w:rPr>
          <w:b w:val="0"/>
          <w:sz w:val="24"/>
          <w:szCs w:val="22"/>
          <w:lang w:val="es-ES"/>
        </w:rPr>
        <w:t xml:space="preserve">puesto que como se mencionó éste último concepto abarca toda forma de actividad económica que tiene un país, en particular </w:t>
      </w:r>
      <w:r w:rsidR="00B24EC9" w:rsidRPr="000C3834">
        <w:rPr>
          <w:b w:val="0"/>
          <w:sz w:val="24"/>
          <w:szCs w:val="22"/>
          <w:lang w:val="es-ES"/>
        </w:rPr>
        <w:t xml:space="preserve">aquellas actividades que tiene que ver con el </w:t>
      </w:r>
      <w:r w:rsidR="00F253F9" w:rsidRPr="000C3834">
        <w:rPr>
          <w:b w:val="0"/>
          <w:sz w:val="24"/>
          <w:szCs w:val="22"/>
          <w:lang w:val="es-ES"/>
        </w:rPr>
        <w:t>empleo informal el cual</w:t>
      </w:r>
      <w:r w:rsidR="00B40A91" w:rsidRPr="000C3834">
        <w:rPr>
          <w:b w:val="0"/>
          <w:sz w:val="24"/>
          <w:szCs w:val="22"/>
          <w:lang w:val="es-ES"/>
        </w:rPr>
        <w:t xml:space="preserve"> i</w:t>
      </w:r>
      <w:r w:rsidR="00672B21" w:rsidRPr="000C3834">
        <w:rPr>
          <w:b w:val="0"/>
          <w:sz w:val="24"/>
          <w:szCs w:val="22"/>
          <w:lang w:val="es-ES"/>
        </w:rPr>
        <w:t xml:space="preserve">nvolucra </w:t>
      </w:r>
      <w:r w:rsidR="00042473" w:rsidRPr="000C3834">
        <w:rPr>
          <w:b w:val="0"/>
          <w:sz w:val="24"/>
          <w:szCs w:val="22"/>
          <w:lang w:val="es-ES"/>
        </w:rPr>
        <w:t xml:space="preserve">evasión de pagos tributarios, </w:t>
      </w:r>
      <w:r w:rsidR="00672B21" w:rsidRPr="000C3834">
        <w:rPr>
          <w:b w:val="0"/>
          <w:sz w:val="24"/>
          <w:szCs w:val="22"/>
          <w:lang w:val="es-ES"/>
        </w:rPr>
        <w:t>contratos informales, malas condiciones</w:t>
      </w:r>
      <w:r w:rsidR="00B40A91" w:rsidRPr="000C3834">
        <w:rPr>
          <w:b w:val="0"/>
          <w:sz w:val="24"/>
          <w:szCs w:val="22"/>
          <w:lang w:val="es-ES"/>
        </w:rPr>
        <w:t xml:space="preserve"> para trabajar</w:t>
      </w:r>
      <w:r w:rsidR="00F253F9" w:rsidRPr="000C3834">
        <w:rPr>
          <w:b w:val="0"/>
          <w:sz w:val="24"/>
          <w:szCs w:val="22"/>
          <w:lang w:val="es-ES"/>
        </w:rPr>
        <w:t>,</w:t>
      </w:r>
      <w:r w:rsidR="00672B21" w:rsidRPr="000C3834">
        <w:rPr>
          <w:b w:val="0"/>
          <w:sz w:val="24"/>
          <w:szCs w:val="22"/>
          <w:lang w:val="es-ES"/>
        </w:rPr>
        <w:t xml:space="preserve"> </w:t>
      </w:r>
      <w:r w:rsidR="00A20FDE" w:rsidRPr="000C3834">
        <w:rPr>
          <w:b w:val="0"/>
          <w:sz w:val="24"/>
          <w:szCs w:val="22"/>
          <w:lang w:val="es-ES"/>
        </w:rPr>
        <w:t xml:space="preserve"> </w:t>
      </w:r>
      <w:r w:rsidR="00754AFB" w:rsidRPr="000C3834">
        <w:rPr>
          <w:b w:val="0"/>
          <w:sz w:val="24"/>
          <w:szCs w:val="22"/>
          <w:lang w:val="es-ES"/>
        </w:rPr>
        <w:t>trabajos no declarados</w:t>
      </w:r>
      <w:r w:rsidR="00B40A91" w:rsidRPr="000C3834">
        <w:rPr>
          <w:b w:val="0"/>
          <w:sz w:val="24"/>
          <w:szCs w:val="22"/>
          <w:lang w:val="es-ES"/>
        </w:rPr>
        <w:t xml:space="preserve">, obligación de sobretiempos, despidos arbitrarios, ausencia de beneficios </w:t>
      </w:r>
      <w:r w:rsidR="002B025D" w:rsidRPr="000C3834">
        <w:rPr>
          <w:b w:val="0"/>
          <w:sz w:val="24"/>
          <w:szCs w:val="22"/>
          <w:lang w:val="es-ES"/>
        </w:rPr>
        <w:t>como las pensiones</w:t>
      </w:r>
      <w:r w:rsidR="00FE0D37" w:rsidRPr="000C3834">
        <w:rPr>
          <w:b w:val="0"/>
          <w:sz w:val="24"/>
          <w:szCs w:val="22"/>
          <w:lang w:val="es-ES"/>
        </w:rPr>
        <w:t>,</w:t>
      </w:r>
      <w:r w:rsidR="002B025D" w:rsidRPr="000C3834">
        <w:rPr>
          <w:b w:val="0"/>
          <w:sz w:val="24"/>
          <w:szCs w:val="22"/>
          <w:lang w:val="es-ES"/>
        </w:rPr>
        <w:t xml:space="preserve"> y seguros de vida y </w:t>
      </w:r>
      <w:r w:rsidR="00A055D6" w:rsidRPr="000C3834">
        <w:rPr>
          <w:b w:val="0"/>
          <w:sz w:val="24"/>
          <w:szCs w:val="22"/>
          <w:lang w:val="es-ES"/>
        </w:rPr>
        <w:t xml:space="preserve">de </w:t>
      </w:r>
      <w:r w:rsidR="002B025D" w:rsidRPr="000C3834">
        <w:rPr>
          <w:b w:val="0"/>
          <w:sz w:val="24"/>
          <w:szCs w:val="22"/>
          <w:lang w:val="es-ES"/>
        </w:rPr>
        <w:t>salud.</w:t>
      </w:r>
      <w:r w:rsidR="008C674D" w:rsidRPr="000C3834">
        <w:rPr>
          <w:b w:val="0"/>
          <w:sz w:val="24"/>
          <w:szCs w:val="22"/>
          <w:lang w:val="es-ES"/>
        </w:rPr>
        <w:t xml:space="preserve"> </w:t>
      </w:r>
    </w:p>
    <w:p w:rsidR="00554148" w:rsidRPr="000C3834" w:rsidRDefault="008C674D" w:rsidP="00A20FDE">
      <w:pPr>
        <w:pStyle w:val="Ttulo4"/>
        <w:numPr>
          <w:ilvl w:val="0"/>
          <w:numId w:val="0"/>
        </w:numPr>
        <w:ind w:firstLine="426"/>
        <w:rPr>
          <w:b w:val="0"/>
          <w:sz w:val="24"/>
          <w:szCs w:val="22"/>
          <w:lang w:val="es-ES"/>
        </w:rPr>
      </w:pPr>
      <w:r w:rsidRPr="000C3834">
        <w:rPr>
          <w:b w:val="0"/>
          <w:sz w:val="24"/>
          <w:szCs w:val="22"/>
          <w:lang w:val="es-ES"/>
        </w:rPr>
        <w:t>El empleo informal representa</w:t>
      </w:r>
      <w:r w:rsidR="00887EF9" w:rsidRPr="000C3834">
        <w:rPr>
          <w:b w:val="0"/>
          <w:sz w:val="24"/>
          <w:szCs w:val="22"/>
          <w:lang w:val="es-ES"/>
        </w:rPr>
        <w:t xml:space="preserve">, de alguna manera, </w:t>
      </w:r>
      <w:r w:rsidRPr="000C3834">
        <w:rPr>
          <w:b w:val="0"/>
          <w:sz w:val="24"/>
          <w:szCs w:val="22"/>
          <w:lang w:val="es-ES"/>
        </w:rPr>
        <w:t>una alternativa para la población económicamente activa ante el desempleo y</w:t>
      </w:r>
      <w:r w:rsidR="00887EF9" w:rsidRPr="000C3834">
        <w:rPr>
          <w:b w:val="0"/>
          <w:sz w:val="24"/>
          <w:szCs w:val="22"/>
          <w:lang w:val="es-ES"/>
        </w:rPr>
        <w:t xml:space="preserve"> que tiene obvias</w:t>
      </w:r>
      <w:r w:rsidRPr="000C3834">
        <w:rPr>
          <w:b w:val="0"/>
          <w:sz w:val="24"/>
          <w:szCs w:val="22"/>
          <w:lang w:val="es-ES"/>
        </w:rPr>
        <w:t xml:space="preserve"> necesidades de proveer ingresos a </w:t>
      </w:r>
      <w:r w:rsidR="00887EF9" w:rsidRPr="000C3834">
        <w:rPr>
          <w:b w:val="0"/>
          <w:sz w:val="24"/>
          <w:szCs w:val="22"/>
          <w:lang w:val="es-ES"/>
        </w:rPr>
        <w:t xml:space="preserve">su </w:t>
      </w:r>
      <w:r w:rsidRPr="000C3834">
        <w:rPr>
          <w:b w:val="0"/>
          <w:sz w:val="24"/>
          <w:szCs w:val="22"/>
          <w:lang w:val="es-ES"/>
        </w:rPr>
        <w:t>familia</w:t>
      </w:r>
      <w:r w:rsidR="00461718" w:rsidRPr="000C3834">
        <w:rPr>
          <w:b w:val="0"/>
          <w:sz w:val="24"/>
          <w:szCs w:val="22"/>
          <w:lang w:val="es-ES"/>
        </w:rPr>
        <w:t xml:space="preserve"> </w:t>
      </w:r>
      <w:r w:rsidR="00A10DF9" w:rsidRPr="000C3834">
        <w:rPr>
          <w:b w:val="0"/>
          <w:sz w:val="24"/>
          <w:szCs w:val="22"/>
          <w:lang w:val="es-ES"/>
        </w:rPr>
        <w:t>[</w:t>
      </w:r>
      <w:proofErr w:type="spellStart"/>
      <w:r w:rsidR="00A10DF9" w:rsidRPr="000C3834">
        <w:rPr>
          <w:b w:val="0"/>
          <w:sz w:val="24"/>
          <w:szCs w:val="22"/>
          <w:lang w:val="es-ES"/>
        </w:rPr>
        <w:t>Gorisov</w:t>
      </w:r>
      <w:proofErr w:type="spellEnd"/>
      <w:r w:rsidR="00E50182" w:rsidRPr="000C3834">
        <w:rPr>
          <w:b w:val="0"/>
          <w:sz w:val="24"/>
          <w:szCs w:val="22"/>
          <w:lang w:val="es-ES"/>
        </w:rPr>
        <w:t xml:space="preserve"> </w:t>
      </w:r>
      <w:r w:rsidR="00A10DF9" w:rsidRPr="000C3834">
        <w:rPr>
          <w:b w:val="0"/>
          <w:sz w:val="24"/>
          <w:szCs w:val="22"/>
          <w:lang w:val="es-ES"/>
        </w:rPr>
        <w:t xml:space="preserve">(apud </w:t>
      </w:r>
      <w:r w:rsidR="00F6138F" w:rsidRPr="000C3834">
        <w:rPr>
          <w:b w:val="0"/>
          <w:sz w:val="24"/>
          <w:szCs w:val="22"/>
          <w:lang w:val="es-ES"/>
        </w:rPr>
        <w:t>Jiménez, Mondragón, 2008</w:t>
      </w:r>
      <w:r w:rsidR="00A10DF9" w:rsidRPr="000C3834">
        <w:rPr>
          <w:b w:val="0"/>
          <w:sz w:val="24"/>
          <w:szCs w:val="22"/>
          <w:lang w:val="es-ES"/>
        </w:rPr>
        <w:t>)</w:t>
      </w:r>
      <w:r w:rsidR="00461718" w:rsidRPr="000C3834">
        <w:rPr>
          <w:b w:val="0"/>
          <w:sz w:val="24"/>
          <w:szCs w:val="22"/>
          <w:lang w:val="es-ES"/>
        </w:rPr>
        <w:t>]</w:t>
      </w:r>
      <w:r w:rsidRPr="000C3834">
        <w:rPr>
          <w:b w:val="0"/>
          <w:sz w:val="24"/>
          <w:szCs w:val="22"/>
          <w:lang w:val="es-ES"/>
        </w:rPr>
        <w:t>.</w:t>
      </w:r>
      <w:r w:rsidR="00461718" w:rsidRPr="000C3834">
        <w:rPr>
          <w:b w:val="0"/>
          <w:sz w:val="24"/>
          <w:szCs w:val="22"/>
          <w:lang w:val="es-ES"/>
        </w:rPr>
        <w:t xml:space="preserve"> Precisamente el desempleo en un país genera que los individuos tengan que optar por aquellos trabajos que no se encuentran </w:t>
      </w:r>
      <w:r w:rsidR="004E6F11" w:rsidRPr="000C3834">
        <w:rPr>
          <w:b w:val="0"/>
          <w:sz w:val="24"/>
          <w:szCs w:val="22"/>
          <w:lang w:val="es-ES"/>
        </w:rPr>
        <w:t>amparados</w:t>
      </w:r>
      <w:r w:rsidR="00461718" w:rsidRPr="000C3834">
        <w:rPr>
          <w:b w:val="0"/>
          <w:sz w:val="24"/>
          <w:szCs w:val="22"/>
          <w:lang w:val="es-ES"/>
        </w:rPr>
        <w:t xml:space="preserve"> ante la ley (</w:t>
      </w:r>
      <w:r w:rsidR="00275EA1" w:rsidRPr="000C3834">
        <w:rPr>
          <w:b w:val="0"/>
          <w:sz w:val="24"/>
          <w:szCs w:val="22"/>
          <w:lang w:val="es-ES"/>
        </w:rPr>
        <w:t xml:space="preserve">es decir, son </w:t>
      </w:r>
      <w:r w:rsidR="00461718" w:rsidRPr="000C3834">
        <w:rPr>
          <w:b w:val="0"/>
          <w:sz w:val="24"/>
          <w:szCs w:val="22"/>
          <w:lang w:val="es-ES"/>
        </w:rPr>
        <w:t>trabajos informales)</w:t>
      </w:r>
      <w:r w:rsidR="00275EA1" w:rsidRPr="000C3834">
        <w:rPr>
          <w:b w:val="0"/>
          <w:sz w:val="24"/>
          <w:szCs w:val="22"/>
          <w:lang w:val="es-ES"/>
        </w:rPr>
        <w:t xml:space="preserve">. Además, el concepto de empleo informal </w:t>
      </w:r>
      <w:r w:rsidR="005C6C36" w:rsidRPr="000C3834">
        <w:rPr>
          <w:b w:val="0"/>
          <w:sz w:val="24"/>
          <w:szCs w:val="22"/>
          <w:lang w:val="es-ES"/>
        </w:rPr>
        <w:t>comprende por un lado a trabajadores por cuenta propia (autónomos no profesionales), y por el otro</w:t>
      </w:r>
      <w:r w:rsidR="004F5759" w:rsidRPr="000C3834">
        <w:rPr>
          <w:b w:val="0"/>
          <w:sz w:val="24"/>
          <w:szCs w:val="22"/>
          <w:lang w:val="es-ES"/>
        </w:rPr>
        <w:t>,</w:t>
      </w:r>
      <w:r w:rsidR="005C6C36" w:rsidRPr="000C3834">
        <w:rPr>
          <w:b w:val="0"/>
          <w:sz w:val="24"/>
          <w:szCs w:val="22"/>
          <w:lang w:val="es-ES"/>
        </w:rPr>
        <w:t xml:space="preserve"> a</w:t>
      </w:r>
      <w:r w:rsidR="004F5759" w:rsidRPr="000C3834">
        <w:rPr>
          <w:b w:val="0"/>
          <w:sz w:val="24"/>
          <w:szCs w:val="22"/>
          <w:lang w:val="es-ES"/>
        </w:rPr>
        <w:t>l</w:t>
      </w:r>
      <w:r w:rsidR="005C6C36" w:rsidRPr="000C3834">
        <w:rPr>
          <w:b w:val="0"/>
          <w:sz w:val="24"/>
          <w:szCs w:val="22"/>
          <w:lang w:val="es-ES"/>
        </w:rPr>
        <w:t xml:space="preserve"> empleo asalariado </w:t>
      </w:r>
      <w:r w:rsidR="004F5759" w:rsidRPr="000C3834">
        <w:rPr>
          <w:b w:val="0"/>
          <w:sz w:val="24"/>
          <w:szCs w:val="22"/>
          <w:lang w:val="es-ES"/>
        </w:rPr>
        <w:t xml:space="preserve">no </w:t>
      </w:r>
      <w:r w:rsidR="00C41996" w:rsidRPr="000C3834">
        <w:rPr>
          <w:b w:val="0"/>
          <w:sz w:val="24"/>
          <w:szCs w:val="22"/>
          <w:lang w:val="es-ES"/>
        </w:rPr>
        <w:t>declarado</w:t>
      </w:r>
      <w:r w:rsidR="004F5759" w:rsidRPr="000C3834">
        <w:rPr>
          <w:b w:val="0"/>
          <w:sz w:val="24"/>
          <w:szCs w:val="22"/>
          <w:lang w:val="es-ES"/>
        </w:rPr>
        <w:t xml:space="preserve"> </w:t>
      </w:r>
      <w:r w:rsidR="005C6C36" w:rsidRPr="000C3834">
        <w:rPr>
          <w:b w:val="0"/>
          <w:sz w:val="24"/>
          <w:szCs w:val="22"/>
          <w:lang w:val="es-ES"/>
        </w:rPr>
        <w:t>(</w:t>
      </w:r>
      <w:r w:rsidR="00361862" w:rsidRPr="000C3834">
        <w:rPr>
          <w:b w:val="0"/>
          <w:sz w:val="24"/>
          <w:szCs w:val="22"/>
          <w:lang w:val="es-ES"/>
        </w:rPr>
        <w:t xml:space="preserve">en los que </w:t>
      </w:r>
      <w:r w:rsidR="005C6C36" w:rsidRPr="000C3834">
        <w:rPr>
          <w:b w:val="0"/>
          <w:sz w:val="24"/>
          <w:szCs w:val="22"/>
          <w:lang w:val="es-ES"/>
        </w:rPr>
        <w:t xml:space="preserve">no hay presencia de contratos formales a pesar de trabajar para empresas </w:t>
      </w:r>
      <w:r w:rsidR="0093458E" w:rsidRPr="000C3834">
        <w:rPr>
          <w:b w:val="0"/>
          <w:sz w:val="24"/>
          <w:szCs w:val="22"/>
          <w:lang w:val="es-ES"/>
        </w:rPr>
        <w:t xml:space="preserve">debidamente </w:t>
      </w:r>
      <w:r w:rsidR="005C6C36" w:rsidRPr="000C3834">
        <w:rPr>
          <w:b w:val="0"/>
          <w:sz w:val="24"/>
          <w:szCs w:val="22"/>
          <w:lang w:val="es-ES"/>
        </w:rPr>
        <w:t>registradas).</w:t>
      </w:r>
      <w:r w:rsidR="007C0EE8" w:rsidRPr="000C3834">
        <w:rPr>
          <w:b w:val="0"/>
          <w:sz w:val="24"/>
          <w:szCs w:val="22"/>
          <w:lang w:val="es-ES"/>
        </w:rPr>
        <w:t xml:space="preserve"> </w:t>
      </w:r>
    </w:p>
    <w:p w:rsidR="00273052" w:rsidRPr="000C3834" w:rsidRDefault="00273052" w:rsidP="00273052">
      <w:pPr>
        <w:rPr>
          <w:lang w:val="es-ES"/>
        </w:rPr>
      </w:pPr>
    </w:p>
    <w:p w:rsidR="00366BA6" w:rsidRPr="000C3834" w:rsidRDefault="0011530F" w:rsidP="00720B64">
      <w:pPr>
        <w:ind w:firstLine="426"/>
        <w:rPr>
          <w:lang w:val="es-ES"/>
        </w:rPr>
      </w:pPr>
      <w:r w:rsidRPr="000C3834">
        <w:rPr>
          <w:lang w:val="es-ES"/>
        </w:rPr>
        <w:t xml:space="preserve">Como se ve, ambos conceptos están fuertemente ligados. Sin embargo, la economía informal es un concepto mucho más difícil de definir y entender, puesto </w:t>
      </w:r>
      <w:r w:rsidR="00FA691A" w:rsidRPr="000C3834">
        <w:rPr>
          <w:lang w:val="es-ES"/>
        </w:rPr>
        <w:t xml:space="preserve">que se utiliza para hacer referencia al concepto general de informalidad que incluye tanto las relaciones de producción como las relaciones de empleo, </w:t>
      </w:r>
      <w:r w:rsidRPr="000C3834">
        <w:rPr>
          <w:lang w:val="es-ES"/>
        </w:rPr>
        <w:t xml:space="preserve">e incluye </w:t>
      </w:r>
      <w:r w:rsidR="00E739EF" w:rsidRPr="000C3834">
        <w:rPr>
          <w:lang w:val="es-ES"/>
        </w:rPr>
        <w:t xml:space="preserve">otros </w:t>
      </w:r>
      <w:r w:rsidRPr="000C3834">
        <w:rPr>
          <w:lang w:val="es-ES"/>
        </w:rPr>
        <w:t xml:space="preserve">aspectos </w:t>
      </w:r>
      <w:r w:rsidR="00FA691A" w:rsidRPr="000C3834">
        <w:rPr>
          <w:lang w:val="es-ES"/>
        </w:rPr>
        <w:t xml:space="preserve">tales </w:t>
      </w:r>
      <w:r w:rsidR="00E739EF" w:rsidRPr="000C3834">
        <w:rPr>
          <w:lang w:val="es-ES"/>
        </w:rPr>
        <w:t>como comercio, transporte, vivienda e industria</w:t>
      </w:r>
      <w:r w:rsidR="00366BA6" w:rsidRPr="000C3834">
        <w:rPr>
          <w:lang w:val="es-ES"/>
        </w:rPr>
        <w:t>, por ejemplo</w:t>
      </w:r>
      <w:r w:rsidR="00A9578E" w:rsidRPr="000C3834">
        <w:rPr>
          <w:lang w:val="es-ES"/>
        </w:rPr>
        <w:t xml:space="preserve"> [</w:t>
      </w:r>
      <w:r w:rsidR="00C27E80" w:rsidRPr="000C3834">
        <w:rPr>
          <w:lang w:val="es-ES"/>
        </w:rPr>
        <w:t>OIT, 2002</w:t>
      </w:r>
      <w:r w:rsidR="00A9578E" w:rsidRPr="000C3834">
        <w:rPr>
          <w:lang w:val="es-ES"/>
        </w:rPr>
        <w:t>]</w:t>
      </w:r>
      <w:r w:rsidR="00FA691A" w:rsidRPr="000C3834">
        <w:rPr>
          <w:lang w:val="es-ES"/>
        </w:rPr>
        <w:t>.</w:t>
      </w:r>
    </w:p>
    <w:p w:rsidR="00366BA6" w:rsidRPr="000C3834" w:rsidRDefault="00366BA6" w:rsidP="00720B64">
      <w:pPr>
        <w:ind w:firstLine="426"/>
        <w:rPr>
          <w:lang w:val="es-ES"/>
        </w:rPr>
      </w:pPr>
    </w:p>
    <w:p w:rsidR="002B025D" w:rsidRPr="000C3834" w:rsidRDefault="00BE70D3" w:rsidP="00720B64">
      <w:pPr>
        <w:ind w:firstLine="426"/>
        <w:rPr>
          <w:lang w:val="es-ES"/>
        </w:rPr>
      </w:pPr>
      <w:r w:rsidRPr="000C3834">
        <w:rPr>
          <w:lang w:val="es-ES"/>
        </w:rPr>
        <w:t>Estos conceptos han sido presentados de la manera más general posible para poder entender a qué se hace ref</w:t>
      </w:r>
      <w:r w:rsidR="00B30574" w:rsidRPr="000C3834">
        <w:rPr>
          <w:lang w:val="es-ES"/>
        </w:rPr>
        <w:t>erencia en el presente proyecto</w:t>
      </w:r>
      <w:r w:rsidRPr="000C3834">
        <w:rPr>
          <w:lang w:val="es-ES"/>
        </w:rPr>
        <w:t xml:space="preserve"> cuando se habla de informalidad </w:t>
      </w:r>
      <w:r w:rsidR="0037550B" w:rsidRPr="000C3834">
        <w:rPr>
          <w:lang w:val="es-ES"/>
        </w:rPr>
        <w:t>y empleo informal.</w:t>
      </w:r>
    </w:p>
    <w:p w:rsidR="002B025D" w:rsidRPr="000C3834" w:rsidRDefault="002B025D" w:rsidP="002B025D">
      <w:pPr>
        <w:rPr>
          <w:lang w:val="es-ES"/>
        </w:rPr>
      </w:pPr>
    </w:p>
    <w:p w:rsidR="00B31BDF" w:rsidRPr="000C3834" w:rsidRDefault="00B31BDF" w:rsidP="00B31BDF">
      <w:pPr>
        <w:pStyle w:val="Ttulo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Prrafodelista"/>
        <w:rPr>
          <w:lang w:val="es-ES"/>
        </w:rPr>
      </w:pPr>
    </w:p>
    <w:p w:rsidR="00E6615A" w:rsidRPr="000C3834" w:rsidRDefault="00E6615A" w:rsidP="00EB591E">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Prrafodelista"/>
        <w:ind w:left="0" w:firstLine="426"/>
        <w:rPr>
          <w:b/>
          <w:lang w:val="es-ES"/>
        </w:rPr>
      </w:pPr>
      <w:r w:rsidRPr="000C3834">
        <w:rPr>
          <w:lang w:val="es-ES"/>
        </w:rPr>
        <w:lastRenderedPageBreak/>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Prrafodelista"/>
        <w:rPr>
          <w:lang w:val="es-ES"/>
        </w:rPr>
      </w:pPr>
    </w:p>
    <w:p w:rsidR="00485D76" w:rsidRPr="000C3834" w:rsidRDefault="0033010D" w:rsidP="0033010D">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Prrafodelista"/>
        <w:ind w:left="0" w:firstLine="708"/>
        <w:rPr>
          <w:lang w:val="es-ES"/>
        </w:rPr>
      </w:pPr>
    </w:p>
    <w:p w:rsidR="00B8455D" w:rsidRPr="000C3834" w:rsidRDefault="00F00C53" w:rsidP="00B8455D">
      <w:pPr>
        <w:pStyle w:val="Prrafodelista"/>
        <w:ind w:left="0"/>
        <w:rPr>
          <w:lang w:val="es-ES"/>
        </w:rPr>
      </w:pPr>
      <w:r w:rsidRPr="000C3834">
        <w:rPr>
          <w:noProof/>
          <w:lang w:val="es-MX" w:eastAsia="es-MX"/>
        </w:rPr>
        <w:drawing>
          <wp:inline distT="0" distB="0" distL="0" distR="0" wp14:anchorId="078A4120" wp14:editId="5DF111E9">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Epgrafe"/>
        <w:jc w:val="center"/>
        <w:rPr>
          <w:color w:val="auto"/>
          <w:sz w:val="22"/>
          <w:lang w:val="es-ES"/>
        </w:rPr>
      </w:pPr>
      <w:bookmarkStart w:id="28" w:name="_Toc353057260"/>
      <w:bookmarkStart w:id="29" w:name="_Toc355446917"/>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28"/>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29"/>
    </w:p>
    <w:p w:rsidR="00A00120" w:rsidRPr="000C3834" w:rsidRDefault="003B0A54" w:rsidP="00F00C53">
      <w:pPr>
        <w:pStyle w:val="Prrafodelista"/>
        <w:ind w:left="0"/>
        <w:jc w:val="center"/>
        <w:rPr>
          <w:b/>
          <w:sz w:val="20"/>
          <w:lang w:val="es-ES"/>
        </w:rPr>
      </w:pPr>
      <w:r w:rsidRPr="000C3834">
        <w:rPr>
          <w:noProof/>
          <w:lang w:val="es-MX" w:eastAsia="es-MX"/>
        </w:rPr>
        <w:drawing>
          <wp:inline distT="0" distB="0" distL="0" distR="0" wp14:anchorId="0448F4B6" wp14:editId="7DE08E27">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Epgrafe"/>
        <w:jc w:val="center"/>
        <w:rPr>
          <w:color w:val="auto"/>
          <w:sz w:val="22"/>
          <w:lang w:val="es-ES"/>
        </w:rPr>
      </w:pPr>
      <w:bookmarkStart w:id="30" w:name="_Toc353057261"/>
      <w:bookmarkStart w:id="31" w:name="_Toc355446918"/>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30"/>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31"/>
    </w:p>
    <w:p w:rsidR="00B8455D" w:rsidRPr="000C3834" w:rsidRDefault="00345D24" w:rsidP="00EB591E">
      <w:pPr>
        <w:pStyle w:val="Prrafodelista"/>
        <w:ind w:left="0" w:firstLine="284"/>
        <w:rPr>
          <w:lang w:val="es-ES"/>
        </w:rPr>
      </w:pPr>
      <w:r w:rsidRPr="000C3834">
        <w:rPr>
          <w:lang w:val="es-ES"/>
        </w:rPr>
        <w:t xml:space="preserve">Como se </w:t>
      </w:r>
      <w:r w:rsidR="00190558" w:rsidRPr="000C3834">
        <w:rPr>
          <w:lang w:val="es-ES"/>
        </w:rPr>
        <w:t xml:space="preserve">puede </w:t>
      </w:r>
      <w:r w:rsidR="00EF02B9" w:rsidRPr="000C3834">
        <w:rPr>
          <w:lang w:val="es-ES"/>
        </w:rPr>
        <w:t xml:space="preserve">apreciar </w:t>
      </w:r>
      <w:r w:rsidR="00BA0515" w:rsidRPr="000C3834">
        <w:rPr>
          <w:lang w:val="es-ES"/>
        </w:rPr>
        <w:t>en el</w:t>
      </w:r>
      <w:r w:rsidR="00190558" w:rsidRPr="000C3834">
        <w:rPr>
          <w:lang w:val="es-ES"/>
        </w:rPr>
        <w:t xml:space="preserve"> primer cuadro, al 2011 los independientes representaban un 35.1%</w:t>
      </w:r>
      <w:r w:rsidR="00EF02B9" w:rsidRPr="000C3834">
        <w:rPr>
          <w:lang w:val="es-ES"/>
        </w:rPr>
        <w:t xml:space="preserve"> de toda la PEA ocupada ese año según categoría ocupacional</w:t>
      </w:r>
      <w:r w:rsidR="00ED1EB8" w:rsidRPr="000C3834">
        <w:rPr>
          <w:lang w:val="es-ES"/>
        </w:rPr>
        <w:t>, siendo el porcentaje más alto de todas las categorías. Esto indica que, en efecto, la participación de los independientes es considerable y más aún si es que en ésta categoría se concentra un gran número de informales.</w:t>
      </w:r>
    </w:p>
    <w:p w:rsidR="00ED1EB8" w:rsidRPr="000C3834" w:rsidRDefault="00ED1EB8" w:rsidP="00B8455D">
      <w:pPr>
        <w:pStyle w:val="Prrafodelista"/>
        <w:ind w:left="0"/>
        <w:rPr>
          <w:lang w:val="es-ES"/>
        </w:rPr>
      </w:pPr>
    </w:p>
    <w:p w:rsidR="00B8455D" w:rsidRPr="000C3834" w:rsidRDefault="00ED1EB8" w:rsidP="00EB591E">
      <w:pPr>
        <w:pStyle w:val="Prrafodelista"/>
        <w:ind w:left="0" w:firstLine="284"/>
        <w:rPr>
          <w:lang w:val="es-ES"/>
        </w:rPr>
      </w:pPr>
      <w:r w:rsidRPr="000C3834">
        <w:rPr>
          <w:lang w:val="es-ES"/>
        </w:rPr>
        <w:lastRenderedPageBreak/>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w:t>
      </w:r>
      <w:r w:rsidR="000A169E" w:rsidRPr="000C3834">
        <w:rPr>
          <w:lang w:val="es-ES"/>
        </w:rPr>
        <w:t>/</w:t>
      </w:r>
      <w:r w:rsidRPr="000C3834">
        <w:rPr>
          <w:lang w:val="es-ES"/>
        </w:rPr>
        <w:t>n</w:t>
      </w:r>
      <w:r w:rsidR="000A169E" w:rsidRPr="000C3834">
        <w:rPr>
          <w:lang w:val="es-ES"/>
        </w:rPr>
        <w:t>o</w:t>
      </w:r>
      <w:r w:rsidRPr="000C3834">
        <w:rPr>
          <w:lang w:val="es-ES"/>
        </w:rPr>
        <w:t xml:space="preserve"> técnicos con un porcentaje de 33.7%</w:t>
      </w:r>
      <w:r w:rsidR="00E10B98" w:rsidRPr="000C3834">
        <w:rPr>
          <w:lang w:val="es-ES"/>
        </w:rPr>
        <w:t>.</w:t>
      </w:r>
    </w:p>
    <w:p w:rsidR="00B8455D" w:rsidRPr="000C3834" w:rsidRDefault="00B8455D" w:rsidP="00B8455D">
      <w:pPr>
        <w:pStyle w:val="Prrafodelista"/>
        <w:ind w:left="0"/>
        <w:rPr>
          <w:lang w:val="es-ES"/>
        </w:rPr>
      </w:pPr>
    </w:p>
    <w:p w:rsidR="00A116FD" w:rsidRPr="000C3834" w:rsidRDefault="00A116FD" w:rsidP="00EB591E">
      <w:pPr>
        <w:pStyle w:val="Prrafodelista"/>
        <w:ind w:left="0" w:firstLine="284"/>
        <w:rPr>
          <w:lang w:val="es-ES"/>
        </w:rPr>
      </w:pPr>
      <w:r w:rsidRPr="000C3834">
        <w:rPr>
          <w:lang w:val="es-ES"/>
        </w:rPr>
        <w:t xml:space="preserve">Teniendo en cuenta que el presente proyecto estará orientado a éste último segmento de trabajadores independientes, se puede ahora entender que hay un gran mercado potencial sobre el cuál la solución pretende </w:t>
      </w:r>
      <w:r w:rsidR="00581A27" w:rsidRPr="000C3834">
        <w:rPr>
          <w:lang w:val="es-ES"/>
        </w:rPr>
        <w:t>impactar.</w:t>
      </w:r>
    </w:p>
    <w:p w:rsidR="00B8455D" w:rsidRPr="000C3834" w:rsidRDefault="00B8455D" w:rsidP="00B8455D">
      <w:pPr>
        <w:pStyle w:val="Prrafodelista"/>
        <w:ind w:left="0"/>
        <w:rPr>
          <w:lang w:val="es-ES"/>
        </w:rPr>
      </w:pPr>
    </w:p>
    <w:p w:rsidR="005F7C1B" w:rsidRPr="000C3834" w:rsidRDefault="005F7C1B" w:rsidP="005F7C1B">
      <w:pPr>
        <w:pStyle w:val="Ttulo4"/>
        <w:rPr>
          <w:sz w:val="22"/>
          <w:lang w:val="es-ES"/>
        </w:rPr>
      </w:pPr>
      <w:r w:rsidRPr="000C3834">
        <w:rPr>
          <w:sz w:val="22"/>
          <w:lang w:val="es-ES"/>
        </w:rPr>
        <w:t>MYPE Informal</w:t>
      </w:r>
    </w:p>
    <w:p w:rsidR="00912DDE" w:rsidRPr="000C3834" w:rsidRDefault="00912DDE" w:rsidP="00FE744D">
      <w:pPr>
        <w:rPr>
          <w:lang w:val="es-ES"/>
        </w:rPr>
      </w:pPr>
    </w:p>
    <w:p w:rsidR="00234D66" w:rsidRPr="000C3834" w:rsidRDefault="00165F30" w:rsidP="00EB591E">
      <w:pPr>
        <w:ind w:firstLine="284"/>
        <w:rPr>
          <w:lang w:val="es-ES"/>
        </w:rPr>
      </w:pPr>
      <w:r w:rsidRPr="000C3834">
        <w:rPr>
          <w:lang w:val="es-ES"/>
        </w:rPr>
        <w:t>Por definición y de acuerdo a</w:t>
      </w:r>
      <w:r w:rsidR="00C534CB" w:rsidRPr="000C3834">
        <w:rPr>
          <w:lang w:val="es-ES"/>
        </w:rPr>
        <w:t xml:space="preserve">l </w:t>
      </w:r>
      <w:r w:rsidR="00EB15FD" w:rsidRPr="000C3834">
        <w:rPr>
          <w:lang w:val="es-ES"/>
        </w:rPr>
        <w:t xml:space="preserve">Artículo 4, Título I, del </w:t>
      </w:r>
      <w:r w:rsidR="00C534CB" w:rsidRPr="000C3834">
        <w:rPr>
          <w:lang w:val="es-ES"/>
        </w:rPr>
        <w:t xml:space="preserve">Texto Único Ordenado de la </w:t>
      </w:r>
      <w:r w:rsidR="00B14C8C" w:rsidRPr="000C3834">
        <w:rPr>
          <w:lang w:val="es-ES"/>
        </w:rPr>
        <w:t>Ley de Promoción de la Competitividad, Formalización y Desarrollo de la Micro y Pequeña Empresa y del Acceso al Empleo Decente</w:t>
      </w:r>
      <w:r w:rsidRPr="000C3834">
        <w:rPr>
          <w:lang w:val="es-ES"/>
        </w:rPr>
        <w:t xml:space="preserve">, </w:t>
      </w:r>
      <w:r w:rsidR="003F5809" w:rsidRPr="000C3834">
        <w:rPr>
          <w:lang w:val="es-ES"/>
        </w:rPr>
        <w:t xml:space="preserve">las </w:t>
      </w:r>
      <w:r w:rsidR="007F2682" w:rsidRPr="000C3834">
        <w:rPr>
          <w:lang w:val="es-ES"/>
        </w:rPr>
        <w:t xml:space="preserve">mypes </w:t>
      </w:r>
      <w:r w:rsidR="003F5809" w:rsidRPr="000C3834">
        <w:rPr>
          <w:lang w:val="es-ES"/>
        </w:rPr>
        <w:t>son unidades económicas</w:t>
      </w:r>
      <w:r w:rsidR="00234D66" w:rsidRPr="000C3834">
        <w:rPr>
          <w:lang w:val="es-ES"/>
        </w:rPr>
        <w:t xml:space="preserve"> (empresas) constituidas por personas naturales o jurídicas que se caracterizan por ser “pequeñas”</w:t>
      </w:r>
      <w:r w:rsidR="00EC0AA1" w:rsidRPr="000C3834">
        <w:rPr>
          <w:lang w:val="es-ES"/>
        </w:rPr>
        <w:t xml:space="preserve"> y que </w:t>
      </w:r>
      <w:r w:rsidR="00234D66" w:rsidRPr="000C3834">
        <w:rPr>
          <w:lang w:val="es-ES"/>
        </w:rPr>
        <w:t>pueden realizar actividades de extracción, transformación, producción, comercialización o prestación de servicios [</w:t>
      </w:r>
      <w:r w:rsidR="008062EE" w:rsidRPr="000C3834">
        <w:rPr>
          <w:lang w:val="es-ES"/>
        </w:rPr>
        <w:t>MINTRA, 2008</w:t>
      </w:r>
      <w:r w:rsidR="00234D66" w:rsidRPr="000C3834">
        <w:rPr>
          <w:lang w:val="es-ES"/>
        </w:rPr>
        <w:t>].</w:t>
      </w:r>
      <w:r w:rsidR="004516A0" w:rsidRPr="000C3834">
        <w:rPr>
          <w:lang w:val="es-ES"/>
        </w:rPr>
        <w:t xml:space="preserve"> </w:t>
      </w:r>
      <w:r w:rsidR="007F2682" w:rsidRPr="000C3834">
        <w:rPr>
          <w:lang w:val="es-ES"/>
        </w:rPr>
        <w:t>Dicha ley considera como c</w:t>
      </w:r>
      <w:r w:rsidR="00BA2867" w:rsidRPr="000C3834">
        <w:rPr>
          <w:lang w:val="es-ES"/>
        </w:rPr>
        <w:t xml:space="preserve">aracterísticas de las </w:t>
      </w:r>
      <w:r w:rsidR="00B14C8C" w:rsidRPr="000C3834">
        <w:rPr>
          <w:lang w:val="es-ES"/>
        </w:rPr>
        <w:t>microempresa</w:t>
      </w:r>
      <w:r w:rsidR="00BA2867" w:rsidRPr="000C3834">
        <w:rPr>
          <w:lang w:val="es-ES"/>
        </w:rPr>
        <w:t xml:space="preserve"> a las</w:t>
      </w:r>
      <w:r w:rsidR="007F2682" w:rsidRPr="000C3834">
        <w:rPr>
          <w:lang w:val="es-ES"/>
        </w:rPr>
        <w:t xml:space="preserve"> siguiente</w:t>
      </w:r>
      <w:r w:rsidR="00BA2867" w:rsidRPr="000C3834">
        <w:rPr>
          <w:lang w:val="es-ES"/>
        </w:rPr>
        <w:t>s</w:t>
      </w:r>
      <w:r w:rsidR="007F2682" w:rsidRPr="000C3834">
        <w:rPr>
          <w:lang w:val="es-ES"/>
        </w:rPr>
        <w:t>:</w:t>
      </w:r>
    </w:p>
    <w:p w:rsidR="007F2682" w:rsidRPr="000C3834" w:rsidRDefault="007F2682" w:rsidP="00234D66">
      <w:pPr>
        <w:ind w:firstLine="708"/>
        <w:rPr>
          <w:lang w:val="es-ES"/>
        </w:rPr>
      </w:pPr>
    </w:p>
    <w:p w:rsidR="007F2682" w:rsidRPr="000C3834" w:rsidRDefault="007F2682" w:rsidP="007F2682">
      <w:pPr>
        <w:pStyle w:val="Prrafodelista"/>
        <w:numPr>
          <w:ilvl w:val="0"/>
          <w:numId w:val="30"/>
        </w:numPr>
        <w:ind w:left="0" w:firstLine="284"/>
        <w:rPr>
          <w:lang w:val="es-ES"/>
        </w:rPr>
      </w:pPr>
      <w:r w:rsidRPr="000C3834">
        <w:rPr>
          <w:lang w:val="es-ES"/>
        </w:rPr>
        <w:t>El número de trabajadores no deberá exceder las 10 personas</w:t>
      </w:r>
    </w:p>
    <w:p w:rsidR="007F2682" w:rsidRPr="000C3834" w:rsidRDefault="007F2682" w:rsidP="007F2682">
      <w:pPr>
        <w:pStyle w:val="Prrafodelista"/>
        <w:numPr>
          <w:ilvl w:val="0"/>
          <w:numId w:val="30"/>
        </w:numPr>
        <w:ind w:left="709" w:hanging="425"/>
        <w:rPr>
          <w:lang w:val="es-ES"/>
        </w:rPr>
      </w:pPr>
      <w:r w:rsidRPr="000C3834">
        <w:rPr>
          <w:lang w:val="es-ES"/>
        </w:rPr>
        <w:t xml:space="preserve">El valor de ventas anuales no deberá exceder de 150 UIT (Unidad Impositiva </w:t>
      </w:r>
    </w:p>
    <w:p w:rsidR="007F2682" w:rsidRPr="000C3834" w:rsidRDefault="007F2682" w:rsidP="007F2682">
      <w:pPr>
        <w:pStyle w:val="Prrafodelista"/>
        <w:ind w:left="709"/>
        <w:rPr>
          <w:lang w:val="es-ES"/>
        </w:rPr>
      </w:pPr>
      <w:r w:rsidRPr="000C3834">
        <w:rPr>
          <w:lang w:val="es-ES"/>
        </w:rPr>
        <w:t>Tributaria)</w:t>
      </w:r>
    </w:p>
    <w:p w:rsidR="00597957" w:rsidRPr="000C3834" w:rsidRDefault="00597957" w:rsidP="007F2682">
      <w:pPr>
        <w:pStyle w:val="Prrafodelista"/>
        <w:ind w:left="709"/>
        <w:rPr>
          <w:lang w:val="es-ES"/>
        </w:rPr>
      </w:pPr>
    </w:p>
    <w:p w:rsidR="00EB591E" w:rsidRPr="000C3834" w:rsidRDefault="00EB591E" w:rsidP="007F2682">
      <w:pPr>
        <w:pStyle w:val="Prrafodelista"/>
        <w:ind w:left="709"/>
        <w:rPr>
          <w:lang w:val="es-ES"/>
        </w:rPr>
      </w:pPr>
    </w:p>
    <w:p w:rsidR="00E331B5" w:rsidRPr="000C3834" w:rsidRDefault="00E331B5" w:rsidP="007F2682">
      <w:pPr>
        <w:pStyle w:val="Prrafodelista"/>
        <w:ind w:left="709"/>
        <w:rPr>
          <w:lang w:val="es-ES"/>
        </w:rPr>
      </w:pPr>
    </w:p>
    <w:p w:rsidR="00E331B5" w:rsidRPr="000C3834" w:rsidRDefault="00E331B5" w:rsidP="007F2682">
      <w:pPr>
        <w:pStyle w:val="Prrafodelista"/>
        <w:ind w:left="709"/>
        <w:rPr>
          <w:lang w:val="es-ES"/>
        </w:rPr>
      </w:pPr>
    </w:p>
    <w:p w:rsidR="00BA2867" w:rsidRPr="000C3834" w:rsidRDefault="00E75A29" w:rsidP="00EB591E">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E75A29">
      <w:pPr>
        <w:pStyle w:val="Prrafodelista"/>
        <w:numPr>
          <w:ilvl w:val="0"/>
          <w:numId w:val="31"/>
        </w:numPr>
        <w:rPr>
          <w:lang w:val="es-ES"/>
        </w:rPr>
      </w:pPr>
      <w:r w:rsidRPr="000C3834">
        <w:rPr>
          <w:lang w:val="es-ES"/>
        </w:rPr>
        <w:t>RUC vigente</w:t>
      </w:r>
    </w:p>
    <w:p w:rsidR="00E75A29" w:rsidRPr="000C3834" w:rsidRDefault="00E75A29" w:rsidP="00E75A29">
      <w:pPr>
        <w:pStyle w:val="Prrafodelista"/>
        <w:numPr>
          <w:ilvl w:val="0"/>
          <w:numId w:val="31"/>
        </w:numPr>
        <w:rPr>
          <w:lang w:val="es-ES"/>
        </w:rPr>
      </w:pPr>
      <w:r w:rsidRPr="000C3834">
        <w:rPr>
          <w:lang w:val="es-ES"/>
        </w:rPr>
        <w:t>Pago de Impuestos a la Renta Tercera Categoría</w:t>
      </w:r>
    </w:p>
    <w:p w:rsidR="00E75A29" w:rsidRPr="000C3834" w:rsidRDefault="00FC4411" w:rsidP="00E75A29">
      <w:pPr>
        <w:pStyle w:val="Prrafodelista"/>
        <w:numPr>
          <w:ilvl w:val="0"/>
          <w:numId w:val="31"/>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E75A29">
      <w:pPr>
        <w:pStyle w:val="Prrafodelista"/>
        <w:numPr>
          <w:ilvl w:val="0"/>
          <w:numId w:val="31"/>
        </w:numPr>
        <w:rPr>
          <w:lang w:val="es-ES"/>
        </w:rPr>
      </w:pPr>
      <w:r w:rsidRPr="000C3834">
        <w:rPr>
          <w:lang w:val="es-ES"/>
        </w:rPr>
        <w:t>Pertenecer a un tipo de contribuyente (persona natural con negocio, EIRL, S.A, S.A.C, etc.)</w:t>
      </w:r>
    </w:p>
    <w:p w:rsidR="00E50D24" w:rsidRPr="000C3834" w:rsidRDefault="00597957" w:rsidP="00E75A29">
      <w:pPr>
        <w:pStyle w:val="Prrafodelista"/>
        <w:numPr>
          <w:ilvl w:val="0"/>
          <w:numId w:val="31"/>
        </w:numPr>
        <w:rPr>
          <w:lang w:val="es-ES"/>
        </w:rPr>
      </w:pPr>
      <w:r w:rsidRPr="000C3834">
        <w:rPr>
          <w:lang w:val="es-ES"/>
        </w:rPr>
        <w:t>Tener una actividad económica que tenga como objetivo la generación de lucro</w:t>
      </w:r>
    </w:p>
    <w:p w:rsidR="00BA2867" w:rsidRPr="000C3834" w:rsidRDefault="00BA2867" w:rsidP="00BA2867">
      <w:pPr>
        <w:pStyle w:val="Prrafodelista"/>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Prrafodelista"/>
        <w:ind w:left="709"/>
        <w:rPr>
          <w:lang w:val="es-ES"/>
        </w:rPr>
      </w:pPr>
    </w:p>
    <w:p w:rsidR="00677935" w:rsidRPr="000C3834" w:rsidRDefault="00597957" w:rsidP="00677935">
      <w:pPr>
        <w:jc w:val="center"/>
        <w:rPr>
          <w:lang w:val="es-ES"/>
        </w:rPr>
      </w:pPr>
      <w:r w:rsidRPr="000C3834">
        <w:rPr>
          <w:noProof/>
          <w:lang w:val="es-MX" w:eastAsia="es-MX"/>
        </w:rPr>
        <w:lastRenderedPageBreak/>
        <w:drawing>
          <wp:inline distT="0" distB="0" distL="0" distR="0" wp14:anchorId="2ABA7C89" wp14:editId="4F484BBE">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Epgrafe"/>
        <w:jc w:val="center"/>
        <w:rPr>
          <w:color w:val="auto"/>
          <w:sz w:val="22"/>
          <w:lang w:val="es-ES"/>
        </w:rPr>
      </w:pPr>
      <w:bookmarkStart w:id="32" w:name="_Toc355446919"/>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32"/>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val="es-MX" w:eastAsia="es-MX"/>
        </w:rPr>
        <w:drawing>
          <wp:inline distT="0" distB="0" distL="0" distR="0" wp14:anchorId="238E85CD" wp14:editId="2DAFD1C8">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Epgrafe"/>
        <w:jc w:val="center"/>
        <w:rPr>
          <w:color w:val="auto"/>
          <w:sz w:val="22"/>
          <w:lang w:val="es-ES"/>
        </w:rPr>
      </w:pPr>
      <w:bookmarkStart w:id="33" w:name="_Toc355446920"/>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33"/>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597957" w:rsidRPr="000C3834" w:rsidRDefault="00597957" w:rsidP="00677935">
      <w:pPr>
        <w:jc w:val="center"/>
        <w:rPr>
          <w:lang w:val="es-ES"/>
        </w:rPr>
      </w:pPr>
    </w:p>
    <w:p w:rsidR="00EA654E" w:rsidRPr="000C3834" w:rsidRDefault="00EA654E" w:rsidP="00EA654E">
      <w:pPr>
        <w:pStyle w:val="Ttulo3"/>
        <w:rPr>
          <w:lang w:val="es-ES"/>
        </w:rPr>
      </w:pPr>
      <w:bookmarkStart w:id="34" w:name="_Toc355594399"/>
      <w:r w:rsidRPr="000C3834">
        <w:rPr>
          <w:lang w:val="es-ES"/>
        </w:rPr>
        <w:t>Conceptos relacionados a la propuesta de solución</w:t>
      </w:r>
      <w:bookmarkEnd w:id="34"/>
    </w:p>
    <w:p w:rsidR="006732CA" w:rsidRPr="000C3834" w:rsidRDefault="00256D6A" w:rsidP="006732CA">
      <w:pPr>
        <w:pStyle w:val="Ttulo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w:t>
      </w:r>
      <w:r w:rsidRPr="000C3834">
        <w:rPr>
          <w:lang w:val="es-ES"/>
        </w:rPr>
        <w:lastRenderedPageBreak/>
        <w:t>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 xml:space="preserve">la disponibilidad y alcance que el Internet provee ya que la web está disponible </w:t>
      </w:r>
      <w:r w:rsidR="003B38C3">
        <w:rPr>
          <w:lang w:val="es-ES"/>
        </w:rPr>
        <w:t>a nivel mundial</w:t>
      </w:r>
      <w:r w:rsidR="007152F3" w:rsidRPr="000C3834">
        <w:rPr>
          <w:lang w:val="es-ES"/>
        </w:rPr>
        <w:t xml:space="preserve"> haciendo que el mercado potencial se extienda más allá de cualquier límite geográfico</w:t>
      </w:r>
      <w:r w:rsidR="00FF5E24" w:rsidRPr="000C3834">
        <w:rPr>
          <w:lang w:val="es-ES"/>
        </w:rPr>
        <w:t>.</w:t>
      </w:r>
    </w:p>
    <w:p w:rsidR="00C533BB" w:rsidRDefault="00C533BB" w:rsidP="00EB591E">
      <w:pPr>
        <w:ind w:firstLine="284"/>
        <w:rPr>
          <w:lang w:val="es-ES"/>
        </w:rPr>
      </w:pPr>
    </w:p>
    <w:p w:rsidR="00C533BB" w:rsidRPr="000C3834" w:rsidRDefault="00C533BB" w:rsidP="00EB591E">
      <w:pPr>
        <w:ind w:firstLine="284"/>
        <w:rPr>
          <w:lang w:val="es-ES"/>
        </w:rPr>
      </w:pPr>
    </w:p>
    <w:p w:rsidR="000331BC" w:rsidRPr="000C3834" w:rsidRDefault="000331BC" w:rsidP="002A02EA">
      <w:pPr>
        <w:ind w:firstLine="708"/>
        <w:rPr>
          <w:lang w:val="es-ES"/>
        </w:rPr>
      </w:pPr>
    </w:p>
    <w:p w:rsidR="00751AA2" w:rsidRPr="000C3834" w:rsidRDefault="00751AA2" w:rsidP="00751AA2">
      <w:pPr>
        <w:pStyle w:val="Ttulo4"/>
        <w:rPr>
          <w:sz w:val="18"/>
          <w:lang w:val="es-ES"/>
        </w:rPr>
      </w:pPr>
      <w:r w:rsidRPr="000C3834">
        <w:rPr>
          <w:sz w:val="22"/>
          <w:lang w:val="es-ES"/>
        </w:rPr>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E63891">
      <w:pPr>
        <w:pStyle w:val="Prrafodelista"/>
        <w:numPr>
          <w:ilvl w:val="0"/>
          <w:numId w:val="32"/>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1D1680">
      <w:pPr>
        <w:pStyle w:val="Prrafodelista"/>
        <w:numPr>
          <w:ilvl w:val="0"/>
          <w:numId w:val="32"/>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Prrafodelista"/>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val="es-MX" w:eastAsia="es-MX"/>
        </w:rPr>
        <w:lastRenderedPageBreak/>
        <w:drawing>
          <wp:inline distT="0" distB="0" distL="0" distR="0" wp14:anchorId="4D0FA3FF" wp14:editId="6C134C45">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5">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Epgrafe"/>
        <w:jc w:val="center"/>
        <w:rPr>
          <w:color w:val="auto"/>
          <w:sz w:val="22"/>
          <w:lang w:val="es-ES"/>
        </w:rPr>
      </w:pPr>
      <w:bookmarkStart w:id="35" w:name="_Toc355446921"/>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35"/>
    </w:p>
    <w:p w:rsidR="00DB4E57" w:rsidRPr="000C3834" w:rsidRDefault="00DB4E57" w:rsidP="00DB4E57">
      <w:pPr>
        <w:pStyle w:val="Prrafodelista"/>
        <w:ind w:left="0"/>
        <w:rPr>
          <w:lang w:val="es-ES"/>
        </w:rPr>
      </w:pPr>
    </w:p>
    <w:p w:rsidR="00DB4E57" w:rsidRPr="000C3834" w:rsidRDefault="00F9448F" w:rsidP="00B22814">
      <w:pPr>
        <w:pStyle w:val="Prrafodelista"/>
        <w:ind w:left="0" w:firstLine="284"/>
        <w:rPr>
          <w:lang w:val="es-ES"/>
        </w:rPr>
      </w:pPr>
      <w:r w:rsidRPr="000C3834">
        <w:rPr>
          <w:lang w:val="es-ES"/>
        </w:rPr>
        <w:t>L</w:t>
      </w:r>
      <w:r w:rsidR="00DB4E57" w:rsidRPr="000C3834">
        <w:rPr>
          <w:lang w:val="es-ES"/>
        </w:rPr>
        <w:t>a aplicación de éste algoritmo servirá para la asignación</w:t>
      </w:r>
      <w:r w:rsidR="00C3714C" w:rsidRPr="000C3834">
        <w:rPr>
          <w:lang w:val="es-ES"/>
        </w:rPr>
        <w:t xml:space="preserve"> automática</w:t>
      </w:r>
      <w:r w:rsidR="00DB4E57" w:rsidRPr="000C3834">
        <w:rPr>
          <w:lang w:val="es-ES"/>
        </w:rPr>
        <w:t xml:space="preserve"> de los </w:t>
      </w:r>
      <w:r w:rsidR="00686680">
        <w:rPr>
          <w:lang w:val="es-ES"/>
        </w:rPr>
        <w:t xml:space="preserve">mejores </w:t>
      </w:r>
      <w:r w:rsidR="00DB4E57" w:rsidRPr="000C3834">
        <w:rPr>
          <w:lang w:val="es-ES"/>
        </w:rPr>
        <w:t xml:space="preserve">proveedores de servicios a los clientes que solicitan </w:t>
      </w:r>
      <w:r w:rsidR="00686680">
        <w:rPr>
          <w:lang w:val="es-ES"/>
        </w:rPr>
        <w:t>uno determinado</w:t>
      </w:r>
      <w:r w:rsidR="00C3714C" w:rsidRPr="000C3834">
        <w:rPr>
          <w:lang w:val="es-ES"/>
        </w:rPr>
        <w:t>, considerando factores tales como</w:t>
      </w:r>
      <w:ins w:id="36" w:author="Bitmap" w:date="2013-05-06T09:00:00Z">
        <w:r w:rsidR="008B10F9" w:rsidRPr="008B10F9">
          <w:rPr>
            <w:lang w:val="es-ES"/>
          </w:rPr>
          <w:t xml:space="preserve"> </w:t>
        </w:r>
        <w:r w:rsidR="008B10F9">
          <w:rPr>
            <w:lang w:val="es-ES"/>
          </w:rPr>
          <w:t>disponibilidad del proveedor según su calendario virtual,</w:t>
        </w:r>
        <w:r w:rsidR="008B10F9" w:rsidRPr="000C3834">
          <w:rPr>
            <w:lang w:val="es-ES"/>
          </w:rPr>
          <w:t xml:space="preserve"> </w:t>
        </w:r>
      </w:ins>
      <w:r w:rsidR="00C3714C" w:rsidRPr="000C3834">
        <w:rPr>
          <w:lang w:val="es-ES"/>
        </w:rPr>
        <w:t xml:space="preserve"> distanciamiento entre cliente-proveedor, y </w:t>
      </w:r>
      <w:r w:rsidR="008B10F9">
        <w:rPr>
          <w:lang w:val="es-ES"/>
        </w:rPr>
        <w:t>su</w:t>
      </w:r>
      <w:r w:rsidR="00C3714C" w:rsidRPr="000C3834">
        <w:rPr>
          <w:lang w:val="es-ES"/>
        </w:rPr>
        <w:t xml:space="preserve"> calificación </w:t>
      </w:r>
      <w:r w:rsidR="008B10F9">
        <w:rPr>
          <w:lang w:val="es-ES"/>
        </w:rPr>
        <w:t xml:space="preserve">promedio </w:t>
      </w:r>
      <w:r w:rsidR="002E6C1D">
        <w:rPr>
          <w:lang w:val="es-ES"/>
        </w:rPr>
        <w:t xml:space="preserve">(puntuación </w:t>
      </w:r>
      <w:r w:rsidR="00E9119F">
        <w:rPr>
          <w:lang w:val="es-ES"/>
        </w:rPr>
        <w:t xml:space="preserve">general </w:t>
      </w:r>
      <w:r w:rsidR="002E6C1D">
        <w:rPr>
          <w:lang w:val="es-ES"/>
        </w:rPr>
        <w:t>ganada por trabajos ya realizados)</w:t>
      </w:r>
      <w:r w:rsidR="00DB4E57" w:rsidRPr="000C3834">
        <w:rPr>
          <w:lang w:val="es-ES"/>
        </w:rPr>
        <w:t>.</w:t>
      </w:r>
    </w:p>
    <w:p w:rsidR="00EA654E" w:rsidRPr="000C3834" w:rsidRDefault="00EA654E" w:rsidP="00EA654E">
      <w:pPr>
        <w:pStyle w:val="Ttulo3"/>
        <w:rPr>
          <w:lang w:val="es-ES"/>
        </w:rPr>
      </w:pPr>
      <w:bookmarkStart w:id="37" w:name="_Toc355594400"/>
      <w:r w:rsidRPr="000C3834">
        <w:rPr>
          <w:lang w:val="es-ES"/>
        </w:rPr>
        <w:t>Otros conceptos</w:t>
      </w:r>
      <w:bookmarkEnd w:id="37"/>
      <w:r w:rsidRPr="000C3834">
        <w:rPr>
          <w:lang w:val="es-ES"/>
        </w:rPr>
        <w:t xml:space="preserve"> </w:t>
      </w:r>
    </w:p>
    <w:p w:rsidR="00FE744D" w:rsidRPr="000C3834" w:rsidRDefault="00FE744D" w:rsidP="00FE744D">
      <w:pPr>
        <w:rPr>
          <w:lang w:val="es-ES"/>
        </w:rPr>
      </w:pPr>
    </w:p>
    <w:p w:rsidR="005F7C1B" w:rsidRPr="000C3834" w:rsidRDefault="005F7C1B" w:rsidP="005F7C1B">
      <w:pPr>
        <w:pStyle w:val="Ttulo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lastRenderedPageBreak/>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Pr="000C3834" w:rsidRDefault="00C27488" w:rsidP="00393426">
      <w:pPr>
        <w:pStyle w:val="Prrafodelista"/>
        <w:numPr>
          <w:ilvl w:val="0"/>
          <w:numId w:val="35"/>
        </w:numPr>
        <w:rPr>
          <w:lang w:val="es-ES"/>
        </w:rPr>
      </w:pPr>
      <w:r w:rsidRPr="000C3834">
        <w:rPr>
          <w:lang w:val="es-ES"/>
        </w:rPr>
        <w:t>Carpintería</w:t>
      </w:r>
    </w:p>
    <w:p w:rsidR="00C27488" w:rsidRPr="000C3834" w:rsidRDefault="00C27488" w:rsidP="00C27488">
      <w:pPr>
        <w:pStyle w:val="Prrafodelista"/>
        <w:numPr>
          <w:ilvl w:val="0"/>
          <w:numId w:val="35"/>
        </w:numPr>
        <w:rPr>
          <w:lang w:val="es-ES"/>
        </w:rPr>
      </w:pPr>
      <w:r w:rsidRPr="000C3834">
        <w:rPr>
          <w:lang w:val="es-ES"/>
        </w:rPr>
        <w:t>Drywall</w:t>
      </w:r>
    </w:p>
    <w:p w:rsidR="00C27488" w:rsidRPr="000C3834" w:rsidRDefault="00C27488" w:rsidP="00C27488">
      <w:pPr>
        <w:pStyle w:val="Prrafodelista"/>
        <w:numPr>
          <w:ilvl w:val="0"/>
          <w:numId w:val="35"/>
        </w:numPr>
        <w:rPr>
          <w:lang w:val="es-ES"/>
        </w:rPr>
      </w:pPr>
      <w:r w:rsidRPr="000C3834">
        <w:rPr>
          <w:lang w:val="es-ES"/>
        </w:rPr>
        <w:t>Electricidad</w:t>
      </w:r>
    </w:p>
    <w:p w:rsidR="00C27488" w:rsidRPr="000C3834" w:rsidRDefault="00C27488" w:rsidP="00C27488">
      <w:pPr>
        <w:pStyle w:val="Prrafodelista"/>
        <w:numPr>
          <w:ilvl w:val="0"/>
          <w:numId w:val="35"/>
        </w:numPr>
        <w:rPr>
          <w:lang w:val="es-ES"/>
        </w:rPr>
      </w:pPr>
      <w:r w:rsidRPr="000C3834">
        <w:rPr>
          <w:lang w:val="es-ES"/>
        </w:rPr>
        <w:t>Gasfitería</w:t>
      </w:r>
    </w:p>
    <w:p w:rsidR="00C27488" w:rsidRPr="000C3834" w:rsidRDefault="00C27488" w:rsidP="00C27488">
      <w:pPr>
        <w:pStyle w:val="Prrafodelista"/>
        <w:numPr>
          <w:ilvl w:val="0"/>
          <w:numId w:val="35"/>
        </w:numPr>
        <w:rPr>
          <w:lang w:val="es-ES"/>
        </w:rPr>
      </w:pPr>
      <w:r w:rsidRPr="000C3834">
        <w:rPr>
          <w:lang w:val="es-ES"/>
        </w:rPr>
        <w:t>Jardinería</w:t>
      </w:r>
    </w:p>
    <w:p w:rsidR="00C27488" w:rsidRPr="000C3834" w:rsidRDefault="008870A6" w:rsidP="00C27488">
      <w:pPr>
        <w:pStyle w:val="Prrafodelista"/>
        <w:numPr>
          <w:ilvl w:val="0"/>
          <w:numId w:val="35"/>
        </w:numPr>
        <w:rPr>
          <w:lang w:val="es-ES"/>
        </w:rPr>
      </w:pPr>
      <w:r w:rsidRPr="000C3834">
        <w:rPr>
          <w:lang w:val="es-ES"/>
        </w:rPr>
        <w:t>Melamina</w:t>
      </w:r>
    </w:p>
    <w:p w:rsidR="00C27488" w:rsidRPr="000C3834" w:rsidRDefault="00C27488" w:rsidP="00C27488">
      <w:pPr>
        <w:pStyle w:val="Prrafodelista"/>
        <w:numPr>
          <w:ilvl w:val="0"/>
          <w:numId w:val="35"/>
        </w:numPr>
        <w:rPr>
          <w:lang w:val="es-ES"/>
        </w:rPr>
      </w:pPr>
      <w:r w:rsidRPr="000C3834">
        <w:rPr>
          <w:lang w:val="es-ES"/>
        </w:rPr>
        <w:t>Pintura</w:t>
      </w:r>
    </w:p>
    <w:p w:rsidR="00597C2D" w:rsidRPr="000C3834" w:rsidRDefault="00C27488" w:rsidP="00C27488">
      <w:pPr>
        <w:pStyle w:val="Prrafodelista"/>
        <w:numPr>
          <w:ilvl w:val="0"/>
          <w:numId w:val="35"/>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val="es-MX" w:eastAsia="es-MX"/>
        </w:rPr>
        <w:drawing>
          <wp:inline distT="0" distB="0" distL="0" distR="0" wp14:anchorId="3B61DCB7" wp14:editId="345D36D1">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Epgrafe"/>
        <w:jc w:val="center"/>
        <w:rPr>
          <w:color w:val="auto"/>
          <w:sz w:val="22"/>
          <w:lang w:val="es-ES"/>
        </w:rPr>
      </w:pPr>
      <w:bookmarkStart w:id="38" w:name="_Toc355446922"/>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38"/>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Pr="000C3834" w:rsidRDefault="005649B8" w:rsidP="00B4247A">
      <w:pPr>
        <w:ind w:firstLine="708"/>
        <w:rPr>
          <w:lang w:val="es-ES"/>
        </w:rPr>
      </w:pPr>
    </w:p>
    <w:p w:rsidR="005649B8" w:rsidRPr="000C3834" w:rsidRDefault="005649B8" w:rsidP="00B4247A">
      <w:pPr>
        <w:ind w:firstLine="708"/>
        <w:rPr>
          <w:lang w:val="es-ES"/>
        </w:rPr>
      </w:pPr>
    </w:p>
    <w:p w:rsidR="00427473" w:rsidRPr="000C3834" w:rsidRDefault="00427473" w:rsidP="00B4247A">
      <w:pPr>
        <w:ind w:firstLine="708"/>
        <w:rPr>
          <w:lang w:val="es-ES"/>
        </w:rPr>
      </w:pPr>
    </w:p>
    <w:p w:rsidR="00E604B2" w:rsidRPr="000C3834" w:rsidRDefault="004D07A4" w:rsidP="00E604B2">
      <w:pPr>
        <w:pStyle w:val="Ttulo1"/>
        <w:rPr>
          <w:sz w:val="28"/>
          <w:lang w:val="es-ES"/>
        </w:rPr>
      </w:pPr>
      <w:bookmarkStart w:id="39" w:name="_Toc355594401"/>
      <w:r w:rsidRPr="000C3834">
        <w:rPr>
          <w:sz w:val="28"/>
          <w:lang w:val="es-ES"/>
        </w:rPr>
        <w:t>Estado del arte</w:t>
      </w:r>
      <w:bookmarkEnd w:id="39"/>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0331BC" w:rsidRPr="000C3834" w:rsidRDefault="000331BC" w:rsidP="00E604B2">
      <w:pPr>
        <w:rPr>
          <w:lang w:val="es-ES"/>
        </w:rPr>
      </w:pPr>
    </w:p>
    <w:p w:rsidR="00A557E4" w:rsidRPr="000C3834" w:rsidRDefault="003513F5" w:rsidP="003513F5">
      <w:pPr>
        <w:pStyle w:val="Ttulo2"/>
        <w:rPr>
          <w:lang w:val="es-ES"/>
        </w:rPr>
      </w:pPr>
      <w:bookmarkStart w:id="40" w:name="_Toc355594402"/>
      <w:r w:rsidRPr="000C3834">
        <w:rPr>
          <w:lang w:val="es-ES"/>
        </w:rPr>
        <w:lastRenderedPageBreak/>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40"/>
    </w:p>
    <w:p w:rsidR="000F7807" w:rsidRPr="000C3834" w:rsidRDefault="000F7807" w:rsidP="00721614">
      <w:pPr>
        <w:rPr>
          <w:lang w:val="es-ES"/>
        </w:rPr>
      </w:pPr>
    </w:p>
    <w:p w:rsidR="00687E15" w:rsidRPr="000C3834" w:rsidRDefault="00AB454D" w:rsidP="00721614">
      <w:pPr>
        <w:rPr>
          <w:lang w:val="es-ES"/>
        </w:rPr>
      </w:pPr>
      <w:r>
        <w:rPr>
          <w:lang w:val="es-ES"/>
        </w:rPr>
        <w:t>En esta primera sección</w:t>
      </w:r>
      <w:r w:rsidR="000E0A6D" w:rsidRPr="000C3834">
        <w:rPr>
          <w:lang w:val="es-ES"/>
        </w:rPr>
        <w:t xml:space="preserve"> se hará mención de tres páginas web que resuelven la necesidad de encontrar servicios </w:t>
      </w:r>
      <w:r w:rsidR="00885730">
        <w:rPr>
          <w:lang w:val="es-ES"/>
        </w:rPr>
        <w:t xml:space="preserve">que </w:t>
      </w:r>
      <w:r w:rsidR="000E0A6D" w:rsidRPr="000C3834">
        <w:rPr>
          <w:lang w:val="es-ES"/>
        </w:rPr>
        <w:t>los usuarios</w:t>
      </w:r>
      <w:r w:rsidR="00885730">
        <w:rPr>
          <w:lang w:val="es-ES"/>
        </w:rPr>
        <w:t xml:space="preserve"> están buscando</w:t>
      </w:r>
      <w:r w:rsidR="000E0A6D" w:rsidRPr="000C3834">
        <w:rPr>
          <w:lang w:val="es-ES"/>
        </w:rPr>
        <w:t>. Las dos primeras se caracterizan por incluir todo tipo de servicios (no sólo de mantenimiento) además de que le permiten al proveedor disponer de un espacio virtual para su anuncio. La tercera solución, en cambio, permite satisfacer una necesidad específica de servicios (gasfiter</w:t>
      </w:r>
      <w:r w:rsidR="00567891" w:rsidRPr="000C3834">
        <w:rPr>
          <w:lang w:val="es-ES"/>
        </w:rPr>
        <w:t>ía), mas no provee un espacio de anuncio al proveedor.</w:t>
      </w:r>
    </w:p>
    <w:p w:rsidR="00687E15" w:rsidRPr="000C3834" w:rsidRDefault="00687E15" w:rsidP="00721614">
      <w:pPr>
        <w:rPr>
          <w:lang w:val="es-ES"/>
        </w:rPr>
      </w:pPr>
    </w:p>
    <w:p w:rsidR="00687E15" w:rsidRPr="000C3834" w:rsidRDefault="00687E15" w:rsidP="00721614">
      <w:pPr>
        <w:rPr>
          <w:lang w:val="es-ES"/>
        </w:rPr>
      </w:pPr>
    </w:p>
    <w:p w:rsidR="00721614" w:rsidRPr="000C3834" w:rsidRDefault="00721614" w:rsidP="00721614">
      <w:pPr>
        <w:pStyle w:val="Prrafodelista"/>
        <w:numPr>
          <w:ilvl w:val="0"/>
          <w:numId w:val="3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A024DD">
      <w:pPr>
        <w:pStyle w:val="Prrafodelista"/>
        <w:numPr>
          <w:ilvl w:val="0"/>
          <w:numId w:val="41"/>
        </w:numPr>
        <w:rPr>
          <w:lang w:val="es-ES"/>
        </w:rPr>
      </w:pPr>
      <w:r w:rsidRPr="000C3834">
        <w:rPr>
          <w:lang w:val="es-ES"/>
        </w:rPr>
        <w:t>Comida</w:t>
      </w:r>
    </w:p>
    <w:p w:rsidR="00A024DD" w:rsidRPr="000C3834" w:rsidRDefault="00A024DD" w:rsidP="00A024DD">
      <w:pPr>
        <w:pStyle w:val="Prrafodelista"/>
        <w:numPr>
          <w:ilvl w:val="0"/>
          <w:numId w:val="41"/>
        </w:numPr>
        <w:rPr>
          <w:lang w:val="es-ES"/>
        </w:rPr>
      </w:pPr>
      <w:r w:rsidRPr="000C3834">
        <w:rPr>
          <w:lang w:val="es-ES"/>
        </w:rPr>
        <w:t>Belleza</w:t>
      </w:r>
    </w:p>
    <w:p w:rsidR="00A024DD" w:rsidRPr="000C3834" w:rsidRDefault="00A024DD" w:rsidP="00A024DD">
      <w:pPr>
        <w:pStyle w:val="Prrafodelista"/>
        <w:numPr>
          <w:ilvl w:val="0"/>
          <w:numId w:val="41"/>
        </w:numPr>
        <w:rPr>
          <w:lang w:val="es-ES"/>
        </w:rPr>
      </w:pPr>
      <w:r w:rsidRPr="000C3834">
        <w:rPr>
          <w:lang w:val="es-ES"/>
        </w:rPr>
        <w:t>Cumpleaños</w:t>
      </w:r>
    </w:p>
    <w:p w:rsidR="00A024DD" w:rsidRPr="000C3834" w:rsidRDefault="00A024DD" w:rsidP="00A024DD">
      <w:pPr>
        <w:pStyle w:val="Prrafodelista"/>
        <w:numPr>
          <w:ilvl w:val="0"/>
          <w:numId w:val="41"/>
        </w:numPr>
        <w:rPr>
          <w:lang w:val="es-ES"/>
        </w:rPr>
      </w:pPr>
      <w:r w:rsidRPr="000C3834">
        <w:rPr>
          <w:lang w:val="es-ES"/>
        </w:rPr>
        <w:t>Alquiler</w:t>
      </w:r>
    </w:p>
    <w:p w:rsidR="00A024DD" w:rsidRPr="000C3834" w:rsidRDefault="00A024DD" w:rsidP="00A024DD">
      <w:pPr>
        <w:pStyle w:val="Prrafodelista"/>
        <w:numPr>
          <w:ilvl w:val="0"/>
          <w:numId w:val="41"/>
        </w:numPr>
        <w:rPr>
          <w:lang w:val="es-ES"/>
        </w:rPr>
      </w:pPr>
      <w:r w:rsidRPr="000C3834">
        <w:rPr>
          <w:lang w:val="es-ES"/>
        </w:rPr>
        <w:t>Transporte</w:t>
      </w:r>
    </w:p>
    <w:p w:rsidR="00A024DD" w:rsidRPr="000C3834" w:rsidRDefault="00A024DD" w:rsidP="00A024DD">
      <w:pPr>
        <w:pStyle w:val="Prrafodelista"/>
        <w:numPr>
          <w:ilvl w:val="0"/>
          <w:numId w:val="41"/>
        </w:numPr>
        <w:rPr>
          <w:lang w:val="es-ES"/>
        </w:rPr>
      </w:pPr>
      <w:r w:rsidRPr="000C3834">
        <w:rPr>
          <w:lang w:val="es-ES"/>
        </w:rPr>
        <w:t>Salud</w:t>
      </w:r>
    </w:p>
    <w:p w:rsidR="00A024DD" w:rsidRPr="000C3834" w:rsidRDefault="00A024DD" w:rsidP="00A024DD">
      <w:pPr>
        <w:pStyle w:val="Prrafodelista"/>
        <w:numPr>
          <w:ilvl w:val="0"/>
          <w:numId w:val="41"/>
        </w:numPr>
        <w:rPr>
          <w:lang w:val="es-ES"/>
        </w:rPr>
      </w:pPr>
      <w:r w:rsidRPr="000C3834">
        <w:rPr>
          <w:lang w:val="es-ES"/>
        </w:rPr>
        <w:t>Flores</w:t>
      </w:r>
    </w:p>
    <w:p w:rsidR="00A024DD" w:rsidRPr="000C3834" w:rsidRDefault="00AE631F" w:rsidP="00A024DD">
      <w:pPr>
        <w:pStyle w:val="Prrafodelista"/>
        <w:numPr>
          <w:ilvl w:val="0"/>
          <w:numId w:val="41"/>
        </w:numPr>
        <w:rPr>
          <w:lang w:val="es-ES"/>
        </w:rPr>
      </w:pPr>
      <w:r w:rsidRPr="000C3834">
        <w:rPr>
          <w:lang w:val="es-ES"/>
        </w:rPr>
        <w:t>Eventos</w:t>
      </w:r>
    </w:p>
    <w:p w:rsidR="00AE631F" w:rsidRPr="000C3834" w:rsidRDefault="00AE631F" w:rsidP="00A024DD">
      <w:pPr>
        <w:pStyle w:val="Prrafodelista"/>
        <w:numPr>
          <w:ilvl w:val="0"/>
          <w:numId w:val="41"/>
        </w:numPr>
        <w:rPr>
          <w:lang w:val="es-ES"/>
        </w:rPr>
      </w:pPr>
      <w:r w:rsidRPr="000C3834">
        <w:rPr>
          <w:lang w:val="es-ES"/>
        </w:rPr>
        <w:t>Limpieza</w:t>
      </w:r>
    </w:p>
    <w:p w:rsidR="00AE631F" w:rsidRPr="000C3834" w:rsidRDefault="00AE631F" w:rsidP="00A024DD">
      <w:pPr>
        <w:pStyle w:val="Prrafodelista"/>
        <w:numPr>
          <w:ilvl w:val="0"/>
          <w:numId w:val="41"/>
        </w:numPr>
        <w:rPr>
          <w:lang w:val="es-ES"/>
        </w:rPr>
      </w:pPr>
      <w:r w:rsidRPr="000C3834">
        <w:rPr>
          <w:lang w:val="es-ES"/>
        </w:rPr>
        <w:t>Instalación</w:t>
      </w:r>
    </w:p>
    <w:p w:rsidR="00AE631F" w:rsidRPr="000C3834" w:rsidRDefault="00AE631F" w:rsidP="00A024DD">
      <w:pPr>
        <w:pStyle w:val="Prrafodelista"/>
        <w:numPr>
          <w:ilvl w:val="0"/>
          <w:numId w:val="4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val="es-MX" w:eastAsia="es-MX"/>
        </w:rPr>
        <w:lastRenderedPageBreak/>
        <w:drawing>
          <wp:inline distT="0" distB="0" distL="0" distR="0" wp14:anchorId="770CBDB3" wp14:editId="3ED66AB2">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Epgrafe"/>
        <w:jc w:val="center"/>
        <w:rPr>
          <w:color w:val="auto"/>
          <w:sz w:val="22"/>
          <w:lang w:val="es-ES"/>
        </w:rPr>
      </w:pPr>
      <w:bookmarkStart w:id="41" w:name="_Toc355446923"/>
      <w:r w:rsidRPr="000C3834">
        <w:rPr>
          <w:color w:val="auto"/>
          <w:sz w:val="22"/>
          <w:lang w:val="es-ES"/>
        </w:rPr>
        <w:t xml:space="preserve">Figura 1.7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41"/>
    </w:p>
    <w:p w:rsidR="00721614" w:rsidRPr="000C3834" w:rsidRDefault="00721614" w:rsidP="00721614">
      <w:pPr>
        <w:rPr>
          <w:lang w:val="es-ES"/>
        </w:rPr>
      </w:pPr>
    </w:p>
    <w:p w:rsidR="001367B2" w:rsidRPr="000C3834" w:rsidRDefault="001367B2" w:rsidP="001367B2">
      <w:pPr>
        <w:pStyle w:val="Prrafodelista"/>
        <w:numPr>
          <w:ilvl w:val="0"/>
          <w:numId w:val="3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91127C">
      <w:pPr>
        <w:ind w:firstLine="426"/>
        <w:rPr>
          <w:lang w:val="es-ES"/>
        </w:rPr>
      </w:pPr>
    </w:p>
    <w:p w:rsidR="0091127C" w:rsidRPr="000C3834" w:rsidRDefault="0091127C" w:rsidP="0091127C">
      <w:pPr>
        <w:pStyle w:val="Prrafodelista"/>
        <w:numPr>
          <w:ilvl w:val="0"/>
          <w:numId w:val="42"/>
        </w:numPr>
        <w:rPr>
          <w:lang w:val="es-ES"/>
        </w:rPr>
      </w:pPr>
      <w:r w:rsidRPr="000C3834">
        <w:rPr>
          <w:lang w:val="es-ES"/>
        </w:rPr>
        <w:t>Comida</w:t>
      </w:r>
    </w:p>
    <w:p w:rsidR="0091127C" w:rsidRPr="000C3834" w:rsidRDefault="0091127C" w:rsidP="0091127C">
      <w:pPr>
        <w:pStyle w:val="Prrafodelista"/>
        <w:numPr>
          <w:ilvl w:val="0"/>
          <w:numId w:val="42"/>
        </w:numPr>
        <w:rPr>
          <w:lang w:val="es-ES"/>
        </w:rPr>
      </w:pPr>
      <w:r w:rsidRPr="000C3834">
        <w:rPr>
          <w:lang w:val="es-ES"/>
        </w:rPr>
        <w:t>Regalos</w:t>
      </w:r>
    </w:p>
    <w:p w:rsidR="0091127C" w:rsidRPr="000C3834" w:rsidRDefault="0091127C" w:rsidP="0091127C">
      <w:pPr>
        <w:pStyle w:val="Prrafodelista"/>
        <w:numPr>
          <w:ilvl w:val="0"/>
          <w:numId w:val="42"/>
        </w:numPr>
        <w:rPr>
          <w:lang w:val="es-ES"/>
        </w:rPr>
      </w:pPr>
      <w:r w:rsidRPr="000C3834">
        <w:rPr>
          <w:lang w:val="es-ES"/>
        </w:rPr>
        <w:t>Taxi</w:t>
      </w:r>
    </w:p>
    <w:p w:rsidR="0091127C" w:rsidRPr="000C3834" w:rsidRDefault="0091127C" w:rsidP="0091127C">
      <w:pPr>
        <w:pStyle w:val="Prrafodelista"/>
        <w:numPr>
          <w:ilvl w:val="0"/>
          <w:numId w:val="42"/>
        </w:numPr>
        <w:rPr>
          <w:lang w:val="es-ES"/>
        </w:rPr>
      </w:pPr>
      <w:r w:rsidRPr="000C3834">
        <w:rPr>
          <w:lang w:val="es-ES"/>
        </w:rPr>
        <w:t>Servicios Técnicos y Domésticos</w:t>
      </w:r>
    </w:p>
    <w:p w:rsidR="0091127C" w:rsidRPr="000C3834" w:rsidRDefault="00F25898" w:rsidP="0091127C">
      <w:pPr>
        <w:pStyle w:val="Prrafodelista"/>
        <w:numPr>
          <w:ilvl w:val="0"/>
          <w:numId w:val="42"/>
        </w:numPr>
        <w:rPr>
          <w:lang w:val="es-ES"/>
        </w:rPr>
      </w:pPr>
      <w:r w:rsidRPr="000C3834">
        <w:rPr>
          <w:lang w:val="es-ES"/>
        </w:rPr>
        <w:t>Alquiler</w:t>
      </w:r>
    </w:p>
    <w:p w:rsidR="00CF3224" w:rsidRPr="000C3834" w:rsidRDefault="00CF3224" w:rsidP="0091127C">
      <w:pPr>
        <w:pStyle w:val="Prrafodelista"/>
        <w:numPr>
          <w:ilvl w:val="0"/>
          <w:numId w:val="42"/>
        </w:numPr>
        <w:rPr>
          <w:lang w:val="es-ES"/>
        </w:rPr>
      </w:pPr>
      <w:r w:rsidRPr="000C3834">
        <w:rPr>
          <w:lang w:val="es-ES"/>
        </w:rPr>
        <w:t>Belleza</w:t>
      </w:r>
    </w:p>
    <w:p w:rsidR="00CF3224" w:rsidRPr="000C3834" w:rsidRDefault="00CF3224" w:rsidP="0091127C">
      <w:pPr>
        <w:pStyle w:val="Prrafodelista"/>
        <w:numPr>
          <w:ilvl w:val="0"/>
          <w:numId w:val="42"/>
        </w:numPr>
        <w:rPr>
          <w:lang w:val="es-ES"/>
        </w:rPr>
      </w:pPr>
      <w:r w:rsidRPr="000C3834">
        <w:rPr>
          <w:lang w:val="es-ES"/>
        </w:rPr>
        <w:t>Transportes y Viajes</w:t>
      </w:r>
    </w:p>
    <w:p w:rsidR="00CF3224" w:rsidRPr="000C3834" w:rsidRDefault="00CF3224" w:rsidP="0091127C">
      <w:pPr>
        <w:pStyle w:val="Prrafodelista"/>
        <w:numPr>
          <w:ilvl w:val="0"/>
          <w:numId w:val="42"/>
        </w:numPr>
        <w:rPr>
          <w:lang w:val="es-ES"/>
        </w:rPr>
      </w:pPr>
      <w:r w:rsidRPr="000C3834">
        <w:rPr>
          <w:lang w:val="es-ES"/>
        </w:rPr>
        <w:t>Fiesta y Eventos</w:t>
      </w:r>
    </w:p>
    <w:p w:rsidR="00A01E44" w:rsidRPr="000C3834" w:rsidRDefault="00825F69" w:rsidP="00825F69">
      <w:pPr>
        <w:jc w:val="center"/>
        <w:rPr>
          <w:b/>
          <w:lang w:val="es-ES"/>
        </w:rPr>
      </w:pPr>
      <w:r w:rsidRPr="000C3834">
        <w:rPr>
          <w:b/>
          <w:noProof/>
          <w:lang w:val="es-MX" w:eastAsia="es-MX"/>
        </w:rPr>
        <w:lastRenderedPageBreak/>
        <w:drawing>
          <wp:inline distT="0" distB="0" distL="0" distR="0" wp14:anchorId="42C81371" wp14:editId="109EBBA8">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Epgrafe"/>
        <w:jc w:val="center"/>
        <w:rPr>
          <w:color w:val="auto"/>
          <w:sz w:val="22"/>
          <w:lang w:val="es-ES"/>
        </w:rPr>
      </w:pPr>
      <w:bookmarkStart w:id="42" w:name="_Toc355446924"/>
      <w:r w:rsidRPr="000C3834">
        <w:rPr>
          <w:color w:val="auto"/>
          <w:sz w:val="22"/>
          <w:lang w:val="es-ES"/>
        </w:rPr>
        <w:t xml:space="preserve">Figura 1.8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42"/>
    </w:p>
    <w:p w:rsidR="004E622A" w:rsidRPr="000C3834" w:rsidRDefault="004E622A" w:rsidP="004E622A">
      <w:pPr>
        <w:rPr>
          <w:b/>
          <w:lang w:val="es-ES"/>
        </w:rPr>
      </w:pPr>
    </w:p>
    <w:p w:rsidR="001367B2" w:rsidRPr="000C3834" w:rsidRDefault="001367B2" w:rsidP="001367B2">
      <w:pPr>
        <w:pStyle w:val="Prrafodelista"/>
        <w:numPr>
          <w:ilvl w:val="0"/>
          <w:numId w:val="37"/>
        </w:numPr>
        <w:ind w:left="426"/>
        <w:rPr>
          <w:b/>
          <w:lang w:val="es-ES"/>
        </w:rPr>
      </w:pPr>
      <w:r w:rsidRPr="000C3834">
        <w:rPr>
          <w:b/>
          <w:lang w:val="es-ES"/>
        </w:rPr>
        <w:t>Sedapal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02162A">
      <w:pPr>
        <w:pStyle w:val="Prrafodelista"/>
        <w:numPr>
          <w:ilvl w:val="0"/>
          <w:numId w:val="42"/>
        </w:numPr>
        <w:ind w:left="426"/>
        <w:rPr>
          <w:lang w:val="es-ES"/>
        </w:rPr>
      </w:pPr>
      <w:r w:rsidRPr="000C3834">
        <w:rPr>
          <w:lang w:val="es-ES"/>
        </w:rPr>
        <w:t>Detección y reparación de fugas</w:t>
      </w:r>
    </w:p>
    <w:p w:rsidR="0002162A" w:rsidRPr="000C3834" w:rsidRDefault="0002162A" w:rsidP="0002162A">
      <w:pPr>
        <w:pStyle w:val="Prrafodelista"/>
        <w:numPr>
          <w:ilvl w:val="0"/>
          <w:numId w:val="42"/>
        </w:numPr>
        <w:ind w:left="426"/>
        <w:rPr>
          <w:lang w:val="es-ES"/>
        </w:rPr>
      </w:pPr>
      <w:r w:rsidRPr="000C3834">
        <w:rPr>
          <w:lang w:val="es-ES"/>
        </w:rPr>
        <w:t>Inundaciones</w:t>
      </w:r>
    </w:p>
    <w:p w:rsidR="0002162A" w:rsidRPr="000C3834" w:rsidRDefault="0002162A" w:rsidP="0002162A">
      <w:pPr>
        <w:pStyle w:val="Prrafodelista"/>
        <w:numPr>
          <w:ilvl w:val="0"/>
          <w:numId w:val="42"/>
        </w:numPr>
        <w:ind w:left="426"/>
        <w:rPr>
          <w:lang w:val="es-ES"/>
        </w:rPr>
      </w:pPr>
      <w:r w:rsidRPr="000C3834">
        <w:rPr>
          <w:lang w:val="es-ES"/>
        </w:rPr>
        <w:t>Desatoros internos</w:t>
      </w:r>
    </w:p>
    <w:p w:rsidR="0002162A" w:rsidRPr="000C3834" w:rsidRDefault="0002162A" w:rsidP="0002162A">
      <w:pPr>
        <w:pStyle w:val="Prrafodelista"/>
        <w:numPr>
          <w:ilvl w:val="0"/>
          <w:numId w:val="42"/>
        </w:numPr>
        <w:ind w:left="426"/>
        <w:rPr>
          <w:lang w:val="es-ES"/>
        </w:rPr>
      </w:pPr>
      <w:r w:rsidRPr="000C3834">
        <w:rPr>
          <w:lang w:val="es-ES"/>
        </w:rPr>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r w:rsidRPr="000C3834">
        <w:rPr>
          <w:lang w:val="es-ES"/>
        </w:rPr>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val="es-MX" w:eastAsia="es-MX"/>
        </w:rPr>
        <w:drawing>
          <wp:inline distT="0" distB="0" distL="0" distR="0" wp14:anchorId="3491DB32" wp14:editId="5A92EBB9">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Epgrafe"/>
        <w:jc w:val="center"/>
        <w:rPr>
          <w:color w:val="auto"/>
          <w:sz w:val="22"/>
          <w:lang w:val="es-ES"/>
        </w:rPr>
      </w:pPr>
      <w:bookmarkStart w:id="43" w:name="_Toc355446925"/>
      <w:r w:rsidRPr="000C3834">
        <w:rPr>
          <w:color w:val="auto"/>
          <w:sz w:val="22"/>
          <w:lang w:val="es-ES"/>
        </w:rPr>
        <w:t xml:space="preserve">Figura 1.9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43"/>
    </w:p>
    <w:p w:rsidR="00B9427F" w:rsidRPr="000C3834" w:rsidRDefault="00B9427F" w:rsidP="00721614">
      <w:pPr>
        <w:rPr>
          <w:lang w:val="es-ES"/>
        </w:rPr>
      </w:pPr>
    </w:p>
    <w:p w:rsidR="00721614" w:rsidRPr="000C3834" w:rsidRDefault="00721614" w:rsidP="00721614">
      <w:pPr>
        <w:pStyle w:val="Ttulo2"/>
        <w:rPr>
          <w:lang w:val="es-ES"/>
        </w:rPr>
      </w:pPr>
      <w:bookmarkStart w:id="44" w:name="_Toc355594403"/>
      <w:r w:rsidRPr="000C3834">
        <w:rPr>
          <w:lang w:val="es-ES"/>
        </w:rPr>
        <w:t>Formas aproximadas de resolver el problema</w:t>
      </w:r>
      <w:bookmarkEnd w:id="44"/>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E9208F">
      <w:pPr>
        <w:pStyle w:val="Prrafodelista"/>
        <w:numPr>
          <w:ilvl w:val="0"/>
          <w:numId w:val="3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Default="009068A1" w:rsidP="00E9208F">
      <w:pPr>
        <w:ind w:firstLine="426"/>
        <w:rPr>
          <w:lang w:val="es-ES"/>
        </w:rPr>
      </w:pPr>
    </w:p>
    <w:p w:rsidR="009068A1" w:rsidRDefault="009068A1" w:rsidP="00E9208F">
      <w:pPr>
        <w:ind w:firstLine="426"/>
        <w:rPr>
          <w:lang w:val="es-ES"/>
        </w:rPr>
      </w:pPr>
    </w:p>
    <w:p w:rsidR="009068A1" w:rsidRDefault="009068A1" w:rsidP="00E9208F">
      <w:pPr>
        <w:ind w:firstLine="426"/>
        <w:rPr>
          <w:lang w:val="es-ES"/>
        </w:rPr>
      </w:pP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lastRenderedPageBreak/>
        <w:t>A clientes</w:t>
      </w:r>
      <w:r w:rsidRPr="000C3834">
        <w:rPr>
          <w:lang w:val="es-ES"/>
        </w:rPr>
        <w:t>:</w:t>
      </w:r>
    </w:p>
    <w:p w:rsidR="0098016F" w:rsidRPr="000C3834" w:rsidRDefault="0098016F" w:rsidP="0098016F">
      <w:pPr>
        <w:rPr>
          <w:lang w:val="es-ES"/>
        </w:rPr>
      </w:pPr>
    </w:p>
    <w:p w:rsidR="0098016F" w:rsidRPr="000C3834" w:rsidRDefault="0098016F" w:rsidP="0098016F">
      <w:pPr>
        <w:pStyle w:val="Prrafodelista"/>
        <w:numPr>
          <w:ilvl w:val="0"/>
          <w:numId w:val="38"/>
        </w:numPr>
        <w:rPr>
          <w:lang w:val="es-ES"/>
        </w:rPr>
      </w:pPr>
      <w:r w:rsidRPr="000C3834">
        <w:rPr>
          <w:lang w:val="es-ES"/>
        </w:rPr>
        <w:t>Conectarlos con proveedores de acuerdo al proyecto que buscan.</w:t>
      </w:r>
    </w:p>
    <w:p w:rsidR="0098016F" w:rsidRPr="000C3834" w:rsidRDefault="0098016F" w:rsidP="0098016F">
      <w:pPr>
        <w:pStyle w:val="Prrafodelista"/>
        <w:numPr>
          <w:ilvl w:val="0"/>
          <w:numId w:val="3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98016F">
      <w:pPr>
        <w:pStyle w:val="Prrafodelista"/>
        <w:numPr>
          <w:ilvl w:val="0"/>
          <w:numId w:val="38"/>
        </w:numPr>
        <w:rPr>
          <w:lang w:val="es-ES"/>
        </w:rPr>
      </w:pPr>
      <w:r w:rsidRPr="000C3834">
        <w:rPr>
          <w:lang w:val="es-ES"/>
        </w:rPr>
        <w:t>No cobrar ninguna comisión sobre las ventas efectuadas por las empresas.</w:t>
      </w:r>
    </w:p>
    <w:p w:rsidR="0098016F" w:rsidRPr="000C3834" w:rsidRDefault="0098016F" w:rsidP="0098016F">
      <w:pPr>
        <w:pStyle w:val="Prrafodelista"/>
        <w:numPr>
          <w:ilvl w:val="0"/>
          <w:numId w:val="3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Prrafodelista"/>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A80056">
      <w:pPr>
        <w:pStyle w:val="Prrafodelista"/>
        <w:numPr>
          <w:ilvl w:val="0"/>
          <w:numId w:val="3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A80056">
      <w:pPr>
        <w:pStyle w:val="Prrafodelista"/>
        <w:numPr>
          <w:ilvl w:val="0"/>
          <w:numId w:val="3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A80056">
      <w:pPr>
        <w:pStyle w:val="Prrafodelista"/>
        <w:numPr>
          <w:ilvl w:val="0"/>
          <w:numId w:val="3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Prrafodelista"/>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E61EE8">
      <w:pPr>
        <w:pStyle w:val="Prrafodelista"/>
        <w:numPr>
          <w:ilvl w:val="0"/>
          <w:numId w:val="39"/>
        </w:numPr>
        <w:rPr>
          <w:lang w:val="es-ES"/>
        </w:rPr>
      </w:pPr>
      <w:r w:rsidRPr="000C3834">
        <w:rPr>
          <w:lang w:val="es-ES"/>
        </w:rPr>
        <w:t>Obras y r</w:t>
      </w:r>
      <w:r w:rsidR="00E61EE8" w:rsidRPr="000C3834">
        <w:rPr>
          <w:lang w:val="es-ES"/>
        </w:rPr>
        <w:t>eformas</w:t>
      </w:r>
    </w:p>
    <w:p w:rsidR="002E62CD" w:rsidRPr="000C3834" w:rsidRDefault="00E61EE8" w:rsidP="00E61EE8">
      <w:pPr>
        <w:pStyle w:val="Prrafodelista"/>
        <w:numPr>
          <w:ilvl w:val="0"/>
          <w:numId w:val="39"/>
        </w:numPr>
        <w:rPr>
          <w:lang w:val="es-ES"/>
        </w:rPr>
      </w:pPr>
      <w:r w:rsidRPr="000C3834">
        <w:rPr>
          <w:lang w:val="es-ES"/>
        </w:rPr>
        <w:t>L</w:t>
      </w:r>
      <w:r w:rsidR="00966110" w:rsidRPr="000C3834">
        <w:rPr>
          <w:lang w:val="es-ES"/>
        </w:rPr>
        <w:t>impieza</w:t>
      </w:r>
    </w:p>
    <w:p w:rsidR="00E61EE8" w:rsidRPr="000C3834" w:rsidRDefault="00E61EE8" w:rsidP="00E61EE8">
      <w:pPr>
        <w:pStyle w:val="Prrafodelista"/>
        <w:numPr>
          <w:ilvl w:val="0"/>
          <w:numId w:val="39"/>
        </w:numPr>
        <w:rPr>
          <w:lang w:val="es-ES"/>
        </w:rPr>
      </w:pPr>
      <w:r w:rsidRPr="000C3834">
        <w:rPr>
          <w:lang w:val="es-ES"/>
        </w:rPr>
        <w:t>M</w:t>
      </w:r>
      <w:r w:rsidR="00966110" w:rsidRPr="000C3834">
        <w:rPr>
          <w:lang w:val="es-ES"/>
        </w:rPr>
        <w:t>antenimiento</w:t>
      </w:r>
    </w:p>
    <w:p w:rsidR="00966110" w:rsidRPr="000C3834" w:rsidRDefault="00E61EE8" w:rsidP="00E61EE8">
      <w:pPr>
        <w:pStyle w:val="Prrafodelista"/>
        <w:numPr>
          <w:ilvl w:val="0"/>
          <w:numId w:val="39"/>
        </w:numPr>
        <w:rPr>
          <w:lang w:val="es-ES"/>
        </w:rPr>
      </w:pPr>
      <w:r w:rsidRPr="000C3834">
        <w:rPr>
          <w:lang w:val="es-ES"/>
        </w:rPr>
        <w:t>I</w:t>
      </w:r>
      <w:r w:rsidR="00966110" w:rsidRPr="000C3834">
        <w:rPr>
          <w:lang w:val="es-ES"/>
        </w:rPr>
        <w:t>nstalaciones</w:t>
      </w:r>
    </w:p>
    <w:p w:rsidR="00E61EE8" w:rsidRPr="000C3834" w:rsidRDefault="00E61EE8" w:rsidP="00E61EE8">
      <w:pPr>
        <w:pStyle w:val="Prrafodelista"/>
        <w:numPr>
          <w:ilvl w:val="0"/>
          <w:numId w:val="3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val="es-MX" w:eastAsia="es-MX"/>
        </w:rPr>
        <w:drawing>
          <wp:inline distT="0" distB="0" distL="0" distR="0" wp14:anchorId="5169FAE3" wp14:editId="69CAB8C5">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Epgrafe"/>
        <w:jc w:val="center"/>
        <w:rPr>
          <w:color w:val="auto"/>
          <w:sz w:val="22"/>
          <w:lang w:val="es-ES"/>
        </w:rPr>
      </w:pPr>
      <w:bookmarkStart w:id="45" w:name="_Toc355446926"/>
      <w:r w:rsidRPr="000C3834">
        <w:rPr>
          <w:color w:val="auto"/>
          <w:sz w:val="22"/>
          <w:lang w:val="es-ES"/>
        </w:rPr>
        <w:t>Figura 1.</w:t>
      </w:r>
      <w:r w:rsidR="002E62CD" w:rsidRPr="000C3834">
        <w:rPr>
          <w:color w:val="auto"/>
          <w:sz w:val="22"/>
          <w:lang w:val="es-ES"/>
        </w:rPr>
        <w:t>10</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45"/>
    </w:p>
    <w:p w:rsidR="00E14C6C" w:rsidRPr="000C3834" w:rsidRDefault="00E14C6C" w:rsidP="00E9208F">
      <w:pPr>
        <w:ind w:left="426"/>
        <w:rPr>
          <w:lang w:val="es-ES"/>
        </w:rPr>
      </w:pPr>
    </w:p>
    <w:p w:rsidR="00C9625E" w:rsidRPr="000C3834" w:rsidRDefault="00C9625E" w:rsidP="00E9208F">
      <w:pPr>
        <w:pStyle w:val="Prrafodelista"/>
        <w:numPr>
          <w:ilvl w:val="0"/>
          <w:numId w:val="37"/>
        </w:numPr>
        <w:ind w:left="426"/>
        <w:rPr>
          <w:b/>
          <w:lang w:val="es-ES"/>
        </w:rPr>
      </w:pPr>
      <w:r w:rsidRPr="000C3834">
        <w:rPr>
          <w:b/>
          <w:lang w:val="es-ES"/>
        </w:rPr>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 xml:space="preserve">De manera similar a Quotatis, esta empresa </w:t>
      </w:r>
      <w:r w:rsidR="00B52F23" w:rsidRPr="000C3834">
        <w:rPr>
          <w:lang w:val="es-ES"/>
        </w:rPr>
        <w:lastRenderedPageBreak/>
        <w:t>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val="es-MX" w:eastAsia="es-MX"/>
        </w:rPr>
        <w:drawing>
          <wp:inline distT="0" distB="0" distL="0" distR="0" wp14:anchorId="211F4365" wp14:editId="47694DC3">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Epgrafe"/>
        <w:jc w:val="center"/>
        <w:rPr>
          <w:color w:val="auto"/>
          <w:sz w:val="22"/>
          <w:lang w:val="es-ES"/>
        </w:rPr>
      </w:pPr>
      <w:bookmarkStart w:id="46" w:name="_Toc355446927"/>
      <w:r w:rsidRPr="000C3834">
        <w:rPr>
          <w:color w:val="auto"/>
          <w:sz w:val="22"/>
          <w:lang w:val="es-ES"/>
        </w:rPr>
        <w:t>Figura 1.</w:t>
      </w:r>
      <w:r w:rsidR="00562E8A" w:rsidRPr="000C3834">
        <w:rPr>
          <w:color w:val="auto"/>
          <w:sz w:val="22"/>
          <w:lang w:val="es-ES"/>
        </w:rPr>
        <w:t>11</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46"/>
    </w:p>
    <w:p w:rsidR="000626DA" w:rsidRPr="000C3834" w:rsidRDefault="000626DA" w:rsidP="00237205">
      <w:pPr>
        <w:ind w:firstLine="426"/>
        <w:rPr>
          <w:lang w:val="es-ES"/>
        </w:rPr>
      </w:pPr>
    </w:p>
    <w:p w:rsidR="00C9625E" w:rsidRPr="000C3834" w:rsidRDefault="00C9625E" w:rsidP="00E9208F">
      <w:pPr>
        <w:pStyle w:val="Prrafodelista"/>
        <w:numPr>
          <w:ilvl w:val="0"/>
          <w:numId w:val="3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val="es-MX" w:eastAsia="es-MX"/>
        </w:rPr>
        <w:lastRenderedPageBreak/>
        <w:drawing>
          <wp:inline distT="0" distB="0" distL="0" distR="0" wp14:anchorId="2DD9040A" wp14:editId="797CB112">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Epgrafe"/>
        <w:jc w:val="center"/>
        <w:rPr>
          <w:color w:val="auto"/>
          <w:sz w:val="22"/>
          <w:lang w:val="es-ES"/>
        </w:rPr>
      </w:pPr>
      <w:bookmarkStart w:id="47" w:name="_Toc355446928"/>
      <w:r w:rsidRPr="000C3834">
        <w:rPr>
          <w:color w:val="auto"/>
          <w:sz w:val="22"/>
          <w:lang w:val="es-ES"/>
        </w:rPr>
        <w:t>Figura 1.</w:t>
      </w:r>
      <w:r w:rsidR="00562E8A" w:rsidRPr="000C3834">
        <w:rPr>
          <w:color w:val="auto"/>
          <w:sz w:val="22"/>
          <w:lang w:val="es-ES"/>
        </w:rPr>
        <w:t>12</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47"/>
    </w:p>
    <w:p w:rsidR="00E9208F" w:rsidRPr="000C3834" w:rsidRDefault="00E9208F" w:rsidP="00E9208F">
      <w:pPr>
        <w:pStyle w:val="Prrafodelista"/>
        <w:numPr>
          <w:ilvl w:val="0"/>
          <w:numId w:val="3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val="es-MX" w:eastAsia="es-MX"/>
        </w:rPr>
        <w:drawing>
          <wp:inline distT="0" distB="0" distL="0" distR="0" wp14:anchorId="3FA1FDA5" wp14:editId="448C7164">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Epgrafe"/>
        <w:jc w:val="center"/>
        <w:rPr>
          <w:color w:val="auto"/>
          <w:sz w:val="22"/>
          <w:lang w:val="es-ES"/>
        </w:rPr>
      </w:pPr>
      <w:bookmarkStart w:id="48" w:name="_Toc355446929"/>
      <w:r w:rsidRPr="000C3834">
        <w:rPr>
          <w:color w:val="auto"/>
          <w:sz w:val="22"/>
          <w:lang w:val="es-ES"/>
        </w:rPr>
        <w:t>Figura 1.1</w:t>
      </w:r>
      <w:r w:rsidR="00562E8A" w:rsidRPr="000C3834">
        <w:rPr>
          <w:color w:val="auto"/>
          <w:sz w:val="22"/>
          <w:lang w:val="es-ES"/>
        </w:rPr>
        <w:t>3</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48"/>
    </w:p>
    <w:p w:rsidR="008D367E" w:rsidRPr="000C3834" w:rsidRDefault="008D367E" w:rsidP="00D16B00">
      <w:pPr>
        <w:pStyle w:val="Ttulo2"/>
        <w:rPr>
          <w:lang w:val="es-ES"/>
        </w:rPr>
      </w:pPr>
      <w:bookmarkStart w:id="49" w:name="_Toc355594404"/>
      <w:r w:rsidRPr="000C3834">
        <w:rPr>
          <w:lang w:val="es-ES"/>
        </w:rPr>
        <w:lastRenderedPageBreak/>
        <w:t>Cuadro comparativo de la revisión del estado del arte</w:t>
      </w:r>
      <w:bookmarkEnd w:id="49"/>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tulo0"/>
        <w:jc w:val="center"/>
        <w:rPr>
          <w:rStyle w:val="nfasis"/>
          <w:rFonts w:ascii="Times New Roman" w:hAnsi="Times New Roman" w:cs="Times New Roman"/>
          <w:color w:val="auto"/>
          <w:lang w:val="es-ES"/>
        </w:rPr>
        <w:sectPr w:rsidR="00314625" w:rsidRPr="000C3834" w:rsidSect="00A73396">
          <w:footerReference w:type="default" r:id="rId24"/>
          <w:pgSz w:w="11906" w:h="16838" w:code="9"/>
          <w:pgMar w:top="1418" w:right="1701" w:bottom="1418" w:left="1701" w:header="709" w:footer="0" w:gutter="0"/>
          <w:cols w:space="708"/>
          <w:titlePg/>
          <w:docGrid w:linePitch="360"/>
        </w:sectPr>
      </w:pPr>
    </w:p>
    <w:tbl>
      <w:tblPr>
        <w:tblStyle w:val="Tablabsica3"/>
        <w:tblpPr w:leftFromText="141" w:rightFromText="141" w:horzAnchor="margin" w:tblpX="-318" w:tblpY="543"/>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52"/>
        <w:gridCol w:w="2268"/>
        <w:gridCol w:w="2126"/>
        <w:gridCol w:w="2126"/>
        <w:gridCol w:w="2268"/>
        <w:gridCol w:w="2410"/>
      </w:tblGrid>
      <w:tr w:rsidR="00000222" w:rsidRPr="000C3834" w:rsidTr="00000222">
        <w:trPr>
          <w:cnfStyle w:val="100000000000" w:firstRow="1" w:lastRow="0" w:firstColumn="0" w:lastColumn="0" w:oddVBand="0" w:evenVBand="0" w:oddHBand="0" w:evenHBand="0" w:firstRowFirstColumn="0" w:firstRowLastColumn="0" w:lastRowFirstColumn="0" w:lastRowLastColumn="0"/>
          <w:trHeight w:val="1270"/>
        </w:trPr>
        <w:tc>
          <w:tcPr>
            <w:tcW w:w="1842" w:type="dxa"/>
            <w:shd w:val="clear" w:color="auto" w:fill="A6A6A6" w:themeFill="background1" w:themeFillShade="A6"/>
            <w:vAlign w:val="center"/>
          </w:tcPr>
          <w:p w:rsidR="00314625" w:rsidRPr="000C3834" w:rsidRDefault="00314625" w:rsidP="005B3B73">
            <w:pPr>
              <w:jc w:val="center"/>
              <w:rPr>
                <w:lang w:val="es-ES"/>
              </w:rPr>
            </w:pPr>
            <w:r w:rsidRPr="000C3834">
              <w:rPr>
                <w:color w:val="auto"/>
                <w:lang w:val="es-ES"/>
              </w:rPr>
              <w:lastRenderedPageBreak/>
              <w:t>Criterio</w:t>
            </w:r>
          </w:p>
        </w:tc>
        <w:tc>
          <w:tcPr>
            <w:tcW w:w="1952"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5C12BE29" wp14:editId="56161A03">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268" w:type="dxa"/>
            <w:shd w:val="clear" w:color="auto" w:fill="A6A6A6" w:themeFill="background1" w:themeFillShade="A6"/>
            <w:vAlign w:val="center"/>
          </w:tcPr>
          <w:p w:rsidR="00314625" w:rsidRPr="000C3834" w:rsidRDefault="007F1E23"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55.2pt" o:ole="">
                  <v:imagedata r:id="rId26" o:title=""/>
                </v:shape>
                <o:OLEObject Type="Embed" ProgID="PBrush" ShapeID="_x0000_i1025" DrawAspect="Content" ObjectID="_1430166508" r:id="rId27"/>
              </w:object>
            </w:r>
          </w:p>
        </w:tc>
        <w:tc>
          <w:tcPr>
            <w:tcW w:w="2126"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28F0CD3E" wp14:editId="38FE896F">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6"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17EB2CDC" wp14:editId="3424BCFA">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268"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0072A07C" wp14:editId="48836A78">
                  <wp:extent cx="1115568" cy="717333"/>
                  <wp:effectExtent l="0" t="0" r="8890" b="6985"/>
                  <wp:docPr id="20" name="Imagen 20" descr="C:\Users\Christian\Desktop\ol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olx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3008" cy="722117"/>
                          </a:xfrm>
                          <a:prstGeom prst="rect">
                            <a:avLst/>
                          </a:prstGeom>
                          <a:noFill/>
                          <a:ln>
                            <a:noFill/>
                          </a:ln>
                        </pic:spPr>
                      </pic:pic>
                    </a:graphicData>
                  </a:graphic>
                </wp:inline>
              </w:drawing>
            </w:r>
          </w:p>
        </w:tc>
        <w:tc>
          <w:tcPr>
            <w:tcW w:w="2410" w:type="dxa"/>
            <w:shd w:val="clear" w:color="auto" w:fill="A6A6A6" w:themeFill="background1" w:themeFillShade="A6"/>
            <w:vAlign w:val="center"/>
          </w:tcPr>
          <w:p w:rsidR="00314625" w:rsidRPr="000C3834" w:rsidRDefault="00314625" w:rsidP="005B3B73">
            <w:pPr>
              <w:jc w:val="center"/>
              <w:rPr>
                <w:color w:val="auto"/>
                <w:lang w:val="es-ES"/>
              </w:rPr>
            </w:pPr>
            <w:r w:rsidRPr="000C3834">
              <w:rPr>
                <w:color w:val="auto"/>
                <w:sz w:val="22"/>
                <w:lang w:val="es-ES"/>
              </w:rPr>
              <w:t>Sistema de Gestión de Toma de Pedidos de Servicios Generales y de Mantenimiento</w:t>
            </w:r>
          </w:p>
        </w:tc>
      </w:tr>
      <w:tr w:rsidR="007F1E23" w:rsidRPr="000C3834" w:rsidTr="00000222">
        <w:trPr>
          <w:trHeight w:val="408"/>
        </w:trPr>
        <w:tc>
          <w:tcPr>
            <w:tcW w:w="1842" w:type="dxa"/>
            <w:vAlign w:val="center"/>
          </w:tcPr>
          <w:p w:rsidR="00314625" w:rsidRPr="000C3834" w:rsidRDefault="00314625" w:rsidP="005B3B73">
            <w:pPr>
              <w:jc w:val="center"/>
              <w:rPr>
                <w:b/>
                <w:lang w:val="es-ES"/>
              </w:rPr>
            </w:pPr>
            <w:r w:rsidRPr="000C3834">
              <w:rPr>
                <w:b/>
                <w:lang w:val="es-ES"/>
              </w:rPr>
              <w:t>País de Origen</w:t>
            </w:r>
          </w:p>
        </w:tc>
        <w:tc>
          <w:tcPr>
            <w:tcW w:w="1952" w:type="dxa"/>
            <w:vAlign w:val="center"/>
          </w:tcPr>
          <w:p w:rsidR="00314625" w:rsidRPr="000C3834" w:rsidRDefault="00314625" w:rsidP="005B3B73">
            <w:pPr>
              <w:jc w:val="center"/>
              <w:rPr>
                <w:sz w:val="22"/>
                <w:lang w:val="es-ES"/>
              </w:rPr>
            </w:pPr>
            <w:r w:rsidRPr="000C3834">
              <w:rPr>
                <w:sz w:val="22"/>
                <w:lang w:val="es-ES"/>
              </w:rPr>
              <w:t>Perú</w:t>
            </w:r>
          </w:p>
        </w:tc>
        <w:tc>
          <w:tcPr>
            <w:tcW w:w="2268" w:type="dxa"/>
            <w:vAlign w:val="center"/>
          </w:tcPr>
          <w:p w:rsidR="00314625" w:rsidRPr="000C3834" w:rsidRDefault="00314625" w:rsidP="005B3B73">
            <w:pPr>
              <w:jc w:val="center"/>
              <w:rPr>
                <w:sz w:val="22"/>
                <w:lang w:val="es-ES"/>
              </w:rPr>
            </w:pPr>
            <w:r w:rsidRPr="000C3834">
              <w:rPr>
                <w:sz w:val="22"/>
                <w:lang w:val="es-ES"/>
              </w:rPr>
              <w:t>Perú</w:t>
            </w:r>
          </w:p>
        </w:tc>
        <w:tc>
          <w:tcPr>
            <w:tcW w:w="2126" w:type="dxa"/>
            <w:vAlign w:val="center"/>
          </w:tcPr>
          <w:p w:rsidR="00314625" w:rsidRPr="000C3834" w:rsidRDefault="00314625" w:rsidP="005B3B73">
            <w:pPr>
              <w:jc w:val="center"/>
              <w:rPr>
                <w:sz w:val="22"/>
                <w:lang w:val="es-ES"/>
              </w:rPr>
            </w:pPr>
            <w:r w:rsidRPr="000C3834">
              <w:rPr>
                <w:sz w:val="22"/>
                <w:lang w:val="es-ES"/>
              </w:rPr>
              <w:t>España</w:t>
            </w:r>
          </w:p>
        </w:tc>
        <w:tc>
          <w:tcPr>
            <w:tcW w:w="2126" w:type="dxa"/>
            <w:vAlign w:val="center"/>
          </w:tcPr>
          <w:p w:rsidR="00314625" w:rsidRPr="000C3834" w:rsidRDefault="00314625" w:rsidP="005B3B73">
            <w:pPr>
              <w:jc w:val="center"/>
              <w:rPr>
                <w:sz w:val="22"/>
                <w:lang w:val="es-ES"/>
              </w:rPr>
            </w:pPr>
            <w:r w:rsidRPr="000C3834">
              <w:rPr>
                <w:sz w:val="22"/>
                <w:lang w:val="es-ES"/>
              </w:rPr>
              <w:t>Australia</w:t>
            </w:r>
          </w:p>
        </w:tc>
        <w:tc>
          <w:tcPr>
            <w:tcW w:w="2268" w:type="dxa"/>
            <w:vAlign w:val="center"/>
          </w:tcPr>
          <w:p w:rsidR="00314625" w:rsidRPr="000C3834" w:rsidRDefault="00314625" w:rsidP="005B3B73">
            <w:pPr>
              <w:jc w:val="center"/>
              <w:rPr>
                <w:sz w:val="22"/>
                <w:lang w:val="es-ES"/>
              </w:rPr>
            </w:pPr>
            <w:r w:rsidRPr="000C3834">
              <w:rPr>
                <w:i/>
                <w:sz w:val="22"/>
                <w:lang w:val="es-ES"/>
              </w:rPr>
              <w:t>No se tiene información</w:t>
            </w:r>
          </w:p>
        </w:tc>
        <w:tc>
          <w:tcPr>
            <w:tcW w:w="2410" w:type="dxa"/>
            <w:vAlign w:val="center"/>
          </w:tcPr>
          <w:p w:rsidR="00314625" w:rsidRPr="000C3834" w:rsidRDefault="00314625" w:rsidP="005B3B73">
            <w:pPr>
              <w:jc w:val="center"/>
              <w:rPr>
                <w:sz w:val="22"/>
                <w:lang w:val="es-ES"/>
              </w:rPr>
            </w:pPr>
            <w:r w:rsidRPr="000C3834">
              <w:rPr>
                <w:sz w:val="22"/>
                <w:lang w:val="es-ES"/>
              </w:rPr>
              <w:t>Perú</w:t>
            </w:r>
          </w:p>
        </w:tc>
      </w:tr>
      <w:tr w:rsidR="007F1E23" w:rsidRPr="000C3834" w:rsidTr="00000222">
        <w:trPr>
          <w:trHeight w:val="2455"/>
        </w:trPr>
        <w:tc>
          <w:tcPr>
            <w:tcW w:w="1842" w:type="dxa"/>
            <w:vAlign w:val="center"/>
          </w:tcPr>
          <w:p w:rsidR="00314625" w:rsidRPr="000C3834" w:rsidRDefault="00314625" w:rsidP="005B3B73">
            <w:pPr>
              <w:jc w:val="center"/>
              <w:rPr>
                <w:b/>
                <w:lang w:val="es-ES"/>
              </w:rPr>
            </w:pPr>
            <w:r w:rsidRPr="000C3834">
              <w:rPr>
                <w:b/>
                <w:lang w:val="es-ES"/>
              </w:rPr>
              <w:t>Costo</w:t>
            </w:r>
          </w:p>
        </w:tc>
        <w:tc>
          <w:tcPr>
            <w:tcW w:w="1952"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Plan básico gratuito con funcionalidades limitadas.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Plan Premium de $200+IGV el cual ofrece funcionalidades extras.</w:t>
            </w:r>
          </w:p>
        </w:tc>
        <w:tc>
          <w:tcPr>
            <w:tcW w:w="2268"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Servicio personalizado desde S/.10 por inspección.</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Servicio de emergencia desde S/.20 por inspección.</w:t>
            </w:r>
          </w:p>
          <w:p w:rsidR="00314625" w:rsidRPr="000C3834" w:rsidRDefault="00314625" w:rsidP="005B3B73">
            <w:pPr>
              <w:pStyle w:val="Prrafodelista"/>
              <w:ind w:left="141"/>
              <w:jc w:val="left"/>
              <w:rPr>
                <w:sz w:val="22"/>
                <w:lang w:val="es-ES"/>
              </w:rPr>
            </w:pPr>
            <w:r w:rsidRPr="000C3834">
              <w:rPr>
                <w:sz w:val="22"/>
                <w:lang w:val="es-ES"/>
              </w:rPr>
              <w:t>En ambos casos, se paga a la empresa fontanera que realiza el servicio.</w:t>
            </w:r>
          </w:p>
        </w:tc>
        <w:tc>
          <w:tcPr>
            <w:tcW w:w="212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No hay costo por  buscar proveedores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12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No hay costo por  buscar proveedores.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268" w:type="dxa"/>
            <w:vAlign w:val="center"/>
          </w:tcPr>
          <w:p w:rsidR="00314625" w:rsidRDefault="00314625" w:rsidP="00FC359A">
            <w:pPr>
              <w:pStyle w:val="Prrafodelista"/>
              <w:numPr>
                <w:ilvl w:val="0"/>
                <w:numId w:val="40"/>
              </w:numPr>
              <w:ind w:left="141" w:hanging="142"/>
              <w:jc w:val="left"/>
              <w:rPr>
                <w:sz w:val="22"/>
                <w:lang w:val="es-ES"/>
              </w:rPr>
            </w:pPr>
            <w:r w:rsidRPr="000C3834">
              <w:rPr>
                <w:sz w:val="22"/>
                <w:lang w:val="es-ES"/>
              </w:rPr>
              <w:t>Se pueden publicar anuncios gratis</w:t>
            </w:r>
          </w:p>
          <w:p w:rsidR="00314625" w:rsidRPr="00FC359A" w:rsidRDefault="00314625" w:rsidP="00FC359A">
            <w:pPr>
              <w:pStyle w:val="Prrafodelista"/>
              <w:numPr>
                <w:ilvl w:val="0"/>
                <w:numId w:val="40"/>
              </w:numPr>
              <w:ind w:left="141" w:hanging="142"/>
              <w:jc w:val="left"/>
              <w:rPr>
                <w:sz w:val="22"/>
                <w:lang w:val="es-ES"/>
              </w:rPr>
            </w:pPr>
            <w:r w:rsidRPr="00FC359A">
              <w:rPr>
                <w:sz w:val="22"/>
                <w:lang w:val="es-ES"/>
              </w:rPr>
              <w:t>Se pueden publicar anuncios destacados a un costo de $9,99 por semana para página de inicio o en el listado de anuncios</w:t>
            </w:r>
          </w:p>
        </w:tc>
        <w:tc>
          <w:tcPr>
            <w:tcW w:w="2410" w:type="dxa"/>
            <w:vAlign w:val="center"/>
          </w:tcPr>
          <w:p w:rsidR="00314625" w:rsidRPr="000C3834" w:rsidRDefault="00314625" w:rsidP="005B3B73">
            <w:pPr>
              <w:jc w:val="left"/>
              <w:rPr>
                <w:sz w:val="22"/>
                <w:lang w:val="es-ES"/>
              </w:rPr>
            </w:pPr>
            <w:r w:rsidRPr="000C3834">
              <w:rPr>
                <w:sz w:val="22"/>
                <w:lang w:val="es-ES"/>
              </w:rPr>
              <w:t>El registro y uso del sistema por parte de clientes y proveedores será completamente gratuito.</w:t>
            </w:r>
          </w:p>
        </w:tc>
      </w:tr>
      <w:tr w:rsidR="007F1E23" w:rsidRPr="000C3834" w:rsidTr="00000222">
        <w:trPr>
          <w:trHeight w:val="844"/>
        </w:trPr>
        <w:tc>
          <w:tcPr>
            <w:tcW w:w="1842" w:type="dxa"/>
            <w:vAlign w:val="center"/>
          </w:tcPr>
          <w:p w:rsidR="00314625" w:rsidRPr="000C3834" w:rsidRDefault="00314625" w:rsidP="005B3B73">
            <w:pPr>
              <w:jc w:val="center"/>
              <w:rPr>
                <w:b/>
                <w:lang w:val="es-ES"/>
              </w:rPr>
            </w:pPr>
            <w:r w:rsidRPr="000C3834">
              <w:rPr>
                <w:b/>
                <w:lang w:val="es-ES"/>
              </w:rPr>
              <w:t>Características Más Relevantes</w:t>
            </w:r>
          </w:p>
        </w:tc>
        <w:tc>
          <w:tcPr>
            <w:tcW w:w="1952"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Permite hacer calificaciones, opiniones y recomendaciones sobre proveedores.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El plan Premium otorga una gran exposición de la marca.</w:t>
            </w:r>
          </w:p>
        </w:tc>
        <w:tc>
          <w:tcPr>
            <w:tcW w:w="2268"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Sedapal trabaja exclusivamente con 6 empresas fontaneras seleccionadas.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El servicio incluye garantía de 6 meses y se satisface hasta en un lapso de 24 horas.</w:t>
            </w:r>
          </w:p>
        </w:tc>
        <w:tc>
          <w:tcPr>
            <w:tcW w:w="212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 xml:space="preserve">Los proveedores pueden elegir los presupuestos de potenciales clientes. </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 centra únicamente en servicios generales para el hogar.</w:t>
            </w:r>
          </w:p>
        </w:tc>
        <w:tc>
          <w:tcPr>
            <w:tcW w:w="212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Les da un espacio personalizado gratuito a las pymes para que se anuncien</w:t>
            </w:r>
            <w:r w:rsidR="00380DE9">
              <w:rPr>
                <w:sz w:val="22"/>
                <w:lang w:val="es-ES"/>
              </w:rPr>
              <w:t>.</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Mediante palabras claves del perfil de la empresa, repotencia las búsquedas en portales como Google.</w:t>
            </w:r>
          </w:p>
        </w:tc>
        <w:tc>
          <w:tcPr>
            <w:tcW w:w="2268"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Permite hacer avisos clasificados de cualquier índole.</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Incluye secciones para empleos, cursos y servicios.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Cuenta con una versión para móviles.</w:t>
            </w:r>
          </w:p>
        </w:tc>
        <w:tc>
          <w:tcPr>
            <w:tcW w:w="2410"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Asignación automática del mejor proveedor al cliente mediante Algoritmo Tabú.</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 xml:space="preserve">Los proveedores pueden registrar su disponibilidad en su calendario </w:t>
            </w:r>
            <w:r w:rsidR="004F4330">
              <w:rPr>
                <w:sz w:val="22"/>
                <w:lang w:val="es-ES"/>
              </w:rPr>
              <w:t>virtual</w:t>
            </w:r>
            <w:r w:rsidRPr="000C3834">
              <w:rPr>
                <w:sz w:val="22"/>
                <w:lang w:val="es-ES"/>
              </w:rPr>
              <w:t>.</w:t>
            </w:r>
          </w:p>
          <w:p w:rsidR="00314625" w:rsidRDefault="00314625" w:rsidP="005B3B73">
            <w:pPr>
              <w:pStyle w:val="Prrafodelista"/>
              <w:numPr>
                <w:ilvl w:val="0"/>
                <w:numId w:val="40"/>
              </w:numPr>
              <w:ind w:left="141" w:hanging="142"/>
              <w:jc w:val="left"/>
              <w:rPr>
                <w:sz w:val="22"/>
                <w:lang w:val="es-ES"/>
              </w:rPr>
            </w:pPr>
            <w:r w:rsidRPr="000C3834">
              <w:rPr>
                <w:sz w:val="22"/>
                <w:lang w:val="es-ES"/>
              </w:rPr>
              <w:t>Manejo de tarifas (servicio y materiales) estándares para todos los proveedores</w:t>
            </w:r>
          </w:p>
          <w:p w:rsidR="00000222" w:rsidRPr="000C3834" w:rsidRDefault="00000222" w:rsidP="00000222">
            <w:pPr>
              <w:pStyle w:val="Prrafodelista"/>
              <w:numPr>
                <w:ilvl w:val="0"/>
                <w:numId w:val="40"/>
              </w:numPr>
              <w:ind w:left="141" w:hanging="142"/>
              <w:jc w:val="left"/>
              <w:rPr>
                <w:sz w:val="22"/>
                <w:lang w:val="es-ES"/>
              </w:rPr>
            </w:pPr>
            <w:r>
              <w:rPr>
                <w:sz w:val="22"/>
                <w:lang w:val="es-ES"/>
              </w:rPr>
              <w:t>Encuestas de servicio y  satisfacción del cliente</w:t>
            </w:r>
          </w:p>
        </w:tc>
      </w:tr>
      <w:tr w:rsidR="007F1E23" w:rsidRPr="000C3834" w:rsidTr="00000222">
        <w:trPr>
          <w:trHeight w:val="890"/>
        </w:trPr>
        <w:tc>
          <w:tcPr>
            <w:tcW w:w="1842" w:type="dxa"/>
            <w:vAlign w:val="center"/>
          </w:tcPr>
          <w:p w:rsidR="00314625" w:rsidRPr="000C3834" w:rsidRDefault="00314625" w:rsidP="005B3B73">
            <w:pPr>
              <w:jc w:val="center"/>
              <w:rPr>
                <w:b/>
                <w:lang w:val="es-ES"/>
              </w:rPr>
            </w:pPr>
            <w:r w:rsidRPr="000C3834">
              <w:rPr>
                <w:b/>
                <w:lang w:val="es-ES"/>
              </w:rPr>
              <w:t>Público Objetivo</w:t>
            </w:r>
          </w:p>
        </w:tc>
        <w:tc>
          <w:tcPr>
            <w:tcW w:w="1952" w:type="dxa"/>
            <w:vAlign w:val="center"/>
          </w:tcPr>
          <w:p w:rsidR="00314625" w:rsidRPr="000C3834" w:rsidRDefault="00314625" w:rsidP="005B3B73">
            <w:pPr>
              <w:jc w:val="left"/>
              <w:rPr>
                <w:sz w:val="22"/>
                <w:lang w:val="es-ES"/>
              </w:rPr>
            </w:pPr>
            <w:r w:rsidRPr="000C3834">
              <w:rPr>
                <w:sz w:val="22"/>
                <w:lang w:val="es-ES"/>
              </w:rPr>
              <w:t>Proveedores de cualquier rubro de actividad económica.</w:t>
            </w:r>
          </w:p>
        </w:tc>
        <w:tc>
          <w:tcPr>
            <w:tcW w:w="2268" w:type="dxa"/>
            <w:vAlign w:val="center"/>
          </w:tcPr>
          <w:p w:rsidR="00314625" w:rsidRPr="000C3834" w:rsidRDefault="00314625" w:rsidP="005B3B73">
            <w:pPr>
              <w:jc w:val="center"/>
              <w:rPr>
                <w:sz w:val="22"/>
                <w:lang w:val="es-ES"/>
              </w:rPr>
            </w:pPr>
            <w:r w:rsidRPr="000C3834">
              <w:rPr>
                <w:sz w:val="22"/>
                <w:lang w:val="es-ES"/>
              </w:rPr>
              <w:t>Clientes de Sedapal</w:t>
            </w:r>
          </w:p>
        </w:tc>
        <w:tc>
          <w:tcPr>
            <w:tcW w:w="2126" w:type="dxa"/>
            <w:vAlign w:val="center"/>
          </w:tcPr>
          <w:p w:rsidR="00314625" w:rsidRPr="000C3834" w:rsidRDefault="00314625" w:rsidP="005B3B73">
            <w:pPr>
              <w:jc w:val="left"/>
              <w:rPr>
                <w:sz w:val="22"/>
                <w:lang w:val="es-ES"/>
              </w:rPr>
            </w:pPr>
            <w:r w:rsidRPr="000C3834">
              <w:rPr>
                <w:sz w:val="22"/>
                <w:lang w:val="es-ES"/>
              </w:rPr>
              <w:t>Proveedores que están en el rubro de servicios generales para el hogar.</w:t>
            </w:r>
          </w:p>
        </w:tc>
        <w:tc>
          <w:tcPr>
            <w:tcW w:w="2126" w:type="dxa"/>
            <w:vAlign w:val="center"/>
          </w:tcPr>
          <w:p w:rsidR="00314625" w:rsidRPr="000C3834" w:rsidRDefault="00314625" w:rsidP="005B3B73">
            <w:pPr>
              <w:jc w:val="left"/>
              <w:rPr>
                <w:sz w:val="22"/>
                <w:lang w:val="es-ES"/>
              </w:rPr>
            </w:pPr>
            <w:r w:rsidRPr="000C3834">
              <w:rPr>
                <w:sz w:val="22"/>
                <w:lang w:val="es-ES"/>
              </w:rPr>
              <w:t>Mypes y Pymes de cualquier rubro.</w:t>
            </w:r>
          </w:p>
        </w:tc>
        <w:tc>
          <w:tcPr>
            <w:tcW w:w="2268" w:type="dxa"/>
            <w:vAlign w:val="center"/>
          </w:tcPr>
          <w:p w:rsidR="00314625" w:rsidRPr="000C3834" w:rsidRDefault="00314625" w:rsidP="005B3B73">
            <w:pPr>
              <w:jc w:val="left"/>
              <w:rPr>
                <w:sz w:val="22"/>
                <w:lang w:val="es-ES"/>
              </w:rPr>
            </w:pPr>
            <w:r w:rsidRPr="000C3834">
              <w:rPr>
                <w:sz w:val="22"/>
                <w:lang w:val="es-ES"/>
              </w:rPr>
              <w:t>Público en general</w:t>
            </w:r>
          </w:p>
        </w:tc>
        <w:tc>
          <w:tcPr>
            <w:tcW w:w="2410" w:type="dxa"/>
            <w:vAlign w:val="center"/>
          </w:tcPr>
          <w:p w:rsidR="00314625" w:rsidRPr="000C3834" w:rsidRDefault="00314625" w:rsidP="005B3B73">
            <w:pPr>
              <w:jc w:val="left"/>
              <w:rPr>
                <w:sz w:val="22"/>
                <w:lang w:val="es-ES"/>
              </w:rPr>
            </w:pPr>
            <w:r w:rsidRPr="000C3834">
              <w:rPr>
                <w:sz w:val="22"/>
                <w:lang w:val="es-ES"/>
              </w:rPr>
              <w:t>Independientes y mypes de servicios generales</w:t>
            </w:r>
            <w:r w:rsidR="00A212C2">
              <w:rPr>
                <w:sz w:val="22"/>
                <w:lang w:val="es-ES"/>
              </w:rPr>
              <w:t xml:space="preserve"> y de mantenimiento</w:t>
            </w:r>
          </w:p>
        </w:tc>
      </w:tr>
    </w:tbl>
    <w:p w:rsidR="007F1E23" w:rsidRPr="000C3834" w:rsidRDefault="007F1E23" w:rsidP="007F1E23">
      <w:pPr>
        <w:pStyle w:val="Subttulo0"/>
        <w:jc w:val="center"/>
        <w:rPr>
          <w:rStyle w:val="nfasis"/>
          <w:rFonts w:ascii="Times New Roman" w:hAnsi="Times New Roman" w:cs="Times New Roman"/>
          <w:color w:val="auto"/>
          <w:lang w:val="es-ES"/>
        </w:rPr>
        <w:sectPr w:rsidR="007F1E23" w:rsidRPr="000C3834" w:rsidSect="00A73396">
          <w:pgSz w:w="16838" w:h="11906" w:orient="landscape" w:code="9"/>
          <w:pgMar w:top="992" w:right="1418" w:bottom="1701" w:left="1418" w:header="709" w:footer="0" w:gutter="0"/>
          <w:cols w:space="708"/>
          <w:titlePg/>
          <w:docGrid w:linePitch="360"/>
        </w:sectPr>
      </w:pPr>
      <w:bookmarkStart w:id="50" w:name="_Toc354337566"/>
      <w:r w:rsidRPr="000C3834">
        <w:rPr>
          <w:rStyle w:val="nfasis"/>
          <w:rFonts w:ascii="Times New Roman" w:hAnsi="Times New Roman" w:cs="Times New Roman"/>
          <w:color w:val="auto"/>
          <w:lang w:val="es-ES"/>
        </w:rPr>
        <w:t>Tabla 1. Comparación de soluciones</w:t>
      </w:r>
      <w:bookmarkEnd w:id="50"/>
    </w:p>
    <w:p w:rsidR="00540B1C" w:rsidRPr="000C3834" w:rsidRDefault="00D16B00" w:rsidP="00D16B00">
      <w:pPr>
        <w:pStyle w:val="Ttulo2"/>
        <w:rPr>
          <w:lang w:val="es-ES"/>
        </w:rPr>
      </w:pPr>
      <w:bookmarkStart w:id="51" w:name="_Toc355594405"/>
      <w:r w:rsidRPr="000C3834">
        <w:rPr>
          <w:lang w:val="es-ES"/>
        </w:rPr>
        <w:lastRenderedPageBreak/>
        <w:t>Conclusiones sobre el estado del arte</w:t>
      </w:r>
      <w:bookmarkEnd w:id="51"/>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C04D16" w:rsidRPr="000C3834" w:rsidRDefault="0046275B" w:rsidP="0046275B">
      <w:pPr>
        <w:ind w:firstLine="576"/>
        <w:rPr>
          <w:lang w:val="es-ES"/>
        </w:rPr>
      </w:pPr>
      <w:r w:rsidRPr="000C3834">
        <w:rPr>
          <w:lang w:val="es-ES"/>
        </w:rPr>
        <w:t xml:space="preserve">Además, la forma de contacto entre cliente-proveedor en muchos casos se realiza </w:t>
      </w:r>
      <w:r w:rsidR="00D77080" w:rsidRPr="000C3834">
        <w:rPr>
          <w:lang w:val="es-ES"/>
        </w:rPr>
        <w:t xml:space="preserve">o bien por parte de la empresa que actúa como intermediario como es el caso de Sedapal, o bien </w:t>
      </w:r>
      <w:r w:rsidRPr="000C3834">
        <w:rPr>
          <w:lang w:val="es-ES"/>
        </w:rPr>
        <w:t>por parte del</w:t>
      </w:r>
      <w:r w:rsidR="007279F8" w:rsidRPr="000C3834">
        <w:rPr>
          <w:lang w:val="es-ES"/>
        </w:rPr>
        <w:t xml:space="preserve"> propio</w:t>
      </w:r>
      <w:r w:rsidRPr="000C3834">
        <w:rPr>
          <w:lang w:val="es-ES"/>
        </w:rPr>
        <w:t xml:space="preserve"> cliente </w:t>
      </w:r>
      <w:r w:rsidR="007279F8" w:rsidRPr="000C3834">
        <w:rPr>
          <w:lang w:val="es-ES"/>
        </w:rPr>
        <w:t xml:space="preserve">interesado </w:t>
      </w:r>
      <w:r w:rsidRPr="000C3834">
        <w:rPr>
          <w:lang w:val="es-ES"/>
        </w:rPr>
        <w:t>como es el caso de serviciosadomicilios.pe y Hotfrog.</w:t>
      </w:r>
      <w:r w:rsidR="007279F8" w:rsidRPr="000C3834">
        <w:rPr>
          <w:lang w:val="es-ES"/>
        </w:rPr>
        <w:t>com.pe que obligan al cliente a que éste busque y escoja el proveedor que mejor le parezca</w:t>
      </w:r>
      <w:r w:rsidR="00FB41A0" w:rsidRPr="000C3834">
        <w:rPr>
          <w:lang w:val="es-ES"/>
        </w:rPr>
        <w:t xml:space="preserve"> (</w:t>
      </w:r>
      <w:r w:rsidR="003B7215" w:rsidRPr="000C3834">
        <w:rPr>
          <w:lang w:val="es-ES"/>
        </w:rPr>
        <w:t>según</w:t>
      </w:r>
      <w:r w:rsidR="00FB41A0" w:rsidRPr="000C3834">
        <w:rPr>
          <w:lang w:val="es-ES"/>
        </w:rPr>
        <w:t xml:space="preserve"> su </w:t>
      </w:r>
      <w:r w:rsidR="003B7215" w:rsidRPr="000C3834">
        <w:rPr>
          <w:lang w:val="es-ES"/>
        </w:rPr>
        <w:t xml:space="preserve">propio </w:t>
      </w:r>
      <w:r w:rsidR="00FB41A0" w:rsidRPr="000C3834">
        <w:rPr>
          <w:lang w:val="es-ES"/>
        </w:rPr>
        <w:t>criterio)</w:t>
      </w:r>
      <w:r w:rsidR="007279F8" w:rsidRPr="000C3834">
        <w:rPr>
          <w:lang w:val="es-ES"/>
        </w:rPr>
        <w:t>. Si bien esto muchas veces</w:t>
      </w:r>
      <w:r w:rsidR="005D729C" w:rsidRPr="000C3834">
        <w:rPr>
          <w:lang w:val="es-ES"/>
        </w:rPr>
        <w:t xml:space="preserve"> es</w:t>
      </w:r>
      <w:r w:rsidR="007279F8" w:rsidRPr="000C3834">
        <w:rPr>
          <w:lang w:val="es-ES"/>
        </w:rPr>
        <w:t xml:space="preserve"> una buena idea, lo ideal sería que</w:t>
      </w:r>
      <w:r w:rsidR="00DD5261" w:rsidRPr="000C3834">
        <w:rPr>
          <w:lang w:val="es-ES"/>
        </w:rPr>
        <w:t>,</w:t>
      </w:r>
      <w:r w:rsidR="007279F8" w:rsidRPr="000C3834">
        <w:rPr>
          <w:lang w:val="es-ES"/>
        </w:rPr>
        <w:t xml:space="preserv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w:t>
      </w:r>
      <w:r w:rsidR="00066B08" w:rsidRPr="000C3834">
        <w:rPr>
          <w:lang w:val="es-ES"/>
        </w:rPr>
        <w:t>Para lograr esto, se considerarán variables tales como cercanía del proveedor al cliente</w:t>
      </w:r>
      <w:ins w:id="52" w:author="Christian" w:date="2013-05-04T15:56:00Z">
        <w:r w:rsidR="00E764F9">
          <w:rPr>
            <w:lang w:val="es-ES"/>
          </w:rPr>
          <w:t>, disponibilidad del proveedor para la fecha solicitada,</w:t>
        </w:r>
      </w:ins>
      <w:r w:rsidR="00066B08" w:rsidRPr="000C3834">
        <w:rPr>
          <w:lang w:val="es-ES"/>
        </w:rPr>
        <w:t xml:space="preserve"> y puntuación del proveedor lo que asegurará que aquel asignado será el de mejor reputación y calidad.</w:t>
      </w:r>
      <w:ins w:id="53" w:author="Christian" w:date="2013-05-04T15:51:00Z">
        <w:r w:rsidR="00E764F9">
          <w:rPr>
            <w:lang w:val="es-ES"/>
          </w:rPr>
          <w:t xml:space="preserve"> </w:t>
        </w:r>
        <w:commentRangeStart w:id="54"/>
        <w:r w:rsidR="00E764F9">
          <w:rPr>
            <w:lang w:val="es-ES"/>
          </w:rPr>
          <w:t xml:space="preserve">Cabe resaltar que dicha </w:t>
        </w:r>
      </w:ins>
      <w:ins w:id="55" w:author="Christian" w:date="2013-05-04T15:52:00Z">
        <w:r w:rsidR="00E764F9">
          <w:rPr>
            <w:lang w:val="es-ES"/>
          </w:rPr>
          <w:t xml:space="preserve">puntuación estará determinada por la propia calificación que harán los clientes que han </w:t>
        </w:r>
      </w:ins>
      <w:ins w:id="56" w:author="Christian" w:date="2013-05-04T15:53:00Z">
        <w:r w:rsidR="00E764F9">
          <w:rPr>
            <w:lang w:val="es-ES"/>
          </w:rPr>
          <w:t xml:space="preserve">contratado los servicios de los proveedores. Esto </w:t>
        </w:r>
      </w:ins>
      <w:ins w:id="57" w:author="Christian" w:date="2013-05-04T15:56:00Z">
        <w:r w:rsidR="00E764F9">
          <w:rPr>
            <w:lang w:val="es-ES"/>
          </w:rPr>
          <w:t>permitirá</w:t>
        </w:r>
      </w:ins>
      <w:ins w:id="58" w:author="Christian" w:date="2013-05-04T15:53:00Z">
        <w:r w:rsidR="00E764F9">
          <w:rPr>
            <w:lang w:val="es-ES"/>
          </w:rPr>
          <w:t xml:space="preserve"> que el algoritmo en efecto </w:t>
        </w:r>
      </w:ins>
      <w:ins w:id="59" w:author="Christian" w:date="2013-05-04T15:56:00Z">
        <w:r w:rsidR="00E764F9">
          <w:rPr>
            <w:lang w:val="es-ES"/>
          </w:rPr>
          <w:t>priorice</w:t>
        </w:r>
      </w:ins>
      <w:ins w:id="60" w:author="Christian" w:date="2013-05-04T15:53:00Z">
        <w:r w:rsidR="00E764F9">
          <w:rPr>
            <w:lang w:val="es-ES"/>
          </w:rPr>
          <w:t xml:space="preserve"> a aquellos proveedores que cumplan tanto la mejor cercanía como la mejor puntuación </w:t>
        </w:r>
      </w:ins>
      <w:ins w:id="61" w:author="Christian" w:date="2013-05-04T15:54:00Z">
        <w:r w:rsidR="00E764F9">
          <w:rPr>
            <w:lang w:val="es-ES"/>
          </w:rPr>
          <w:t xml:space="preserve">promedio </w:t>
        </w:r>
      </w:ins>
      <w:ins w:id="62" w:author="Christian" w:date="2013-05-04T15:53:00Z">
        <w:r w:rsidR="00E764F9">
          <w:rPr>
            <w:lang w:val="es-ES"/>
          </w:rPr>
          <w:t>acumulada</w:t>
        </w:r>
      </w:ins>
      <w:ins w:id="63" w:author="Christian" w:date="2013-05-04T15:54:00Z">
        <w:r w:rsidR="00E764F9">
          <w:rPr>
            <w:lang w:val="es-ES"/>
          </w:rPr>
          <w:t>.</w:t>
        </w:r>
      </w:ins>
      <w:commentRangeEnd w:id="54"/>
      <w:ins w:id="64" w:author="Christian" w:date="2013-05-04T15:57:00Z">
        <w:r w:rsidR="00E764F9">
          <w:rPr>
            <w:rStyle w:val="Refdecomentario"/>
          </w:rPr>
          <w:commentReference w:id="54"/>
        </w:r>
      </w:ins>
    </w:p>
    <w:p w:rsidR="00066B08" w:rsidRPr="000C3834" w:rsidRDefault="00066B08"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Pr="000C3834" w:rsidRDefault="00783E47" w:rsidP="007D4329">
      <w:pPr>
        <w:ind w:firstLine="576"/>
        <w:rPr>
          <w:lang w:val="es-ES"/>
        </w:rPr>
      </w:pPr>
      <w:r w:rsidRPr="000C3834">
        <w:rPr>
          <w:lang w:val="es-ES"/>
        </w:rPr>
        <w:t xml:space="preserve"> </w:t>
      </w:r>
    </w:p>
    <w:p w:rsidR="00783E47" w:rsidRPr="000C3834" w:rsidRDefault="00783E47" w:rsidP="00D16B00">
      <w:pPr>
        <w:rPr>
          <w:lang w:val="es-ES"/>
        </w:rPr>
      </w:pPr>
    </w:p>
    <w:p w:rsidR="00136E88" w:rsidRPr="000C3834" w:rsidRDefault="00136E88" w:rsidP="00D16B00">
      <w:pPr>
        <w:rPr>
          <w:lang w:val="es-ES"/>
        </w:rPr>
      </w:pPr>
    </w:p>
    <w:p w:rsidR="00136E88" w:rsidRPr="000C3834" w:rsidRDefault="00136E88" w:rsidP="00D16B00">
      <w:pPr>
        <w:rPr>
          <w:lang w:val="es-ES"/>
        </w:rPr>
      </w:pPr>
    </w:p>
    <w:p w:rsidR="00136E88" w:rsidRPr="000C3834" w:rsidRDefault="00136E88" w:rsidP="00D16B00">
      <w:pPr>
        <w:rPr>
          <w:lang w:val="es-ES"/>
        </w:rPr>
      </w:pPr>
    </w:p>
    <w:p w:rsidR="0000273C" w:rsidRPr="000C3834" w:rsidRDefault="00783E47" w:rsidP="00CD6ECA">
      <w:pPr>
        <w:pStyle w:val="Ttulo1"/>
        <w:numPr>
          <w:ilvl w:val="0"/>
          <w:numId w:val="0"/>
        </w:numPr>
        <w:ind w:left="432" w:hanging="432"/>
        <w:rPr>
          <w:rFonts w:ascii="Times New Roman" w:hAnsi="Times New Roman" w:cs="Times New Roman"/>
          <w:sz w:val="28"/>
          <w:lang w:val="es-ES"/>
        </w:rPr>
      </w:pPr>
      <w:bookmarkStart w:id="65" w:name="_Toc355594406"/>
      <w:r w:rsidRPr="000C3834">
        <w:rPr>
          <w:rFonts w:ascii="Times New Roman" w:hAnsi="Times New Roman" w:cs="Times New Roman"/>
          <w:sz w:val="28"/>
          <w:lang w:val="es-ES"/>
        </w:rPr>
        <w:t>Referencias bibliográficas</w:t>
      </w:r>
      <w:bookmarkEnd w:id="65"/>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0C46CB"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 xml:space="preserve">CHUQUIZUTA, Edwin </w:t>
      </w:r>
      <w:proofErr w:type="spellStart"/>
      <w:r w:rsidRPr="000C3834">
        <w:rPr>
          <w:lang w:val="es-ES"/>
        </w:rPr>
        <w:t>Poquioma</w:t>
      </w:r>
      <w:proofErr w:type="spellEnd"/>
      <w:r w:rsidRPr="000C3834">
        <w:rPr>
          <w:lang w:val="es-ES"/>
        </w:rPr>
        <w:t>.</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Default="000C46CB" w:rsidP="000C46CB"/>
    <w:p w:rsidR="00774A56" w:rsidRPr="00774A56" w:rsidRDefault="00774A56" w:rsidP="00774A56">
      <w:pPr>
        <w:rPr>
          <w:lang w:val="en-US"/>
        </w:rPr>
      </w:pPr>
      <w:r w:rsidRPr="00774A56">
        <w:rPr>
          <w:lang w:val="en-US"/>
        </w:rPr>
        <w:t>INTERNATIONAL MONETARY FUND (IMF)</w:t>
      </w:r>
    </w:p>
    <w:p w:rsidR="00774A56" w:rsidRPr="00774A56" w:rsidRDefault="00774A56" w:rsidP="00774A56">
      <w:pPr>
        <w:ind w:left="1410" w:hanging="1410"/>
        <w:rPr>
          <w:lang w:val="es-MX"/>
        </w:rPr>
      </w:pPr>
      <w:r w:rsidRPr="00774A56">
        <w:rPr>
          <w:lang w:val="en-US"/>
        </w:rPr>
        <w:t>2013</w:t>
      </w:r>
      <w:r w:rsidRPr="00774A56">
        <w:rPr>
          <w:lang w:val="en-US"/>
        </w:rPr>
        <w:tab/>
      </w:r>
      <w:r>
        <w:rPr>
          <w:lang w:val="en-US"/>
        </w:rPr>
        <w:tab/>
      </w:r>
      <w:r>
        <w:rPr>
          <w:i/>
          <w:lang w:val="en-US"/>
        </w:rPr>
        <w:t xml:space="preserve">World Economic Outlook: </w:t>
      </w:r>
      <w:r w:rsidR="00201D77" w:rsidRPr="00201D77">
        <w:rPr>
          <w:i/>
          <w:lang w:val="en-US"/>
        </w:rPr>
        <w:t>Hopes, Realities, and Risks</w:t>
      </w:r>
      <w:r>
        <w:rPr>
          <w:i/>
          <w:lang w:val="en-US"/>
        </w:rPr>
        <w:t>.</w:t>
      </w:r>
      <w:r>
        <w:rPr>
          <w:lang w:val="en-US"/>
        </w:rPr>
        <w:t xml:space="preserve"> </w:t>
      </w:r>
      <w:r w:rsidR="00750D40">
        <w:rPr>
          <w:lang w:val="es-MX"/>
        </w:rPr>
        <w:t>Abril del 201</w:t>
      </w:r>
      <w:r w:rsidR="00201D77">
        <w:rPr>
          <w:lang w:val="es-MX"/>
        </w:rPr>
        <w:t>3</w:t>
      </w:r>
      <w:r w:rsidR="00750D40">
        <w:rPr>
          <w:lang w:val="es-MX"/>
        </w:rPr>
        <w:t>, anexos estadísticos p. 1</w:t>
      </w:r>
      <w:r w:rsidR="00201D77">
        <w:rPr>
          <w:lang w:val="es-MX"/>
        </w:rPr>
        <w:t>4</w:t>
      </w:r>
      <w:r w:rsidR="00750D40">
        <w:rPr>
          <w:lang w:val="es-MX"/>
        </w:rPr>
        <w:t xml:space="preserve">1. </w:t>
      </w:r>
      <w:r w:rsidRPr="00774A56">
        <w:rPr>
          <w:lang w:val="es-MX"/>
        </w:rPr>
        <w:t>Consulta: 01 de mayo del 2013.</w:t>
      </w:r>
    </w:p>
    <w:p w:rsidR="00774A56" w:rsidRPr="00774A56" w:rsidRDefault="00774A56" w:rsidP="00774A56">
      <w:pPr>
        <w:rPr>
          <w:lang w:val="es-MX"/>
        </w:rPr>
      </w:pPr>
      <w:r w:rsidRPr="00774A56">
        <w:rPr>
          <w:lang w:val="es-MX"/>
        </w:rPr>
        <w:tab/>
      </w:r>
      <w:r w:rsidRPr="00774A56">
        <w:rPr>
          <w:lang w:val="es-MX"/>
        </w:rPr>
        <w:tab/>
        <w:t>&lt;</w:t>
      </w:r>
      <w:r w:rsidR="009D1940" w:rsidRPr="009D1940">
        <w:t xml:space="preserve"> </w:t>
      </w:r>
      <w:r w:rsidR="00C603A9" w:rsidRPr="00C603A9">
        <w:t>http://www.imf.org/external/pubs/ft/weo/2013/01/pdf/text.pdf</w:t>
      </w:r>
      <w:r w:rsidRPr="00774A56">
        <w:rPr>
          <w:lang w:val="es-MX"/>
        </w:rPr>
        <w:t>&gt;</w:t>
      </w:r>
    </w:p>
    <w:p w:rsidR="00774A56" w:rsidRPr="004D1AB5" w:rsidRDefault="00774A56"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0C46CB" w:rsidRDefault="000C46CB" w:rsidP="000C46CB">
      <w:pPr>
        <w:rPr>
          <w:lang w:val="es-ES"/>
        </w:rPr>
      </w:pPr>
      <w:r>
        <w:rPr>
          <w:lang w:val="es-ES"/>
        </w:rPr>
        <w:t>LIMA A DELIVERY (LAD)</w:t>
      </w:r>
    </w:p>
    <w:p w:rsidR="000C46CB" w:rsidRDefault="000C46CB" w:rsidP="000C46CB">
      <w:pPr>
        <w:rPr>
          <w:lang w:val="es-ES"/>
        </w:rPr>
      </w:pPr>
      <w:r>
        <w:rPr>
          <w:lang w:val="es-ES"/>
        </w:rPr>
        <w:lastRenderedPageBreak/>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Default="000C46CB" w:rsidP="000C46CB">
      <w:pPr>
        <w:rPr>
          <w:lang w:val="es-ES"/>
        </w:rPr>
      </w:pP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proofErr w:type="gramStart"/>
      <w:r w:rsidRPr="00E167ED">
        <w:rPr>
          <w:lang w:val="en-US"/>
        </w:rPr>
        <w:t>1990</w:t>
      </w:r>
      <w:r w:rsidRPr="00E167ED">
        <w:rPr>
          <w:lang w:val="en-US"/>
        </w:rPr>
        <w:tab/>
        <w:t>“Introduction to the Special Issue on the Practice of Mathematical Programming”.</w:t>
      </w:r>
      <w:proofErr w:type="gramEnd"/>
      <w:r w:rsidRPr="00E167ED">
        <w:rPr>
          <w:lang w:val="en-US"/>
        </w:rPr>
        <w:t xml:space="preserve">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0C46CB" w:rsidRPr="000C3834" w:rsidRDefault="000C46CB" w:rsidP="000C46CB">
      <w:pPr>
        <w:rPr>
          <w:lang w:val="es-ES"/>
        </w:rPr>
      </w:pPr>
      <w:r w:rsidRPr="000C3834">
        <w:rPr>
          <w:lang w:val="es-ES"/>
        </w:rPr>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lastRenderedPageBreak/>
        <w:tab/>
        <w:t>&lt;http://www.ilo.org/public/spanish/standards/relm/ilc/ilc90/pdf/rep-vi.pdf&gt;</w:t>
      </w:r>
    </w:p>
    <w:p w:rsidR="000C46CB" w:rsidRDefault="000C46CB" w:rsidP="000C46CB">
      <w:pPr>
        <w:rPr>
          <w:lang w:val="es-ES"/>
        </w:rPr>
      </w:pPr>
    </w:p>
    <w:p w:rsidR="00201D77" w:rsidRDefault="00201D77"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t>http://serviciosadomicilio.pe&gt;</w:t>
      </w:r>
    </w:p>
    <w:p w:rsidR="000C46CB" w:rsidRDefault="000C46CB" w:rsidP="000C46CB">
      <w:pPr>
        <w:rPr>
          <w:lang w:val="es-ES"/>
        </w:rPr>
      </w:pPr>
    </w:p>
    <w:p w:rsidR="000C46CB" w:rsidRPr="000C3834" w:rsidRDefault="000C46CB" w:rsidP="000C46CB">
      <w:pPr>
        <w:rPr>
          <w:lang w:val="es-ES"/>
        </w:rPr>
      </w:pPr>
      <w:r w:rsidRPr="000C3834">
        <w:rPr>
          <w:lang w:val="es-ES"/>
        </w:rPr>
        <w:t>TURBAN, Efraim y otros</w:t>
      </w:r>
    </w:p>
    <w:p w:rsidR="000C46CB" w:rsidRPr="000C3834" w:rsidRDefault="000C46CB" w:rsidP="000C46CB">
      <w:pPr>
        <w:ind w:left="1410" w:hanging="1410"/>
        <w:rPr>
          <w:lang w:val="es-ES"/>
        </w:rPr>
      </w:pPr>
      <w:r w:rsidRPr="000C46CB">
        <w:rPr>
          <w:lang w:val="en-US"/>
        </w:rPr>
        <w:t>2008</w:t>
      </w:r>
      <w:r w:rsidRPr="000C46CB">
        <w:rPr>
          <w:lang w:val="en-US"/>
        </w:rPr>
        <w:tab/>
      </w:r>
      <w:r w:rsidRPr="000C46CB">
        <w:rPr>
          <w:lang w:val="en-US"/>
        </w:rPr>
        <w:tab/>
      </w:r>
      <w:r w:rsidRPr="000C46CB">
        <w:rPr>
          <w:i/>
          <w:lang w:val="en-US"/>
        </w:rPr>
        <w:t>Electronic Commerce: A Managerial Perspective.</w:t>
      </w:r>
      <w:r w:rsidRPr="000C46CB">
        <w:rPr>
          <w:lang w:val="en-US"/>
        </w:rPr>
        <w:t xml:space="preserve"> </w:t>
      </w:r>
      <w:r w:rsidRPr="000C3834">
        <w:rPr>
          <w:lang w:val="es-ES"/>
        </w:rPr>
        <w:t>Quinta edición. USA: Prentice Hall.</w:t>
      </w:r>
    </w:p>
    <w:p w:rsidR="000C46CB" w:rsidRDefault="000C46CB" w:rsidP="000C46CB">
      <w:pPr>
        <w:rPr>
          <w:lang w:val="es-ES"/>
        </w:rPr>
      </w:pPr>
    </w:p>
    <w:p w:rsidR="000C46CB" w:rsidRPr="000C3834" w:rsidRDefault="000C46CB" w:rsidP="000C46CB">
      <w:pPr>
        <w:rPr>
          <w:lang w:val="es-ES"/>
        </w:rPr>
      </w:pPr>
      <w:r w:rsidRPr="000C3834">
        <w:rPr>
          <w:lang w:val="es-ES"/>
        </w:rPr>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Default="004E75DE" w:rsidP="004E75DE">
      <w:pPr>
        <w:rPr>
          <w:lang w:val="es-ES"/>
        </w:rPr>
      </w:pPr>
    </w:p>
    <w:sectPr w:rsidR="004E75DE" w:rsidSect="00A73396">
      <w:footerReference w:type="default" r:id="rId31"/>
      <w:pgSz w:w="11906" w:h="16838" w:code="9"/>
      <w:pgMar w:top="1418" w:right="1701" w:bottom="1418" w:left="1701" w:header="709"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ésar" w:date="2013-05-14T21:10:00Z" w:initials="CA">
    <w:p w:rsidR="00597764" w:rsidRDefault="00597764">
      <w:pPr>
        <w:pStyle w:val="Textocomentario"/>
      </w:pPr>
      <w:r>
        <w:rPr>
          <w:rStyle w:val="Refdecomentario"/>
        </w:rPr>
        <w:annotationRef/>
      </w:r>
      <w:r>
        <w:t>Tienes algún datos sobre encuestas o calificativos post venta/servicio</w:t>
      </w:r>
    </w:p>
  </w:comment>
  <w:comment w:id="15" w:author="Christian" w:date="2013-05-14T21:10:00Z" w:initials="C">
    <w:p w:rsidR="00416F50" w:rsidRDefault="00416F50">
      <w:pPr>
        <w:pStyle w:val="Textocomentario"/>
      </w:pPr>
      <w:r>
        <w:rPr>
          <w:rStyle w:val="Refdecomentario"/>
        </w:rPr>
        <w:annotationRef/>
      </w:r>
      <w:r>
        <w:t>OBJETIVO GENERAL MEJORADO EN BASE A LAS RECOMENDACIONES HECHAS.</w:t>
      </w:r>
    </w:p>
  </w:comment>
  <w:comment w:id="18" w:author="César" w:date="2013-05-14T21:10:00Z" w:initials="CA">
    <w:p w:rsidR="00597764" w:rsidRDefault="00597764">
      <w:pPr>
        <w:pStyle w:val="Textocomentario"/>
      </w:pPr>
      <w:r>
        <w:rPr>
          <w:rStyle w:val="Refdecomentario"/>
        </w:rPr>
        <w:annotationRef/>
      </w:r>
    </w:p>
    <w:p w:rsidR="00597764" w:rsidRDefault="00597764">
      <w:pPr>
        <w:pStyle w:val="Textocomentario"/>
      </w:pPr>
      <w:r>
        <w:t>Problema: -…….</w:t>
      </w:r>
    </w:p>
    <w:p w:rsidR="00597764" w:rsidRDefault="00597764">
      <w:pPr>
        <w:pStyle w:val="Textocomentario"/>
      </w:pPr>
      <w:r>
        <w:t>Causas del problema:</w:t>
      </w:r>
    </w:p>
    <w:p w:rsidR="00597764" w:rsidRDefault="00597764">
      <w:pPr>
        <w:pStyle w:val="Textocomentario"/>
      </w:pPr>
      <w:r>
        <w:t>C1: ….</w:t>
      </w:r>
    </w:p>
    <w:p w:rsidR="00597764" w:rsidRDefault="00597764">
      <w:pPr>
        <w:pStyle w:val="Textocomentario"/>
      </w:pPr>
      <w:r>
        <w:t>C2: ….</w:t>
      </w:r>
    </w:p>
    <w:p w:rsidR="00597764" w:rsidRDefault="00597764">
      <w:pPr>
        <w:pStyle w:val="Textocomentario"/>
      </w:pPr>
      <w:r>
        <w:t>Para cada causa hay un objetivo específico que lo cubre</w:t>
      </w:r>
    </w:p>
  </w:comment>
  <w:comment w:id="19" w:author="César" w:date="2013-05-14T21:10:00Z" w:initials="CA">
    <w:p w:rsidR="00597764" w:rsidRDefault="00597764">
      <w:pPr>
        <w:pStyle w:val="Textocomentario"/>
      </w:pPr>
      <w:r>
        <w:rPr>
          <w:rStyle w:val="Refdecomentario"/>
        </w:rPr>
        <w:annotationRef/>
      </w:r>
      <w:r>
        <w:t>Cuántos tienes?</w:t>
      </w:r>
    </w:p>
  </w:comment>
  <w:comment w:id="54" w:author="Christian" w:date="2013-05-14T21:10:00Z" w:initials="C">
    <w:p w:rsidR="00597764" w:rsidRDefault="00597764">
      <w:pPr>
        <w:pStyle w:val="Textocomentario"/>
      </w:pPr>
      <w:r>
        <w:rPr>
          <w:rStyle w:val="Refdecomentario"/>
        </w:rPr>
        <w:annotationRef/>
      </w:r>
      <w:r>
        <w:t>También incluí lo de la calificación como parte de la solución en el estado del arte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E34" w:rsidRDefault="00E33E34">
      <w:r>
        <w:separator/>
      </w:r>
    </w:p>
    <w:p w:rsidR="00E33E34" w:rsidRDefault="00E33E34"/>
    <w:p w:rsidR="00E33E34" w:rsidRDefault="00E33E34" w:rsidP="005737E9"/>
    <w:p w:rsidR="00E33E34" w:rsidRDefault="00E33E34" w:rsidP="005737E9"/>
    <w:p w:rsidR="00E33E34" w:rsidRDefault="00E33E34" w:rsidP="00442B7D"/>
    <w:p w:rsidR="00E33E34" w:rsidRDefault="00E33E34" w:rsidP="00442B7D"/>
    <w:p w:rsidR="00E33E34" w:rsidRDefault="00E33E34" w:rsidP="003B26C9"/>
    <w:p w:rsidR="00E33E34" w:rsidRDefault="00E33E34" w:rsidP="003B26C9"/>
    <w:p w:rsidR="00E33E34" w:rsidRDefault="00E33E34"/>
  </w:endnote>
  <w:endnote w:type="continuationSeparator" w:id="0">
    <w:p w:rsidR="00E33E34" w:rsidRDefault="00E33E34">
      <w:r>
        <w:continuationSeparator/>
      </w:r>
    </w:p>
    <w:p w:rsidR="00E33E34" w:rsidRDefault="00E33E34"/>
    <w:p w:rsidR="00E33E34" w:rsidRDefault="00E33E34" w:rsidP="005737E9"/>
    <w:p w:rsidR="00E33E34" w:rsidRDefault="00E33E34" w:rsidP="005737E9"/>
    <w:p w:rsidR="00E33E34" w:rsidRDefault="00E33E34" w:rsidP="00442B7D"/>
    <w:p w:rsidR="00E33E34" w:rsidRDefault="00E33E34" w:rsidP="00442B7D"/>
    <w:p w:rsidR="00E33E34" w:rsidRDefault="00E33E34" w:rsidP="003B26C9"/>
    <w:p w:rsidR="00E33E34" w:rsidRDefault="00E33E34" w:rsidP="003B26C9"/>
    <w:p w:rsidR="00E33E34" w:rsidRDefault="00E33E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764" w:rsidRDefault="00597764" w:rsidP="00126887">
    <w:pPr>
      <w:pStyle w:val="Piedepgina"/>
      <w:pBdr>
        <w:top w:val="single" w:sz="4" w:space="1" w:color="auto"/>
      </w:pBdr>
      <w:jc w:val="center"/>
    </w:pPr>
    <w:r>
      <w:rPr>
        <w:rStyle w:val="Nmerodepgina"/>
        <w:sz w:val="18"/>
        <w:szCs w:val="18"/>
      </w:rPr>
      <w:t xml:space="preserve">                                  </w:t>
    </w:r>
  </w:p>
  <w:sdt>
    <w:sdtPr>
      <w:id w:val="-2025239540"/>
      <w:docPartObj>
        <w:docPartGallery w:val="Page Numbers (Bottom of Page)"/>
        <w:docPartUnique/>
      </w:docPartObj>
    </w:sdtPr>
    <w:sdtEndPr/>
    <w:sdtContent>
      <w:p w:rsidR="00597764" w:rsidRDefault="00597764" w:rsidP="00126887">
        <w:pPr>
          <w:pStyle w:val="Piedepgina"/>
          <w:jc w:val="right"/>
        </w:pPr>
        <w:r>
          <w:fldChar w:fldCharType="begin"/>
        </w:r>
        <w:r>
          <w:instrText>PAGE   \* MERGEFORMAT</w:instrText>
        </w:r>
        <w:r>
          <w:fldChar w:fldCharType="separate"/>
        </w:r>
        <w:r w:rsidR="00AB530D" w:rsidRPr="00AB530D">
          <w:rPr>
            <w:noProof/>
            <w:lang w:val="es-ES"/>
          </w:rPr>
          <w:t>8</w:t>
        </w:r>
        <w:r>
          <w:fldChar w:fldCharType="end"/>
        </w:r>
      </w:p>
    </w:sdtContent>
  </w:sdt>
  <w:p w:rsidR="00597764" w:rsidRDefault="00597764" w:rsidP="00126887"/>
  <w:p w:rsidR="00597764" w:rsidRDefault="005977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764" w:rsidRDefault="00597764" w:rsidP="00783E47">
    <w:pPr>
      <w:pStyle w:val="Piedepgina"/>
      <w:pBdr>
        <w:top w:val="single" w:sz="4" w:space="1" w:color="auto"/>
      </w:pBdr>
      <w:jc w:val="center"/>
    </w:pPr>
    <w:r>
      <w:rPr>
        <w:rStyle w:val="Nmerodepgina"/>
        <w:sz w:val="18"/>
        <w:szCs w:val="18"/>
      </w:rPr>
      <w:t xml:space="preserve">                                  </w:t>
    </w:r>
  </w:p>
  <w:sdt>
    <w:sdtPr>
      <w:id w:val="1519499286"/>
      <w:docPartObj>
        <w:docPartGallery w:val="Page Numbers (Bottom of Page)"/>
        <w:docPartUnique/>
      </w:docPartObj>
    </w:sdtPr>
    <w:sdtEndPr/>
    <w:sdtContent>
      <w:p w:rsidR="00597764" w:rsidRDefault="00597764">
        <w:pPr>
          <w:pStyle w:val="Piedepgina"/>
          <w:jc w:val="right"/>
        </w:pPr>
        <w:r>
          <w:fldChar w:fldCharType="begin"/>
        </w:r>
        <w:r>
          <w:instrText>PAGE   \* MERGEFORMAT</w:instrText>
        </w:r>
        <w:r>
          <w:fldChar w:fldCharType="separate"/>
        </w:r>
        <w:r w:rsidR="00AB530D" w:rsidRPr="00AB530D">
          <w:rPr>
            <w:noProof/>
            <w:lang w:val="es-ES"/>
          </w:rPr>
          <w:t>29</w:t>
        </w:r>
        <w:r>
          <w:fldChar w:fldCharType="end"/>
        </w:r>
      </w:p>
    </w:sdtContent>
  </w:sdt>
  <w:p w:rsidR="00597764" w:rsidRDefault="00597764"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E34" w:rsidRDefault="00E33E34">
      <w:r>
        <w:separator/>
      </w:r>
    </w:p>
    <w:p w:rsidR="00E33E34" w:rsidRDefault="00E33E34"/>
    <w:p w:rsidR="00E33E34" w:rsidRDefault="00E33E34" w:rsidP="005737E9"/>
    <w:p w:rsidR="00E33E34" w:rsidRDefault="00E33E34" w:rsidP="005737E9"/>
    <w:p w:rsidR="00E33E34" w:rsidRDefault="00E33E34" w:rsidP="00442B7D"/>
    <w:p w:rsidR="00E33E34" w:rsidRDefault="00E33E34" w:rsidP="00442B7D"/>
    <w:p w:rsidR="00E33E34" w:rsidRDefault="00E33E34" w:rsidP="003B26C9"/>
    <w:p w:rsidR="00E33E34" w:rsidRDefault="00E33E34" w:rsidP="003B26C9"/>
    <w:p w:rsidR="00E33E34" w:rsidRDefault="00E33E34"/>
  </w:footnote>
  <w:footnote w:type="continuationSeparator" w:id="0">
    <w:p w:rsidR="00E33E34" w:rsidRDefault="00E33E34">
      <w:r>
        <w:continuationSeparator/>
      </w:r>
    </w:p>
    <w:p w:rsidR="00E33E34" w:rsidRDefault="00E33E34"/>
    <w:p w:rsidR="00E33E34" w:rsidRDefault="00E33E34" w:rsidP="005737E9"/>
    <w:p w:rsidR="00E33E34" w:rsidRDefault="00E33E34" w:rsidP="005737E9"/>
    <w:p w:rsidR="00E33E34" w:rsidRDefault="00E33E34" w:rsidP="00442B7D"/>
    <w:p w:rsidR="00E33E34" w:rsidRDefault="00E33E34" w:rsidP="00442B7D"/>
    <w:p w:rsidR="00E33E34" w:rsidRDefault="00E33E34" w:rsidP="003B26C9"/>
    <w:p w:rsidR="00E33E34" w:rsidRDefault="00E33E34" w:rsidP="003B26C9"/>
    <w:p w:rsidR="00E33E34" w:rsidRDefault="00E33E3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3C222CA"/>
    <w:multiLevelType w:val="hybridMultilevel"/>
    <w:tmpl w:val="DF6CAE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4">
    <w:nsid w:val="264856A2"/>
    <w:multiLevelType w:val="multilevel"/>
    <w:tmpl w:val="28AE04C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5">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6">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3CA70684"/>
    <w:multiLevelType w:val="hybridMultilevel"/>
    <w:tmpl w:val="708C2BF8"/>
    <w:lvl w:ilvl="0" w:tplc="080A0019">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nsid w:val="468512A5"/>
    <w:multiLevelType w:val="hybridMultilevel"/>
    <w:tmpl w:val="F648D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30">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516430AA"/>
    <w:multiLevelType w:val="hybridMultilevel"/>
    <w:tmpl w:val="60AAE014"/>
    <w:lvl w:ilvl="0" w:tplc="080A0019">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3">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6">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40">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nsid w:val="75E471CB"/>
    <w:multiLevelType w:val="hybridMultilevel"/>
    <w:tmpl w:val="AC28F1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3">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24"/>
  </w:num>
  <w:num w:numId="4">
    <w:abstractNumId w:val="14"/>
  </w:num>
  <w:num w:numId="5">
    <w:abstractNumId w:val="14"/>
  </w:num>
  <w:num w:numId="6">
    <w:abstractNumId w:val="22"/>
  </w:num>
  <w:num w:numId="7">
    <w:abstractNumId w:val="5"/>
  </w:num>
  <w:num w:numId="8">
    <w:abstractNumId w:val="35"/>
  </w:num>
  <w:num w:numId="9">
    <w:abstractNumId w:val="42"/>
  </w:num>
  <w:num w:numId="10">
    <w:abstractNumId w:val="33"/>
  </w:num>
  <w:num w:numId="11">
    <w:abstractNumId w:val="13"/>
  </w:num>
  <w:num w:numId="12">
    <w:abstractNumId w:val="16"/>
  </w:num>
  <w:num w:numId="13">
    <w:abstractNumId w:val="26"/>
  </w:num>
  <w:num w:numId="14">
    <w:abstractNumId w:val="38"/>
  </w:num>
  <w:num w:numId="15">
    <w:abstractNumId w:val="23"/>
  </w:num>
  <w:num w:numId="16">
    <w:abstractNumId w:val="10"/>
  </w:num>
  <w:num w:numId="17">
    <w:abstractNumId w:val="21"/>
  </w:num>
  <w:num w:numId="18">
    <w:abstractNumId w:val="8"/>
  </w:num>
  <w:num w:numId="19">
    <w:abstractNumId w:val="30"/>
  </w:num>
  <w:num w:numId="20">
    <w:abstractNumId w:val="29"/>
  </w:num>
  <w:num w:numId="21">
    <w:abstractNumId w:val="40"/>
  </w:num>
  <w:num w:numId="22">
    <w:abstractNumId w:val="39"/>
  </w:num>
  <w:num w:numId="23">
    <w:abstractNumId w:val="18"/>
  </w:num>
  <w:num w:numId="24">
    <w:abstractNumId w:val="9"/>
  </w:num>
  <w:num w:numId="25">
    <w:abstractNumId w:val="20"/>
  </w:num>
  <w:num w:numId="26">
    <w:abstractNumId w:val="43"/>
  </w:num>
  <w:num w:numId="27">
    <w:abstractNumId w:val="14"/>
  </w:num>
  <w:num w:numId="28">
    <w:abstractNumId w:val="14"/>
  </w:num>
  <w:num w:numId="29">
    <w:abstractNumId w:val="19"/>
  </w:num>
  <w:num w:numId="30">
    <w:abstractNumId w:val="0"/>
  </w:num>
  <w:num w:numId="31">
    <w:abstractNumId w:val="37"/>
  </w:num>
  <w:num w:numId="32">
    <w:abstractNumId w:val="2"/>
  </w:num>
  <w:num w:numId="33">
    <w:abstractNumId w:val="7"/>
  </w:num>
  <w:num w:numId="34">
    <w:abstractNumId w:val="6"/>
  </w:num>
  <w:num w:numId="35">
    <w:abstractNumId w:val="36"/>
  </w:num>
  <w:num w:numId="36">
    <w:abstractNumId w:val="11"/>
  </w:num>
  <w:num w:numId="37">
    <w:abstractNumId w:val="12"/>
  </w:num>
  <w:num w:numId="38">
    <w:abstractNumId w:val="34"/>
  </w:num>
  <w:num w:numId="39">
    <w:abstractNumId w:val="17"/>
  </w:num>
  <w:num w:numId="40">
    <w:abstractNumId w:val="15"/>
  </w:num>
  <w:num w:numId="41">
    <w:abstractNumId w:val="1"/>
  </w:num>
  <w:num w:numId="42">
    <w:abstractNumId w:val="3"/>
  </w:num>
  <w:num w:numId="43">
    <w:abstractNumId w:val="14"/>
  </w:num>
  <w:num w:numId="44">
    <w:abstractNumId w:val="27"/>
  </w:num>
  <w:num w:numId="45">
    <w:abstractNumId w:val="4"/>
  </w:num>
  <w:num w:numId="46">
    <w:abstractNumId w:val="32"/>
  </w:num>
  <w:num w:numId="47">
    <w:abstractNumId w:val="25"/>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222"/>
    <w:rsid w:val="00000D37"/>
    <w:rsid w:val="0000273C"/>
    <w:rsid w:val="0000446C"/>
    <w:rsid w:val="00004B68"/>
    <w:rsid w:val="00004EA7"/>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5D85"/>
    <w:rsid w:val="00030D52"/>
    <w:rsid w:val="00031F3E"/>
    <w:rsid w:val="000326E0"/>
    <w:rsid w:val="000331BC"/>
    <w:rsid w:val="000338D9"/>
    <w:rsid w:val="00034752"/>
    <w:rsid w:val="000348D3"/>
    <w:rsid w:val="00034C4C"/>
    <w:rsid w:val="00035A14"/>
    <w:rsid w:val="00035E57"/>
    <w:rsid w:val="00036981"/>
    <w:rsid w:val="00036D1A"/>
    <w:rsid w:val="00042473"/>
    <w:rsid w:val="000434BF"/>
    <w:rsid w:val="00043AE2"/>
    <w:rsid w:val="00047939"/>
    <w:rsid w:val="0005365C"/>
    <w:rsid w:val="0005383B"/>
    <w:rsid w:val="00053F5E"/>
    <w:rsid w:val="00054B84"/>
    <w:rsid w:val="00056B9C"/>
    <w:rsid w:val="0005774E"/>
    <w:rsid w:val="000578A6"/>
    <w:rsid w:val="00060BFD"/>
    <w:rsid w:val="000626DA"/>
    <w:rsid w:val="000648C9"/>
    <w:rsid w:val="00064A39"/>
    <w:rsid w:val="00066B08"/>
    <w:rsid w:val="0007087A"/>
    <w:rsid w:val="00070BE1"/>
    <w:rsid w:val="0007277A"/>
    <w:rsid w:val="00073FED"/>
    <w:rsid w:val="00074AF3"/>
    <w:rsid w:val="0007709B"/>
    <w:rsid w:val="0008112E"/>
    <w:rsid w:val="000812BC"/>
    <w:rsid w:val="00081587"/>
    <w:rsid w:val="00082334"/>
    <w:rsid w:val="000838A0"/>
    <w:rsid w:val="00090771"/>
    <w:rsid w:val="000931A1"/>
    <w:rsid w:val="000940FD"/>
    <w:rsid w:val="00095EE1"/>
    <w:rsid w:val="000A169E"/>
    <w:rsid w:val="000A2F72"/>
    <w:rsid w:val="000A33B9"/>
    <w:rsid w:val="000A363B"/>
    <w:rsid w:val="000A7A88"/>
    <w:rsid w:val="000B07FD"/>
    <w:rsid w:val="000B382C"/>
    <w:rsid w:val="000B46CA"/>
    <w:rsid w:val="000B4B4D"/>
    <w:rsid w:val="000B5430"/>
    <w:rsid w:val="000B57EE"/>
    <w:rsid w:val="000C04C7"/>
    <w:rsid w:val="000C3834"/>
    <w:rsid w:val="000C39E7"/>
    <w:rsid w:val="000C46CB"/>
    <w:rsid w:val="000C487F"/>
    <w:rsid w:val="000C720B"/>
    <w:rsid w:val="000C73B5"/>
    <w:rsid w:val="000D0C79"/>
    <w:rsid w:val="000D3511"/>
    <w:rsid w:val="000D5409"/>
    <w:rsid w:val="000D671F"/>
    <w:rsid w:val="000D6E01"/>
    <w:rsid w:val="000E0A6D"/>
    <w:rsid w:val="000E1161"/>
    <w:rsid w:val="000E2634"/>
    <w:rsid w:val="000E4244"/>
    <w:rsid w:val="000E7A9B"/>
    <w:rsid w:val="000F00A6"/>
    <w:rsid w:val="000F11BE"/>
    <w:rsid w:val="000F2BE1"/>
    <w:rsid w:val="000F31FB"/>
    <w:rsid w:val="000F7807"/>
    <w:rsid w:val="0010049B"/>
    <w:rsid w:val="00102297"/>
    <w:rsid w:val="00103AA0"/>
    <w:rsid w:val="0010458A"/>
    <w:rsid w:val="00104929"/>
    <w:rsid w:val="001067E3"/>
    <w:rsid w:val="0011137A"/>
    <w:rsid w:val="00114C97"/>
    <w:rsid w:val="0011530F"/>
    <w:rsid w:val="00115C7E"/>
    <w:rsid w:val="00116D29"/>
    <w:rsid w:val="001249C0"/>
    <w:rsid w:val="00124BA2"/>
    <w:rsid w:val="00125DCE"/>
    <w:rsid w:val="00126887"/>
    <w:rsid w:val="00127E7A"/>
    <w:rsid w:val="0013003C"/>
    <w:rsid w:val="00130294"/>
    <w:rsid w:val="0013073D"/>
    <w:rsid w:val="00130819"/>
    <w:rsid w:val="00131361"/>
    <w:rsid w:val="00131A2B"/>
    <w:rsid w:val="001367B2"/>
    <w:rsid w:val="00136E88"/>
    <w:rsid w:val="00137DE5"/>
    <w:rsid w:val="00140702"/>
    <w:rsid w:val="00140764"/>
    <w:rsid w:val="00141AF9"/>
    <w:rsid w:val="00141CF2"/>
    <w:rsid w:val="00144D39"/>
    <w:rsid w:val="00146308"/>
    <w:rsid w:val="0014729C"/>
    <w:rsid w:val="00150EA6"/>
    <w:rsid w:val="001514A3"/>
    <w:rsid w:val="00155F21"/>
    <w:rsid w:val="00156C44"/>
    <w:rsid w:val="00161173"/>
    <w:rsid w:val="00162152"/>
    <w:rsid w:val="00162B88"/>
    <w:rsid w:val="00165F30"/>
    <w:rsid w:val="00171CF6"/>
    <w:rsid w:val="001746DF"/>
    <w:rsid w:val="0017531F"/>
    <w:rsid w:val="001807AB"/>
    <w:rsid w:val="00181AE1"/>
    <w:rsid w:val="0018770B"/>
    <w:rsid w:val="00190558"/>
    <w:rsid w:val="00190AE8"/>
    <w:rsid w:val="001922A4"/>
    <w:rsid w:val="00194ED5"/>
    <w:rsid w:val="00195FA9"/>
    <w:rsid w:val="001965C1"/>
    <w:rsid w:val="001A1570"/>
    <w:rsid w:val="001A17B3"/>
    <w:rsid w:val="001A5F2C"/>
    <w:rsid w:val="001A7431"/>
    <w:rsid w:val="001B1984"/>
    <w:rsid w:val="001B2526"/>
    <w:rsid w:val="001B4908"/>
    <w:rsid w:val="001B4CD1"/>
    <w:rsid w:val="001B7B6A"/>
    <w:rsid w:val="001C0095"/>
    <w:rsid w:val="001C7B6D"/>
    <w:rsid w:val="001D02AB"/>
    <w:rsid w:val="001D1680"/>
    <w:rsid w:val="001D1FA2"/>
    <w:rsid w:val="001D4507"/>
    <w:rsid w:val="001D630D"/>
    <w:rsid w:val="001D76E0"/>
    <w:rsid w:val="001E2140"/>
    <w:rsid w:val="001E24E4"/>
    <w:rsid w:val="001E27A3"/>
    <w:rsid w:val="001E2FAA"/>
    <w:rsid w:val="001E4140"/>
    <w:rsid w:val="001E6073"/>
    <w:rsid w:val="001E7354"/>
    <w:rsid w:val="001E775A"/>
    <w:rsid w:val="001F0954"/>
    <w:rsid w:val="001F264A"/>
    <w:rsid w:val="001F3368"/>
    <w:rsid w:val="001F7E1E"/>
    <w:rsid w:val="00201064"/>
    <w:rsid w:val="00201D77"/>
    <w:rsid w:val="00210BB6"/>
    <w:rsid w:val="00211950"/>
    <w:rsid w:val="00214183"/>
    <w:rsid w:val="00214D59"/>
    <w:rsid w:val="00215255"/>
    <w:rsid w:val="0022076C"/>
    <w:rsid w:val="0022213D"/>
    <w:rsid w:val="0022266D"/>
    <w:rsid w:val="00223211"/>
    <w:rsid w:val="00234D66"/>
    <w:rsid w:val="00237205"/>
    <w:rsid w:val="00242300"/>
    <w:rsid w:val="00245B5E"/>
    <w:rsid w:val="00246681"/>
    <w:rsid w:val="002475B6"/>
    <w:rsid w:val="00252E1F"/>
    <w:rsid w:val="00256D6A"/>
    <w:rsid w:val="002577D2"/>
    <w:rsid w:val="002637C8"/>
    <w:rsid w:val="00264917"/>
    <w:rsid w:val="00273052"/>
    <w:rsid w:val="00275EA1"/>
    <w:rsid w:val="00276706"/>
    <w:rsid w:val="002774B5"/>
    <w:rsid w:val="0028086A"/>
    <w:rsid w:val="00282C42"/>
    <w:rsid w:val="00284A65"/>
    <w:rsid w:val="00287C60"/>
    <w:rsid w:val="00296C2B"/>
    <w:rsid w:val="002A008A"/>
    <w:rsid w:val="002A02EA"/>
    <w:rsid w:val="002A0C03"/>
    <w:rsid w:val="002A3E9F"/>
    <w:rsid w:val="002A6002"/>
    <w:rsid w:val="002B025D"/>
    <w:rsid w:val="002B38B0"/>
    <w:rsid w:val="002B65BB"/>
    <w:rsid w:val="002C255A"/>
    <w:rsid w:val="002C3264"/>
    <w:rsid w:val="002C5742"/>
    <w:rsid w:val="002D25A2"/>
    <w:rsid w:val="002D45F3"/>
    <w:rsid w:val="002D50A2"/>
    <w:rsid w:val="002D59A5"/>
    <w:rsid w:val="002D70B1"/>
    <w:rsid w:val="002D7D11"/>
    <w:rsid w:val="002E6041"/>
    <w:rsid w:val="002E62CD"/>
    <w:rsid w:val="002E6C1D"/>
    <w:rsid w:val="002E71CE"/>
    <w:rsid w:val="002F4DD6"/>
    <w:rsid w:val="002F5268"/>
    <w:rsid w:val="002F74D4"/>
    <w:rsid w:val="00306293"/>
    <w:rsid w:val="003069DB"/>
    <w:rsid w:val="00307B12"/>
    <w:rsid w:val="00312218"/>
    <w:rsid w:val="00314625"/>
    <w:rsid w:val="003147F8"/>
    <w:rsid w:val="00316109"/>
    <w:rsid w:val="0031636D"/>
    <w:rsid w:val="00316B30"/>
    <w:rsid w:val="0031713D"/>
    <w:rsid w:val="003212BC"/>
    <w:rsid w:val="003223F3"/>
    <w:rsid w:val="003255A2"/>
    <w:rsid w:val="0033010D"/>
    <w:rsid w:val="00331738"/>
    <w:rsid w:val="00333E81"/>
    <w:rsid w:val="00334EC2"/>
    <w:rsid w:val="00335B6F"/>
    <w:rsid w:val="00341CE6"/>
    <w:rsid w:val="0034384F"/>
    <w:rsid w:val="00344C2E"/>
    <w:rsid w:val="00345D24"/>
    <w:rsid w:val="00346CEE"/>
    <w:rsid w:val="0034723D"/>
    <w:rsid w:val="00350208"/>
    <w:rsid w:val="003503B3"/>
    <w:rsid w:val="003513F5"/>
    <w:rsid w:val="00351AE6"/>
    <w:rsid w:val="00352930"/>
    <w:rsid w:val="00355217"/>
    <w:rsid w:val="00361862"/>
    <w:rsid w:val="0036402F"/>
    <w:rsid w:val="00365A32"/>
    <w:rsid w:val="00366BA6"/>
    <w:rsid w:val="0037550B"/>
    <w:rsid w:val="003809DC"/>
    <w:rsid w:val="00380DE2"/>
    <w:rsid w:val="00380DE9"/>
    <w:rsid w:val="00387E3A"/>
    <w:rsid w:val="00393426"/>
    <w:rsid w:val="0039474F"/>
    <w:rsid w:val="003969E0"/>
    <w:rsid w:val="003A07D5"/>
    <w:rsid w:val="003A272F"/>
    <w:rsid w:val="003A4CB3"/>
    <w:rsid w:val="003A619B"/>
    <w:rsid w:val="003B0A54"/>
    <w:rsid w:val="003B26C9"/>
    <w:rsid w:val="003B275A"/>
    <w:rsid w:val="003B38C3"/>
    <w:rsid w:val="003B3EB4"/>
    <w:rsid w:val="003B7215"/>
    <w:rsid w:val="003C32B2"/>
    <w:rsid w:val="003C4124"/>
    <w:rsid w:val="003C5AB6"/>
    <w:rsid w:val="003D2AEF"/>
    <w:rsid w:val="003D42FA"/>
    <w:rsid w:val="003D6CFB"/>
    <w:rsid w:val="003E1B25"/>
    <w:rsid w:val="003E1F49"/>
    <w:rsid w:val="003E2C22"/>
    <w:rsid w:val="003E4F08"/>
    <w:rsid w:val="003E6465"/>
    <w:rsid w:val="003E6DCC"/>
    <w:rsid w:val="003F0BA1"/>
    <w:rsid w:val="003F3D6C"/>
    <w:rsid w:val="003F410C"/>
    <w:rsid w:val="003F5809"/>
    <w:rsid w:val="003F6047"/>
    <w:rsid w:val="00402B0E"/>
    <w:rsid w:val="0040589E"/>
    <w:rsid w:val="00406AAD"/>
    <w:rsid w:val="0040764B"/>
    <w:rsid w:val="004135A9"/>
    <w:rsid w:val="00414643"/>
    <w:rsid w:val="00414E50"/>
    <w:rsid w:val="004151FA"/>
    <w:rsid w:val="00416E71"/>
    <w:rsid w:val="00416F50"/>
    <w:rsid w:val="00422058"/>
    <w:rsid w:val="00422552"/>
    <w:rsid w:val="0042329C"/>
    <w:rsid w:val="004236D8"/>
    <w:rsid w:val="00427473"/>
    <w:rsid w:val="0043214A"/>
    <w:rsid w:val="00434B34"/>
    <w:rsid w:val="00442B7D"/>
    <w:rsid w:val="004446A6"/>
    <w:rsid w:val="00444AB8"/>
    <w:rsid w:val="00445AAA"/>
    <w:rsid w:val="00446E05"/>
    <w:rsid w:val="004516A0"/>
    <w:rsid w:val="00451ED9"/>
    <w:rsid w:val="00452BF2"/>
    <w:rsid w:val="00453033"/>
    <w:rsid w:val="00454C2D"/>
    <w:rsid w:val="00457854"/>
    <w:rsid w:val="00461718"/>
    <w:rsid w:val="0046275B"/>
    <w:rsid w:val="004633DE"/>
    <w:rsid w:val="00464A93"/>
    <w:rsid w:val="00467628"/>
    <w:rsid w:val="004715B5"/>
    <w:rsid w:val="004806B9"/>
    <w:rsid w:val="00481546"/>
    <w:rsid w:val="0048205C"/>
    <w:rsid w:val="0048260C"/>
    <w:rsid w:val="004844DC"/>
    <w:rsid w:val="00485D76"/>
    <w:rsid w:val="00486C32"/>
    <w:rsid w:val="004973D2"/>
    <w:rsid w:val="004A019A"/>
    <w:rsid w:val="004A446D"/>
    <w:rsid w:val="004B0D93"/>
    <w:rsid w:val="004B4AC8"/>
    <w:rsid w:val="004B6B21"/>
    <w:rsid w:val="004C0393"/>
    <w:rsid w:val="004C08E1"/>
    <w:rsid w:val="004C3071"/>
    <w:rsid w:val="004C6D44"/>
    <w:rsid w:val="004D07A4"/>
    <w:rsid w:val="004D26D4"/>
    <w:rsid w:val="004D501F"/>
    <w:rsid w:val="004D7661"/>
    <w:rsid w:val="004D7B41"/>
    <w:rsid w:val="004E18AB"/>
    <w:rsid w:val="004E4539"/>
    <w:rsid w:val="004E4CAC"/>
    <w:rsid w:val="004E60A7"/>
    <w:rsid w:val="004E622A"/>
    <w:rsid w:val="004E648E"/>
    <w:rsid w:val="004E6F11"/>
    <w:rsid w:val="004E75DE"/>
    <w:rsid w:val="004E7805"/>
    <w:rsid w:val="004F23B8"/>
    <w:rsid w:val="004F23DE"/>
    <w:rsid w:val="004F2D54"/>
    <w:rsid w:val="004F4330"/>
    <w:rsid w:val="004F5759"/>
    <w:rsid w:val="004F6567"/>
    <w:rsid w:val="004F697D"/>
    <w:rsid w:val="00501179"/>
    <w:rsid w:val="0050197F"/>
    <w:rsid w:val="00502CF3"/>
    <w:rsid w:val="00506179"/>
    <w:rsid w:val="00506592"/>
    <w:rsid w:val="00506BD1"/>
    <w:rsid w:val="00510435"/>
    <w:rsid w:val="00510E9F"/>
    <w:rsid w:val="005112B7"/>
    <w:rsid w:val="00513F90"/>
    <w:rsid w:val="00524645"/>
    <w:rsid w:val="00526151"/>
    <w:rsid w:val="00526B63"/>
    <w:rsid w:val="00527F7C"/>
    <w:rsid w:val="00531568"/>
    <w:rsid w:val="00532302"/>
    <w:rsid w:val="00532F66"/>
    <w:rsid w:val="00535AAA"/>
    <w:rsid w:val="005400BA"/>
    <w:rsid w:val="00540873"/>
    <w:rsid w:val="00540B1C"/>
    <w:rsid w:val="00540F0C"/>
    <w:rsid w:val="00543B8D"/>
    <w:rsid w:val="00543DBE"/>
    <w:rsid w:val="005452F1"/>
    <w:rsid w:val="00546B6D"/>
    <w:rsid w:val="00552E01"/>
    <w:rsid w:val="00553F10"/>
    <w:rsid w:val="00554148"/>
    <w:rsid w:val="0055667D"/>
    <w:rsid w:val="0056069E"/>
    <w:rsid w:val="0056207A"/>
    <w:rsid w:val="00562E8A"/>
    <w:rsid w:val="005649B8"/>
    <w:rsid w:val="0056517E"/>
    <w:rsid w:val="0056699B"/>
    <w:rsid w:val="00567891"/>
    <w:rsid w:val="005737E9"/>
    <w:rsid w:val="00576041"/>
    <w:rsid w:val="00581A27"/>
    <w:rsid w:val="00582CF2"/>
    <w:rsid w:val="00583792"/>
    <w:rsid w:val="0058468F"/>
    <w:rsid w:val="00586B07"/>
    <w:rsid w:val="00590136"/>
    <w:rsid w:val="00590846"/>
    <w:rsid w:val="005972B9"/>
    <w:rsid w:val="00597764"/>
    <w:rsid w:val="00597957"/>
    <w:rsid w:val="00597C2D"/>
    <w:rsid w:val="005A04D5"/>
    <w:rsid w:val="005A1A24"/>
    <w:rsid w:val="005A3966"/>
    <w:rsid w:val="005A5016"/>
    <w:rsid w:val="005A6507"/>
    <w:rsid w:val="005A6686"/>
    <w:rsid w:val="005B097B"/>
    <w:rsid w:val="005B2A75"/>
    <w:rsid w:val="005B3B73"/>
    <w:rsid w:val="005C1A1A"/>
    <w:rsid w:val="005C1AD4"/>
    <w:rsid w:val="005C207E"/>
    <w:rsid w:val="005C356F"/>
    <w:rsid w:val="005C39D6"/>
    <w:rsid w:val="005C3D4D"/>
    <w:rsid w:val="005C42F8"/>
    <w:rsid w:val="005C6BA6"/>
    <w:rsid w:val="005C6C36"/>
    <w:rsid w:val="005D0BE4"/>
    <w:rsid w:val="005D10FB"/>
    <w:rsid w:val="005D4724"/>
    <w:rsid w:val="005D4807"/>
    <w:rsid w:val="005D6582"/>
    <w:rsid w:val="005D6EAB"/>
    <w:rsid w:val="005D729C"/>
    <w:rsid w:val="005D74AC"/>
    <w:rsid w:val="005F1FCD"/>
    <w:rsid w:val="005F4B87"/>
    <w:rsid w:val="005F7891"/>
    <w:rsid w:val="005F7C1B"/>
    <w:rsid w:val="00603C36"/>
    <w:rsid w:val="0060496A"/>
    <w:rsid w:val="00606DF7"/>
    <w:rsid w:val="00610603"/>
    <w:rsid w:val="006136EC"/>
    <w:rsid w:val="006162CB"/>
    <w:rsid w:val="006163B5"/>
    <w:rsid w:val="006202B5"/>
    <w:rsid w:val="00623177"/>
    <w:rsid w:val="00623D3F"/>
    <w:rsid w:val="00636FEA"/>
    <w:rsid w:val="0063775E"/>
    <w:rsid w:val="00640955"/>
    <w:rsid w:val="00640A94"/>
    <w:rsid w:val="00640BCF"/>
    <w:rsid w:val="00642EC1"/>
    <w:rsid w:val="00643EE2"/>
    <w:rsid w:val="006444E1"/>
    <w:rsid w:val="00646324"/>
    <w:rsid w:val="00647F49"/>
    <w:rsid w:val="00657D73"/>
    <w:rsid w:val="00657EDA"/>
    <w:rsid w:val="00661BAE"/>
    <w:rsid w:val="006633A9"/>
    <w:rsid w:val="00666A88"/>
    <w:rsid w:val="00667EB0"/>
    <w:rsid w:val="0067296D"/>
    <w:rsid w:val="00672B21"/>
    <w:rsid w:val="006732CA"/>
    <w:rsid w:val="006752F0"/>
    <w:rsid w:val="006753B2"/>
    <w:rsid w:val="006762AE"/>
    <w:rsid w:val="00677935"/>
    <w:rsid w:val="00682CE2"/>
    <w:rsid w:val="00684C5A"/>
    <w:rsid w:val="0068571D"/>
    <w:rsid w:val="00686680"/>
    <w:rsid w:val="00686ADC"/>
    <w:rsid w:val="00687E15"/>
    <w:rsid w:val="00691569"/>
    <w:rsid w:val="006923D2"/>
    <w:rsid w:val="00694B57"/>
    <w:rsid w:val="00694C7C"/>
    <w:rsid w:val="006A35D3"/>
    <w:rsid w:val="006A62B6"/>
    <w:rsid w:val="006B2BD8"/>
    <w:rsid w:val="006B6299"/>
    <w:rsid w:val="006C15FE"/>
    <w:rsid w:val="006C2D41"/>
    <w:rsid w:val="006C3885"/>
    <w:rsid w:val="006C3E5D"/>
    <w:rsid w:val="006D4838"/>
    <w:rsid w:val="006D4AEF"/>
    <w:rsid w:val="006D60DD"/>
    <w:rsid w:val="006D6820"/>
    <w:rsid w:val="006E212B"/>
    <w:rsid w:val="006F20B5"/>
    <w:rsid w:val="006F283A"/>
    <w:rsid w:val="006F68E1"/>
    <w:rsid w:val="006F7020"/>
    <w:rsid w:val="007006D8"/>
    <w:rsid w:val="00703F1A"/>
    <w:rsid w:val="00704C2F"/>
    <w:rsid w:val="007075CC"/>
    <w:rsid w:val="00707C73"/>
    <w:rsid w:val="00710C72"/>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0D40"/>
    <w:rsid w:val="00751AA2"/>
    <w:rsid w:val="00754AFB"/>
    <w:rsid w:val="00761413"/>
    <w:rsid w:val="00762CEA"/>
    <w:rsid w:val="0076383C"/>
    <w:rsid w:val="007652E2"/>
    <w:rsid w:val="007653AC"/>
    <w:rsid w:val="007729F2"/>
    <w:rsid w:val="007739D4"/>
    <w:rsid w:val="00773FE1"/>
    <w:rsid w:val="00774A56"/>
    <w:rsid w:val="0077506D"/>
    <w:rsid w:val="007755A2"/>
    <w:rsid w:val="00782D99"/>
    <w:rsid w:val="00783E47"/>
    <w:rsid w:val="00785B65"/>
    <w:rsid w:val="007A343B"/>
    <w:rsid w:val="007A3B72"/>
    <w:rsid w:val="007A5781"/>
    <w:rsid w:val="007A77A5"/>
    <w:rsid w:val="007A7A6C"/>
    <w:rsid w:val="007B1689"/>
    <w:rsid w:val="007B3C9E"/>
    <w:rsid w:val="007C0EE8"/>
    <w:rsid w:val="007C167D"/>
    <w:rsid w:val="007C2836"/>
    <w:rsid w:val="007C7B30"/>
    <w:rsid w:val="007D0E5A"/>
    <w:rsid w:val="007D4329"/>
    <w:rsid w:val="007E22ED"/>
    <w:rsid w:val="007E4087"/>
    <w:rsid w:val="007F1E23"/>
    <w:rsid w:val="007F2682"/>
    <w:rsid w:val="007F56F7"/>
    <w:rsid w:val="007F639F"/>
    <w:rsid w:val="0080065E"/>
    <w:rsid w:val="00801114"/>
    <w:rsid w:val="0080201B"/>
    <w:rsid w:val="00803353"/>
    <w:rsid w:val="00803EA0"/>
    <w:rsid w:val="00804069"/>
    <w:rsid w:val="008062EE"/>
    <w:rsid w:val="00814771"/>
    <w:rsid w:val="00814D5C"/>
    <w:rsid w:val="00825C22"/>
    <w:rsid w:val="00825F69"/>
    <w:rsid w:val="00827708"/>
    <w:rsid w:val="00827791"/>
    <w:rsid w:val="00830B76"/>
    <w:rsid w:val="008318E2"/>
    <w:rsid w:val="008323B7"/>
    <w:rsid w:val="00835772"/>
    <w:rsid w:val="00836181"/>
    <w:rsid w:val="0083755A"/>
    <w:rsid w:val="00837E92"/>
    <w:rsid w:val="008411F5"/>
    <w:rsid w:val="00842999"/>
    <w:rsid w:val="00847687"/>
    <w:rsid w:val="008579BC"/>
    <w:rsid w:val="00857B85"/>
    <w:rsid w:val="0086622E"/>
    <w:rsid w:val="00870904"/>
    <w:rsid w:val="00876734"/>
    <w:rsid w:val="00876B2D"/>
    <w:rsid w:val="00883E18"/>
    <w:rsid w:val="008847BA"/>
    <w:rsid w:val="00885730"/>
    <w:rsid w:val="008870A6"/>
    <w:rsid w:val="00887EF9"/>
    <w:rsid w:val="0089086B"/>
    <w:rsid w:val="0089098E"/>
    <w:rsid w:val="00893B3F"/>
    <w:rsid w:val="00894D8A"/>
    <w:rsid w:val="008975AE"/>
    <w:rsid w:val="008A0CD4"/>
    <w:rsid w:val="008A0EA2"/>
    <w:rsid w:val="008A1D1B"/>
    <w:rsid w:val="008A4455"/>
    <w:rsid w:val="008B0ADC"/>
    <w:rsid w:val="008B10F9"/>
    <w:rsid w:val="008B521E"/>
    <w:rsid w:val="008B57FC"/>
    <w:rsid w:val="008B5A71"/>
    <w:rsid w:val="008B7EEE"/>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92D"/>
    <w:rsid w:val="009061A7"/>
    <w:rsid w:val="009068A1"/>
    <w:rsid w:val="009107C5"/>
    <w:rsid w:val="00910FB0"/>
    <w:rsid w:val="0091127C"/>
    <w:rsid w:val="00911714"/>
    <w:rsid w:val="00912DDE"/>
    <w:rsid w:val="00913BD3"/>
    <w:rsid w:val="00914194"/>
    <w:rsid w:val="0092032F"/>
    <w:rsid w:val="00920596"/>
    <w:rsid w:val="00921721"/>
    <w:rsid w:val="00923362"/>
    <w:rsid w:val="00925E59"/>
    <w:rsid w:val="00927460"/>
    <w:rsid w:val="00927569"/>
    <w:rsid w:val="00927CE6"/>
    <w:rsid w:val="00927D00"/>
    <w:rsid w:val="009333D3"/>
    <w:rsid w:val="00933DBB"/>
    <w:rsid w:val="0093458E"/>
    <w:rsid w:val="00941620"/>
    <w:rsid w:val="009420F1"/>
    <w:rsid w:val="009424EC"/>
    <w:rsid w:val="0094371E"/>
    <w:rsid w:val="00945180"/>
    <w:rsid w:val="00946324"/>
    <w:rsid w:val="00951032"/>
    <w:rsid w:val="009514B2"/>
    <w:rsid w:val="0095584D"/>
    <w:rsid w:val="0095670A"/>
    <w:rsid w:val="009569DD"/>
    <w:rsid w:val="0095721D"/>
    <w:rsid w:val="00957739"/>
    <w:rsid w:val="009600C7"/>
    <w:rsid w:val="009606B0"/>
    <w:rsid w:val="00966110"/>
    <w:rsid w:val="00971FBD"/>
    <w:rsid w:val="00977A02"/>
    <w:rsid w:val="0098016F"/>
    <w:rsid w:val="00980C89"/>
    <w:rsid w:val="00980F8E"/>
    <w:rsid w:val="00981B2C"/>
    <w:rsid w:val="009822D6"/>
    <w:rsid w:val="00984EAC"/>
    <w:rsid w:val="009864B9"/>
    <w:rsid w:val="00987D82"/>
    <w:rsid w:val="009900B8"/>
    <w:rsid w:val="00990D07"/>
    <w:rsid w:val="0099251F"/>
    <w:rsid w:val="00997AD1"/>
    <w:rsid w:val="009A04E4"/>
    <w:rsid w:val="009A06C8"/>
    <w:rsid w:val="009A0958"/>
    <w:rsid w:val="009A5FEF"/>
    <w:rsid w:val="009A61E4"/>
    <w:rsid w:val="009A66A3"/>
    <w:rsid w:val="009A7596"/>
    <w:rsid w:val="009B07F3"/>
    <w:rsid w:val="009B5E6B"/>
    <w:rsid w:val="009B610E"/>
    <w:rsid w:val="009B63BE"/>
    <w:rsid w:val="009B6A1A"/>
    <w:rsid w:val="009B7B6B"/>
    <w:rsid w:val="009B7E09"/>
    <w:rsid w:val="009C5642"/>
    <w:rsid w:val="009D1940"/>
    <w:rsid w:val="009D42DD"/>
    <w:rsid w:val="009D663B"/>
    <w:rsid w:val="009E4AEB"/>
    <w:rsid w:val="009E4D09"/>
    <w:rsid w:val="009E5CF0"/>
    <w:rsid w:val="009F3648"/>
    <w:rsid w:val="009F7769"/>
    <w:rsid w:val="009F7DC7"/>
    <w:rsid w:val="00A00120"/>
    <w:rsid w:val="00A01E44"/>
    <w:rsid w:val="00A024DD"/>
    <w:rsid w:val="00A0542A"/>
    <w:rsid w:val="00A055D6"/>
    <w:rsid w:val="00A0587D"/>
    <w:rsid w:val="00A06B09"/>
    <w:rsid w:val="00A073FF"/>
    <w:rsid w:val="00A07569"/>
    <w:rsid w:val="00A10268"/>
    <w:rsid w:val="00A109DC"/>
    <w:rsid w:val="00A10DF9"/>
    <w:rsid w:val="00A116FD"/>
    <w:rsid w:val="00A11964"/>
    <w:rsid w:val="00A134DB"/>
    <w:rsid w:val="00A13AD7"/>
    <w:rsid w:val="00A14C06"/>
    <w:rsid w:val="00A168C1"/>
    <w:rsid w:val="00A20FDE"/>
    <w:rsid w:val="00A212C2"/>
    <w:rsid w:val="00A22C89"/>
    <w:rsid w:val="00A26D7B"/>
    <w:rsid w:val="00A27E27"/>
    <w:rsid w:val="00A317D9"/>
    <w:rsid w:val="00A322AB"/>
    <w:rsid w:val="00A401B4"/>
    <w:rsid w:val="00A41E91"/>
    <w:rsid w:val="00A41FB3"/>
    <w:rsid w:val="00A425BF"/>
    <w:rsid w:val="00A42CE4"/>
    <w:rsid w:val="00A4306E"/>
    <w:rsid w:val="00A459E1"/>
    <w:rsid w:val="00A46CDF"/>
    <w:rsid w:val="00A519D6"/>
    <w:rsid w:val="00A541F4"/>
    <w:rsid w:val="00A543E9"/>
    <w:rsid w:val="00A557E4"/>
    <w:rsid w:val="00A65C4E"/>
    <w:rsid w:val="00A73396"/>
    <w:rsid w:val="00A73E34"/>
    <w:rsid w:val="00A77C23"/>
    <w:rsid w:val="00A80056"/>
    <w:rsid w:val="00A808ED"/>
    <w:rsid w:val="00A84724"/>
    <w:rsid w:val="00A84ABE"/>
    <w:rsid w:val="00A87A23"/>
    <w:rsid w:val="00A9152B"/>
    <w:rsid w:val="00A926CA"/>
    <w:rsid w:val="00A9578E"/>
    <w:rsid w:val="00AA0DDA"/>
    <w:rsid w:val="00AA3C3D"/>
    <w:rsid w:val="00AA7930"/>
    <w:rsid w:val="00AB0002"/>
    <w:rsid w:val="00AB2602"/>
    <w:rsid w:val="00AB2D97"/>
    <w:rsid w:val="00AB353F"/>
    <w:rsid w:val="00AB454D"/>
    <w:rsid w:val="00AB530D"/>
    <w:rsid w:val="00AB5616"/>
    <w:rsid w:val="00AB6EB0"/>
    <w:rsid w:val="00AC4701"/>
    <w:rsid w:val="00AC7C06"/>
    <w:rsid w:val="00AD0BE3"/>
    <w:rsid w:val="00AD26BB"/>
    <w:rsid w:val="00AD2AB7"/>
    <w:rsid w:val="00AD615F"/>
    <w:rsid w:val="00AE5972"/>
    <w:rsid w:val="00AE6319"/>
    <w:rsid w:val="00AE631F"/>
    <w:rsid w:val="00AE73FE"/>
    <w:rsid w:val="00AE7CD0"/>
    <w:rsid w:val="00AF1718"/>
    <w:rsid w:val="00AF3240"/>
    <w:rsid w:val="00AF37EB"/>
    <w:rsid w:val="00AF5DE1"/>
    <w:rsid w:val="00AF6062"/>
    <w:rsid w:val="00AF62AC"/>
    <w:rsid w:val="00AF6CC4"/>
    <w:rsid w:val="00AF77BC"/>
    <w:rsid w:val="00B006D5"/>
    <w:rsid w:val="00B0256F"/>
    <w:rsid w:val="00B02F51"/>
    <w:rsid w:val="00B03158"/>
    <w:rsid w:val="00B056DD"/>
    <w:rsid w:val="00B0626C"/>
    <w:rsid w:val="00B0694E"/>
    <w:rsid w:val="00B07BA7"/>
    <w:rsid w:val="00B12AD0"/>
    <w:rsid w:val="00B14C8C"/>
    <w:rsid w:val="00B16465"/>
    <w:rsid w:val="00B175A4"/>
    <w:rsid w:val="00B2248C"/>
    <w:rsid w:val="00B22814"/>
    <w:rsid w:val="00B22A4B"/>
    <w:rsid w:val="00B24EC9"/>
    <w:rsid w:val="00B2608E"/>
    <w:rsid w:val="00B26746"/>
    <w:rsid w:val="00B26D37"/>
    <w:rsid w:val="00B27076"/>
    <w:rsid w:val="00B30574"/>
    <w:rsid w:val="00B31BDF"/>
    <w:rsid w:val="00B32DDC"/>
    <w:rsid w:val="00B334D1"/>
    <w:rsid w:val="00B3504E"/>
    <w:rsid w:val="00B35895"/>
    <w:rsid w:val="00B36C29"/>
    <w:rsid w:val="00B37E47"/>
    <w:rsid w:val="00B409FE"/>
    <w:rsid w:val="00B40A91"/>
    <w:rsid w:val="00B41589"/>
    <w:rsid w:val="00B4247A"/>
    <w:rsid w:val="00B4301C"/>
    <w:rsid w:val="00B440B7"/>
    <w:rsid w:val="00B45F90"/>
    <w:rsid w:val="00B4628E"/>
    <w:rsid w:val="00B50F40"/>
    <w:rsid w:val="00B52695"/>
    <w:rsid w:val="00B52F23"/>
    <w:rsid w:val="00B5574A"/>
    <w:rsid w:val="00B57194"/>
    <w:rsid w:val="00B6149B"/>
    <w:rsid w:val="00B62E16"/>
    <w:rsid w:val="00B66B9D"/>
    <w:rsid w:val="00B769C1"/>
    <w:rsid w:val="00B778D1"/>
    <w:rsid w:val="00B83489"/>
    <w:rsid w:val="00B842A8"/>
    <w:rsid w:val="00B8455D"/>
    <w:rsid w:val="00B87DEA"/>
    <w:rsid w:val="00B90248"/>
    <w:rsid w:val="00B912CD"/>
    <w:rsid w:val="00B9133B"/>
    <w:rsid w:val="00B91A7B"/>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C3507"/>
    <w:rsid w:val="00BD02D3"/>
    <w:rsid w:val="00BD159B"/>
    <w:rsid w:val="00BD3E72"/>
    <w:rsid w:val="00BD45F1"/>
    <w:rsid w:val="00BD63DD"/>
    <w:rsid w:val="00BE02D4"/>
    <w:rsid w:val="00BE130D"/>
    <w:rsid w:val="00BE1504"/>
    <w:rsid w:val="00BE2748"/>
    <w:rsid w:val="00BE70D3"/>
    <w:rsid w:val="00BE7654"/>
    <w:rsid w:val="00BE7DC3"/>
    <w:rsid w:val="00BF7921"/>
    <w:rsid w:val="00C025F3"/>
    <w:rsid w:val="00C04D16"/>
    <w:rsid w:val="00C056A6"/>
    <w:rsid w:val="00C05F8C"/>
    <w:rsid w:val="00C10FC7"/>
    <w:rsid w:val="00C124B8"/>
    <w:rsid w:val="00C132B0"/>
    <w:rsid w:val="00C13F79"/>
    <w:rsid w:val="00C14DD4"/>
    <w:rsid w:val="00C153B7"/>
    <w:rsid w:val="00C16DC6"/>
    <w:rsid w:val="00C250DE"/>
    <w:rsid w:val="00C27488"/>
    <w:rsid w:val="00C27E80"/>
    <w:rsid w:val="00C32EFA"/>
    <w:rsid w:val="00C35F16"/>
    <w:rsid w:val="00C3714C"/>
    <w:rsid w:val="00C37708"/>
    <w:rsid w:val="00C41996"/>
    <w:rsid w:val="00C44658"/>
    <w:rsid w:val="00C45AC5"/>
    <w:rsid w:val="00C46926"/>
    <w:rsid w:val="00C50100"/>
    <w:rsid w:val="00C51048"/>
    <w:rsid w:val="00C514CB"/>
    <w:rsid w:val="00C533BB"/>
    <w:rsid w:val="00C534CB"/>
    <w:rsid w:val="00C603A9"/>
    <w:rsid w:val="00C63ABE"/>
    <w:rsid w:val="00C67C6D"/>
    <w:rsid w:val="00C72DEB"/>
    <w:rsid w:val="00C73397"/>
    <w:rsid w:val="00C75B35"/>
    <w:rsid w:val="00C761D7"/>
    <w:rsid w:val="00C84863"/>
    <w:rsid w:val="00C850BD"/>
    <w:rsid w:val="00C90AE9"/>
    <w:rsid w:val="00C92D12"/>
    <w:rsid w:val="00C9321D"/>
    <w:rsid w:val="00C95679"/>
    <w:rsid w:val="00C96006"/>
    <w:rsid w:val="00C9625E"/>
    <w:rsid w:val="00CA2E59"/>
    <w:rsid w:val="00CA5A66"/>
    <w:rsid w:val="00CA6B72"/>
    <w:rsid w:val="00CA72F4"/>
    <w:rsid w:val="00CB174F"/>
    <w:rsid w:val="00CB2817"/>
    <w:rsid w:val="00CB31B5"/>
    <w:rsid w:val="00CB3296"/>
    <w:rsid w:val="00CB4973"/>
    <w:rsid w:val="00CC3CCF"/>
    <w:rsid w:val="00CC5D17"/>
    <w:rsid w:val="00CD3194"/>
    <w:rsid w:val="00CD3279"/>
    <w:rsid w:val="00CD6ECA"/>
    <w:rsid w:val="00CD765E"/>
    <w:rsid w:val="00CE24E1"/>
    <w:rsid w:val="00CE38F1"/>
    <w:rsid w:val="00CE4816"/>
    <w:rsid w:val="00CF05E2"/>
    <w:rsid w:val="00CF3224"/>
    <w:rsid w:val="00CF5E57"/>
    <w:rsid w:val="00D00D6D"/>
    <w:rsid w:val="00D12E56"/>
    <w:rsid w:val="00D13C41"/>
    <w:rsid w:val="00D1537C"/>
    <w:rsid w:val="00D16B00"/>
    <w:rsid w:val="00D17FDF"/>
    <w:rsid w:val="00D271B8"/>
    <w:rsid w:val="00D32576"/>
    <w:rsid w:val="00D33E2B"/>
    <w:rsid w:val="00D34A77"/>
    <w:rsid w:val="00D45B77"/>
    <w:rsid w:val="00D516FF"/>
    <w:rsid w:val="00D5455A"/>
    <w:rsid w:val="00D553BE"/>
    <w:rsid w:val="00D55AE2"/>
    <w:rsid w:val="00D56D70"/>
    <w:rsid w:val="00D60832"/>
    <w:rsid w:val="00D629A1"/>
    <w:rsid w:val="00D74C94"/>
    <w:rsid w:val="00D77080"/>
    <w:rsid w:val="00D77693"/>
    <w:rsid w:val="00D81D96"/>
    <w:rsid w:val="00D82707"/>
    <w:rsid w:val="00D908FD"/>
    <w:rsid w:val="00D90952"/>
    <w:rsid w:val="00D91351"/>
    <w:rsid w:val="00D92025"/>
    <w:rsid w:val="00D962FD"/>
    <w:rsid w:val="00DA38DC"/>
    <w:rsid w:val="00DB4E57"/>
    <w:rsid w:val="00DB537B"/>
    <w:rsid w:val="00DB5D65"/>
    <w:rsid w:val="00DC1ED4"/>
    <w:rsid w:val="00DC34A3"/>
    <w:rsid w:val="00DC72BE"/>
    <w:rsid w:val="00DC7844"/>
    <w:rsid w:val="00DD07A7"/>
    <w:rsid w:val="00DD328E"/>
    <w:rsid w:val="00DD4E5A"/>
    <w:rsid w:val="00DD5261"/>
    <w:rsid w:val="00DE0AA0"/>
    <w:rsid w:val="00DE0BC2"/>
    <w:rsid w:val="00DE3028"/>
    <w:rsid w:val="00DE32D7"/>
    <w:rsid w:val="00DE355E"/>
    <w:rsid w:val="00DE40D0"/>
    <w:rsid w:val="00DE7AC6"/>
    <w:rsid w:val="00DF06D9"/>
    <w:rsid w:val="00DF2E5B"/>
    <w:rsid w:val="00DF4234"/>
    <w:rsid w:val="00DF5001"/>
    <w:rsid w:val="00DF686D"/>
    <w:rsid w:val="00E0221A"/>
    <w:rsid w:val="00E03558"/>
    <w:rsid w:val="00E069D1"/>
    <w:rsid w:val="00E0760A"/>
    <w:rsid w:val="00E1029E"/>
    <w:rsid w:val="00E10B98"/>
    <w:rsid w:val="00E142B0"/>
    <w:rsid w:val="00E14C6C"/>
    <w:rsid w:val="00E167ED"/>
    <w:rsid w:val="00E16E67"/>
    <w:rsid w:val="00E16E85"/>
    <w:rsid w:val="00E171DC"/>
    <w:rsid w:val="00E22093"/>
    <w:rsid w:val="00E2398E"/>
    <w:rsid w:val="00E24A89"/>
    <w:rsid w:val="00E24ADD"/>
    <w:rsid w:val="00E30CAF"/>
    <w:rsid w:val="00E32734"/>
    <w:rsid w:val="00E331B5"/>
    <w:rsid w:val="00E333AD"/>
    <w:rsid w:val="00E33E34"/>
    <w:rsid w:val="00E358A7"/>
    <w:rsid w:val="00E40407"/>
    <w:rsid w:val="00E40559"/>
    <w:rsid w:val="00E41FD0"/>
    <w:rsid w:val="00E42670"/>
    <w:rsid w:val="00E45450"/>
    <w:rsid w:val="00E47A48"/>
    <w:rsid w:val="00E50182"/>
    <w:rsid w:val="00E5063D"/>
    <w:rsid w:val="00E50D24"/>
    <w:rsid w:val="00E542C6"/>
    <w:rsid w:val="00E547CF"/>
    <w:rsid w:val="00E5597C"/>
    <w:rsid w:val="00E56A93"/>
    <w:rsid w:val="00E604B2"/>
    <w:rsid w:val="00E61EE8"/>
    <w:rsid w:val="00E624C5"/>
    <w:rsid w:val="00E633BA"/>
    <w:rsid w:val="00E63891"/>
    <w:rsid w:val="00E657EB"/>
    <w:rsid w:val="00E6615A"/>
    <w:rsid w:val="00E66442"/>
    <w:rsid w:val="00E676D5"/>
    <w:rsid w:val="00E70469"/>
    <w:rsid w:val="00E739EF"/>
    <w:rsid w:val="00E73B06"/>
    <w:rsid w:val="00E75A29"/>
    <w:rsid w:val="00E76390"/>
    <w:rsid w:val="00E764F9"/>
    <w:rsid w:val="00E838CB"/>
    <w:rsid w:val="00E83A51"/>
    <w:rsid w:val="00E842B0"/>
    <w:rsid w:val="00E845A7"/>
    <w:rsid w:val="00E848FF"/>
    <w:rsid w:val="00E854D7"/>
    <w:rsid w:val="00E85B21"/>
    <w:rsid w:val="00E85EEC"/>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7E43"/>
    <w:rsid w:val="00ED1EB8"/>
    <w:rsid w:val="00ED1FED"/>
    <w:rsid w:val="00ED3336"/>
    <w:rsid w:val="00ED5599"/>
    <w:rsid w:val="00ED6BFC"/>
    <w:rsid w:val="00EE0AC5"/>
    <w:rsid w:val="00EE1097"/>
    <w:rsid w:val="00EE1769"/>
    <w:rsid w:val="00EE5265"/>
    <w:rsid w:val="00EF02B9"/>
    <w:rsid w:val="00EF2099"/>
    <w:rsid w:val="00EF213A"/>
    <w:rsid w:val="00EF2561"/>
    <w:rsid w:val="00EF39C6"/>
    <w:rsid w:val="00EF61FF"/>
    <w:rsid w:val="00EF684A"/>
    <w:rsid w:val="00EF6F94"/>
    <w:rsid w:val="00F009DB"/>
    <w:rsid w:val="00F00B1A"/>
    <w:rsid w:val="00F00C53"/>
    <w:rsid w:val="00F014D0"/>
    <w:rsid w:val="00F02F25"/>
    <w:rsid w:val="00F0326D"/>
    <w:rsid w:val="00F042A0"/>
    <w:rsid w:val="00F05CBB"/>
    <w:rsid w:val="00F06316"/>
    <w:rsid w:val="00F06551"/>
    <w:rsid w:val="00F11A14"/>
    <w:rsid w:val="00F12980"/>
    <w:rsid w:val="00F13DE8"/>
    <w:rsid w:val="00F1425B"/>
    <w:rsid w:val="00F15E70"/>
    <w:rsid w:val="00F17A3A"/>
    <w:rsid w:val="00F23016"/>
    <w:rsid w:val="00F23023"/>
    <w:rsid w:val="00F2374F"/>
    <w:rsid w:val="00F253F9"/>
    <w:rsid w:val="00F25898"/>
    <w:rsid w:val="00F273CE"/>
    <w:rsid w:val="00F27522"/>
    <w:rsid w:val="00F31C4D"/>
    <w:rsid w:val="00F3378C"/>
    <w:rsid w:val="00F4198F"/>
    <w:rsid w:val="00F44618"/>
    <w:rsid w:val="00F47CB2"/>
    <w:rsid w:val="00F503C3"/>
    <w:rsid w:val="00F504BC"/>
    <w:rsid w:val="00F51A75"/>
    <w:rsid w:val="00F52290"/>
    <w:rsid w:val="00F53A8E"/>
    <w:rsid w:val="00F56889"/>
    <w:rsid w:val="00F57DE7"/>
    <w:rsid w:val="00F6067C"/>
    <w:rsid w:val="00F6138F"/>
    <w:rsid w:val="00F61BBE"/>
    <w:rsid w:val="00F649AA"/>
    <w:rsid w:val="00F65032"/>
    <w:rsid w:val="00F66528"/>
    <w:rsid w:val="00F76682"/>
    <w:rsid w:val="00F83E60"/>
    <w:rsid w:val="00F86080"/>
    <w:rsid w:val="00F863E7"/>
    <w:rsid w:val="00F86869"/>
    <w:rsid w:val="00F87540"/>
    <w:rsid w:val="00F91900"/>
    <w:rsid w:val="00F9325B"/>
    <w:rsid w:val="00F9448F"/>
    <w:rsid w:val="00F9525C"/>
    <w:rsid w:val="00F95C2D"/>
    <w:rsid w:val="00FA0293"/>
    <w:rsid w:val="00FA4BDF"/>
    <w:rsid w:val="00FA691A"/>
    <w:rsid w:val="00FB1A90"/>
    <w:rsid w:val="00FB2819"/>
    <w:rsid w:val="00FB40D8"/>
    <w:rsid w:val="00FB41A0"/>
    <w:rsid w:val="00FC2264"/>
    <w:rsid w:val="00FC2779"/>
    <w:rsid w:val="00FC359A"/>
    <w:rsid w:val="00FC4411"/>
    <w:rsid w:val="00FC539A"/>
    <w:rsid w:val="00FC5658"/>
    <w:rsid w:val="00FD01BE"/>
    <w:rsid w:val="00FD13CE"/>
    <w:rsid w:val="00FD41FD"/>
    <w:rsid w:val="00FD7BFF"/>
    <w:rsid w:val="00FD7F10"/>
    <w:rsid w:val="00FE0429"/>
    <w:rsid w:val="00FE0D37"/>
    <w:rsid w:val="00FE744D"/>
    <w:rsid w:val="00FF012D"/>
    <w:rsid w:val="00FF0AAC"/>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887832068">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265472D-19F9-48FB-BAB1-4FE8BAC62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29</Pages>
  <Words>7161</Words>
  <Characters>39388</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Propuesta COOPERATIVA STA ROSA</vt:lpstr>
    </vt:vector>
  </TitlesOfParts>
  <Company>PUCP</Company>
  <LinksUpToDate>false</LinksUpToDate>
  <CharactersWithSpaces>46457</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TUPIA CONSULTORES Y AUDITORES</dc:subject>
  <dc:creator>Administrador</dc:creator>
  <cp:lastModifiedBy>Christian</cp:lastModifiedBy>
  <cp:revision>296</cp:revision>
  <cp:lastPrinted>2012-08-03T19:49:00Z</cp:lastPrinted>
  <dcterms:created xsi:type="dcterms:W3CDTF">2013-04-18T11:59:00Z</dcterms:created>
  <dcterms:modified xsi:type="dcterms:W3CDTF">2013-05-16T04:42:00Z</dcterms:modified>
</cp:coreProperties>
</file>