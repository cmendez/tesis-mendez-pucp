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7EDA" w:rsidRPr="000C3834" w:rsidRDefault="00657EDA" w:rsidP="00657EDA">
      <w:pPr>
        <w:jc w:val="center"/>
        <w:rPr>
          <w:b/>
          <w:sz w:val="30"/>
          <w:szCs w:val="30"/>
          <w:lang w:val="es-ES"/>
        </w:rPr>
      </w:pPr>
    </w:p>
    <w:p w:rsidR="00657EDA" w:rsidRPr="000C3834" w:rsidRDefault="00657EDA" w:rsidP="00657EDA">
      <w:pPr>
        <w:jc w:val="center"/>
        <w:rPr>
          <w:b/>
          <w:sz w:val="30"/>
          <w:szCs w:val="30"/>
          <w:lang w:val="es-ES"/>
        </w:rPr>
      </w:pPr>
      <w:r w:rsidRPr="000C3834">
        <w:rPr>
          <w:b/>
          <w:sz w:val="30"/>
          <w:szCs w:val="30"/>
          <w:lang w:val="es-ES"/>
        </w:rPr>
        <w:t>PONTIFICIA UNIVERSIDAD CATÓLICA DEL PERÚ</w:t>
      </w:r>
    </w:p>
    <w:p w:rsidR="00657EDA" w:rsidRPr="000C3834" w:rsidRDefault="00657EDA" w:rsidP="00657EDA">
      <w:pPr>
        <w:rPr>
          <w:lang w:val="es-ES"/>
        </w:rPr>
      </w:pPr>
    </w:p>
    <w:p w:rsidR="00657EDA" w:rsidRPr="000C3834" w:rsidRDefault="00657EDA" w:rsidP="00657EDA">
      <w:pPr>
        <w:jc w:val="center"/>
        <w:rPr>
          <w:b/>
          <w:sz w:val="26"/>
          <w:szCs w:val="26"/>
          <w:lang w:val="es-ES"/>
        </w:rPr>
      </w:pPr>
      <w:r w:rsidRPr="000C3834">
        <w:rPr>
          <w:b/>
          <w:sz w:val="26"/>
          <w:szCs w:val="26"/>
          <w:lang w:val="es-ES"/>
        </w:rPr>
        <w:t>FACULTAD DE CIENCIAS E INGENIERÍA</w:t>
      </w:r>
    </w:p>
    <w:p w:rsidR="00657EDA" w:rsidRPr="000C3834" w:rsidRDefault="00657EDA" w:rsidP="00657EDA">
      <w:pPr>
        <w:rPr>
          <w:lang w:val="es-ES"/>
        </w:rPr>
      </w:pPr>
    </w:p>
    <w:p w:rsidR="00657EDA" w:rsidRPr="000C3834" w:rsidRDefault="00657EDA" w:rsidP="00657EDA">
      <w:pPr>
        <w:spacing w:before="240" w:after="240"/>
        <w:jc w:val="center"/>
        <w:rPr>
          <w:b/>
          <w:lang w:val="es-ES"/>
        </w:rPr>
      </w:pPr>
      <w:r w:rsidRPr="000C3834">
        <w:rPr>
          <w:b/>
          <w:noProof/>
          <w:lang w:val="es-MX" w:eastAsia="es-MX"/>
        </w:rPr>
        <w:drawing>
          <wp:inline distT="0" distB="0" distL="0" distR="0" wp14:anchorId="405C9CC0" wp14:editId="3BF65149">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rsidR="00657EDA" w:rsidRPr="000C3834" w:rsidRDefault="00657EDA" w:rsidP="00657EDA">
      <w:pPr>
        <w:jc w:val="center"/>
        <w:rPr>
          <w:b/>
          <w:lang w:val="es-ES"/>
        </w:rPr>
      </w:pPr>
    </w:p>
    <w:p w:rsidR="00657EDA" w:rsidRPr="000C3834" w:rsidRDefault="00657EDA" w:rsidP="00657EDA">
      <w:pPr>
        <w:jc w:val="center"/>
        <w:rPr>
          <w:b/>
          <w:lang w:val="es-ES"/>
        </w:rPr>
      </w:pPr>
    </w:p>
    <w:p w:rsidR="00EA654E" w:rsidRPr="000C3834" w:rsidRDefault="00EA654E" w:rsidP="00657EDA">
      <w:pPr>
        <w:jc w:val="center"/>
        <w:rPr>
          <w:b/>
          <w:sz w:val="26"/>
          <w:szCs w:val="26"/>
          <w:lang w:val="es-ES"/>
        </w:rPr>
      </w:pPr>
    </w:p>
    <w:p w:rsidR="00EA654E" w:rsidRPr="000C3834" w:rsidRDefault="00EA654E" w:rsidP="00657EDA">
      <w:pPr>
        <w:jc w:val="center"/>
        <w:rPr>
          <w:b/>
          <w:sz w:val="26"/>
          <w:szCs w:val="26"/>
          <w:lang w:val="es-ES"/>
        </w:rPr>
      </w:pPr>
    </w:p>
    <w:p w:rsidR="00AB5B3F" w:rsidRDefault="00AB5B3F" w:rsidP="00AB5B3F">
      <w:pPr>
        <w:jc w:val="center"/>
        <w:rPr>
          <w:b/>
          <w:sz w:val="26"/>
          <w:szCs w:val="26"/>
        </w:rPr>
      </w:pPr>
      <w:r>
        <w:rPr>
          <w:b/>
          <w:sz w:val="26"/>
          <w:szCs w:val="26"/>
        </w:rPr>
        <w:t>ENTREGABLE N°5: CORRECCIONES DE LOS ENTREGABLES ANTERIORES. JUSTIFICATIVA Y VIABILIDAD DEL PROYECTO DE TESIS</w:t>
      </w:r>
    </w:p>
    <w:p w:rsidR="00AB5B3F" w:rsidRDefault="00AB5B3F" w:rsidP="00AB5B3F">
      <w:pPr>
        <w:jc w:val="center"/>
        <w:rPr>
          <w:b/>
          <w:sz w:val="26"/>
          <w:szCs w:val="26"/>
        </w:rPr>
      </w:pPr>
    </w:p>
    <w:p w:rsidR="00AB5B3F" w:rsidRDefault="00AB5B3F" w:rsidP="00AB5B3F">
      <w:pPr>
        <w:jc w:val="center"/>
        <w:rPr>
          <w:sz w:val="16"/>
          <w:szCs w:val="16"/>
        </w:rPr>
      </w:pPr>
    </w:p>
    <w:p w:rsidR="00AB5B3F" w:rsidRDefault="00AB5B3F" w:rsidP="00AB5B3F">
      <w:pPr>
        <w:jc w:val="center"/>
        <w:rPr>
          <w:b/>
        </w:rPr>
      </w:pPr>
    </w:p>
    <w:p w:rsidR="00AB5B3F" w:rsidRPr="000C3834" w:rsidRDefault="00AB5B3F" w:rsidP="00AB5B3F">
      <w:pPr>
        <w:jc w:val="center"/>
        <w:rPr>
          <w:b/>
          <w:lang w:val="es-ES"/>
        </w:rPr>
      </w:pPr>
      <w:r w:rsidRPr="000C3834">
        <w:rPr>
          <w:b/>
          <w:lang w:val="es-ES"/>
        </w:rPr>
        <w:t>Christian Miguel Méndez Anchante</w:t>
      </w:r>
      <w:r w:rsidRPr="000C3834">
        <w:rPr>
          <w:b/>
          <w:lang w:val="es-ES"/>
        </w:rPr>
        <w:br/>
        <w:t>20077079</w:t>
      </w:r>
    </w:p>
    <w:p w:rsidR="00AB5B3F" w:rsidRPr="000C3834" w:rsidRDefault="00AB5B3F" w:rsidP="00AB5B3F">
      <w:pPr>
        <w:jc w:val="center"/>
        <w:rPr>
          <w:b/>
          <w:lang w:val="es-ES"/>
        </w:rPr>
      </w:pPr>
    </w:p>
    <w:p w:rsidR="00AB5B3F" w:rsidRDefault="00AB5B3F" w:rsidP="00AB5B3F">
      <w:pPr>
        <w:jc w:val="center"/>
        <w:rPr>
          <w:b/>
          <w:lang w:val="es-ES"/>
        </w:rPr>
      </w:pPr>
    </w:p>
    <w:p w:rsidR="00AB5B3F" w:rsidRPr="000C3834" w:rsidRDefault="00AB5B3F" w:rsidP="00AB5B3F">
      <w:pPr>
        <w:jc w:val="center"/>
        <w:rPr>
          <w:b/>
          <w:lang w:val="es-ES"/>
        </w:rPr>
      </w:pPr>
    </w:p>
    <w:p w:rsidR="00AB5B3F" w:rsidRPr="000C3834" w:rsidRDefault="00AB5B3F" w:rsidP="00AB5B3F">
      <w:pPr>
        <w:jc w:val="center"/>
        <w:rPr>
          <w:sz w:val="32"/>
          <w:szCs w:val="32"/>
          <w:lang w:val="es-ES"/>
        </w:rPr>
      </w:pPr>
      <w:r w:rsidRPr="000C3834">
        <w:rPr>
          <w:b/>
          <w:lang w:val="es-ES"/>
        </w:rPr>
        <w:t>ASESOR: César Augusto Aguilera Serpa</w:t>
      </w:r>
    </w:p>
    <w:p w:rsidR="00AB5B3F" w:rsidRPr="000C3834" w:rsidRDefault="00AB5B3F" w:rsidP="00AB5B3F">
      <w:pPr>
        <w:jc w:val="center"/>
        <w:rPr>
          <w:sz w:val="32"/>
          <w:szCs w:val="32"/>
          <w:lang w:val="es-ES"/>
        </w:rPr>
      </w:pPr>
    </w:p>
    <w:p w:rsidR="00AB5B3F" w:rsidRPr="000C3834" w:rsidRDefault="00AB5B3F" w:rsidP="00AB5B3F">
      <w:pPr>
        <w:jc w:val="center"/>
        <w:rPr>
          <w:sz w:val="32"/>
          <w:szCs w:val="32"/>
          <w:lang w:val="es-ES"/>
        </w:rPr>
      </w:pPr>
    </w:p>
    <w:p w:rsidR="00AB5B3F" w:rsidRPr="000C3834" w:rsidRDefault="00AB5B3F" w:rsidP="00AB5B3F">
      <w:pPr>
        <w:jc w:val="center"/>
        <w:rPr>
          <w:sz w:val="32"/>
          <w:szCs w:val="32"/>
          <w:lang w:val="es-ES"/>
        </w:rPr>
      </w:pPr>
    </w:p>
    <w:p w:rsidR="00AB5B3F" w:rsidRPr="000C3834" w:rsidRDefault="00AB5B3F" w:rsidP="00AB5B3F">
      <w:pPr>
        <w:jc w:val="center"/>
        <w:rPr>
          <w:sz w:val="32"/>
          <w:szCs w:val="32"/>
          <w:lang w:val="es-ES"/>
        </w:rPr>
      </w:pPr>
    </w:p>
    <w:p w:rsidR="00AB5B3F" w:rsidRPr="000C3834" w:rsidRDefault="00AB5B3F" w:rsidP="00AB5B3F">
      <w:pPr>
        <w:jc w:val="center"/>
        <w:rPr>
          <w:sz w:val="32"/>
          <w:szCs w:val="32"/>
          <w:lang w:val="es-ES"/>
        </w:rPr>
      </w:pPr>
    </w:p>
    <w:p w:rsidR="00AB5B3F" w:rsidRPr="000C3834" w:rsidRDefault="00AB5B3F" w:rsidP="00AB5B3F">
      <w:pPr>
        <w:jc w:val="center"/>
        <w:rPr>
          <w:lang w:val="es-ES"/>
        </w:rPr>
      </w:pPr>
    </w:p>
    <w:p w:rsidR="00AB5B3F" w:rsidRPr="000C3834" w:rsidRDefault="00AB5B3F" w:rsidP="00AB5B3F">
      <w:pPr>
        <w:jc w:val="center"/>
        <w:rPr>
          <w:lang w:val="es-ES"/>
        </w:rPr>
      </w:pPr>
      <w:r w:rsidRPr="000C3834">
        <w:rPr>
          <w:lang w:val="es-ES"/>
        </w:rPr>
        <w:t>PROYECTO DE TESIS 1, HORARIO 981</w:t>
      </w:r>
    </w:p>
    <w:p w:rsidR="00AB5B3F" w:rsidRPr="000C3834" w:rsidRDefault="00AB5B3F" w:rsidP="00AB5B3F">
      <w:pPr>
        <w:jc w:val="center"/>
        <w:rPr>
          <w:lang w:val="es-ES"/>
        </w:rPr>
      </w:pPr>
    </w:p>
    <w:p w:rsidR="00AB5B3F" w:rsidRPr="000C3834" w:rsidRDefault="00AB5B3F" w:rsidP="00AB5B3F">
      <w:pPr>
        <w:ind w:left="2832" w:firstLine="3"/>
        <w:rPr>
          <w:rFonts w:ascii="Arial" w:hAnsi="Arial" w:cs="Arial"/>
          <w:i/>
          <w:lang w:val="es-ES"/>
        </w:rPr>
      </w:pPr>
      <w:r w:rsidRPr="000C3834">
        <w:rPr>
          <w:rFonts w:ascii="Arial" w:hAnsi="Arial" w:cs="Arial"/>
          <w:i/>
          <w:lang w:val="es-ES"/>
        </w:rPr>
        <w:t xml:space="preserve"> Lima, </w:t>
      </w:r>
      <w:r>
        <w:rPr>
          <w:rFonts w:ascii="Arial" w:hAnsi="Arial" w:cs="Arial"/>
          <w:i/>
          <w:lang w:val="es-ES"/>
        </w:rPr>
        <w:t>17</w:t>
      </w:r>
      <w:r w:rsidRPr="000C3834">
        <w:rPr>
          <w:rFonts w:ascii="Arial" w:hAnsi="Arial" w:cs="Arial"/>
          <w:i/>
          <w:lang w:val="es-ES"/>
        </w:rPr>
        <w:t xml:space="preserve"> de </w:t>
      </w:r>
      <w:r>
        <w:rPr>
          <w:rFonts w:ascii="Arial" w:hAnsi="Arial" w:cs="Arial"/>
          <w:i/>
          <w:lang w:val="es-ES"/>
        </w:rPr>
        <w:t>Junio</w:t>
      </w:r>
      <w:r w:rsidRPr="000C3834">
        <w:rPr>
          <w:rFonts w:ascii="Arial" w:hAnsi="Arial" w:cs="Arial"/>
          <w:i/>
          <w:lang w:val="es-ES"/>
        </w:rPr>
        <w:t xml:space="preserve"> del 2013</w:t>
      </w:r>
    </w:p>
    <w:p w:rsidR="00E45450" w:rsidRPr="000C3834" w:rsidRDefault="00E45450" w:rsidP="00E676D5">
      <w:pPr>
        <w:pStyle w:val="TDC1"/>
      </w:pPr>
    </w:p>
    <w:p w:rsidR="00E45450" w:rsidRPr="000C3834" w:rsidRDefault="00E45450" w:rsidP="00E676D5">
      <w:pPr>
        <w:pStyle w:val="TDC1"/>
      </w:pPr>
    </w:p>
    <w:p w:rsidR="00980F8E" w:rsidRPr="000C3834" w:rsidRDefault="00980F8E" w:rsidP="00980F8E">
      <w:pPr>
        <w:rPr>
          <w:lang w:val="es-ES"/>
        </w:rPr>
      </w:pPr>
    </w:p>
    <w:p w:rsidR="00E45450" w:rsidRPr="000C3834" w:rsidRDefault="00E45450" w:rsidP="00E676D5">
      <w:pPr>
        <w:pStyle w:val="TDC1"/>
      </w:pPr>
    </w:p>
    <w:p w:rsidR="00EA654E" w:rsidRPr="000C3834" w:rsidRDefault="00EA654E" w:rsidP="00E676D5">
      <w:pPr>
        <w:pStyle w:val="TDC1"/>
      </w:pPr>
      <w:r w:rsidRPr="000C3834">
        <w:t>Historial de revisiones</w:t>
      </w:r>
    </w:p>
    <w:p w:rsidR="00EA654E" w:rsidRPr="000C3834" w:rsidRDefault="00EA654E" w:rsidP="00E676D5">
      <w:pPr>
        <w:pStyle w:val="TDC1"/>
      </w:pPr>
    </w:p>
    <w:tbl>
      <w:tblPr>
        <w:tblStyle w:val="Tablaprofesional"/>
        <w:tblW w:w="0" w:type="auto"/>
        <w:tblLook w:val="04A0" w:firstRow="1" w:lastRow="0" w:firstColumn="1" w:lastColumn="0" w:noHBand="0" w:noVBand="1"/>
      </w:tblPr>
      <w:tblGrid>
        <w:gridCol w:w="5495"/>
        <w:gridCol w:w="3149"/>
      </w:tblGrid>
      <w:tr w:rsidR="00EA654E" w:rsidRPr="000C3834" w:rsidTr="00BE6919">
        <w:trPr>
          <w:cnfStyle w:val="100000000000" w:firstRow="1" w:lastRow="0" w:firstColumn="0" w:lastColumn="0" w:oddVBand="0" w:evenVBand="0" w:oddHBand="0" w:evenHBand="0" w:firstRowFirstColumn="0" w:firstRowLastColumn="0" w:lastRowFirstColumn="0" w:lastRowLastColumn="0"/>
        </w:trPr>
        <w:tc>
          <w:tcPr>
            <w:tcW w:w="5495" w:type="dxa"/>
          </w:tcPr>
          <w:p w:rsidR="00EA654E" w:rsidRPr="000C3834" w:rsidRDefault="00EA654E" w:rsidP="00980F8E">
            <w:pPr>
              <w:jc w:val="center"/>
              <w:rPr>
                <w:lang w:val="es-ES"/>
              </w:rPr>
            </w:pPr>
            <w:r w:rsidRPr="000C3834">
              <w:rPr>
                <w:lang w:val="es-ES"/>
              </w:rPr>
              <w:t>Descripción de la revisión</w:t>
            </w:r>
          </w:p>
        </w:tc>
        <w:tc>
          <w:tcPr>
            <w:tcW w:w="3149" w:type="dxa"/>
          </w:tcPr>
          <w:p w:rsidR="00EA654E" w:rsidRPr="000C3834" w:rsidRDefault="00EA654E" w:rsidP="00980F8E">
            <w:pPr>
              <w:jc w:val="center"/>
              <w:rPr>
                <w:lang w:val="es-ES"/>
              </w:rPr>
            </w:pPr>
            <w:r w:rsidRPr="000C3834">
              <w:rPr>
                <w:lang w:val="es-ES"/>
              </w:rPr>
              <w:t>Fecha de la revisión por parte del asesor</w:t>
            </w:r>
          </w:p>
        </w:tc>
      </w:tr>
      <w:tr w:rsidR="00BE6919" w:rsidRPr="000C3834" w:rsidTr="00BE6919">
        <w:tc>
          <w:tcPr>
            <w:tcW w:w="5495" w:type="dxa"/>
          </w:tcPr>
          <w:p w:rsidR="00BE6919" w:rsidRPr="000C3834" w:rsidRDefault="00BE6919" w:rsidP="00BE6919">
            <w:pPr>
              <w:jc w:val="center"/>
              <w:rPr>
                <w:lang w:val="es-ES"/>
              </w:rPr>
            </w:pPr>
            <w:r>
              <w:t>Reunión para conversar detalles del entregable 2</w:t>
            </w:r>
          </w:p>
        </w:tc>
        <w:tc>
          <w:tcPr>
            <w:tcW w:w="3149" w:type="dxa"/>
          </w:tcPr>
          <w:p w:rsidR="00BE6919" w:rsidRPr="000C3834" w:rsidRDefault="00944231" w:rsidP="00BE6919">
            <w:pPr>
              <w:jc w:val="center"/>
              <w:rPr>
                <w:lang w:val="es-ES"/>
              </w:rPr>
            </w:pPr>
            <w:r>
              <w:rPr>
                <w:lang w:val="es-ES"/>
              </w:rPr>
              <w:t>08/04/3013</w:t>
            </w:r>
          </w:p>
        </w:tc>
      </w:tr>
      <w:tr w:rsidR="00EA654E" w:rsidRPr="000C3834" w:rsidTr="00BE6919">
        <w:tc>
          <w:tcPr>
            <w:tcW w:w="5495" w:type="dxa"/>
          </w:tcPr>
          <w:p w:rsidR="00EA654E" w:rsidRPr="000C3834" w:rsidRDefault="00BE6919" w:rsidP="00BE6919">
            <w:pPr>
              <w:jc w:val="center"/>
              <w:rPr>
                <w:lang w:val="es-ES"/>
              </w:rPr>
            </w:pPr>
            <w:r>
              <w:t>Revisión 1 de entregable 2 por correo electrónico</w:t>
            </w:r>
          </w:p>
        </w:tc>
        <w:tc>
          <w:tcPr>
            <w:tcW w:w="3149" w:type="dxa"/>
          </w:tcPr>
          <w:p w:rsidR="00EA654E" w:rsidRPr="000C3834" w:rsidRDefault="001B2526" w:rsidP="00BE6919">
            <w:pPr>
              <w:jc w:val="center"/>
              <w:rPr>
                <w:lang w:val="es-ES"/>
              </w:rPr>
            </w:pPr>
            <w:r w:rsidRPr="000C3834">
              <w:rPr>
                <w:lang w:val="es-ES"/>
              </w:rPr>
              <w:t>10/04/2013</w:t>
            </w:r>
          </w:p>
        </w:tc>
      </w:tr>
      <w:tr w:rsidR="00EA654E" w:rsidRPr="000C3834" w:rsidTr="00BE6919">
        <w:tc>
          <w:tcPr>
            <w:tcW w:w="5495" w:type="dxa"/>
          </w:tcPr>
          <w:p w:rsidR="00EA654E" w:rsidRPr="000C3834" w:rsidRDefault="00BE6919" w:rsidP="00BE6919">
            <w:pPr>
              <w:jc w:val="center"/>
              <w:rPr>
                <w:lang w:val="es-ES"/>
              </w:rPr>
            </w:pPr>
            <w:r>
              <w:t>Revisión 2 de entregable 2 por correo electrónico</w:t>
            </w:r>
          </w:p>
        </w:tc>
        <w:tc>
          <w:tcPr>
            <w:tcW w:w="3149" w:type="dxa"/>
          </w:tcPr>
          <w:p w:rsidR="00EA654E" w:rsidRPr="000C3834" w:rsidRDefault="001B2526" w:rsidP="00BE6919">
            <w:pPr>
              <w:jc w:val="center"/>
              <w:rPr>
                <w:lang w:val="es-ES"/>
              </w:rPr>
            </w:pPr>
            <w:r w:rsidRPr="000C3834">
              <w:rPr>
                <w:lang w:val="es-ES"/>
              </w:rPr>
              <w:t>1</w:t>
            </w:r>
            <w:r w:rsidR="000D0C79">
              <w:rPr>
                <w:lang w:val="es-ES"/>
              </w:rPr>
              <w:t>7</w:t>
            </w:r>
            <w:r w:rsidRPr="000C3834">
              <w:rPr>
                <w:lang w:val="es-ES"/>
              </w:rPr>
              <w:t>/04/2013</w:t>
            </w:r>
          </w:p>
        </w:tc>
      </w:tr>
      <w:tr w:rsidR="00E633BA" w:rsidRPr="000C3834" w:rsidTr="00BE6919">
        <w:tc>
          <w:tcPr>
            <w:tcW w:w="5495" w:type="dxa"/>
          </w:tcPr>
          <w:p w:rsidR="00E633BA" w:rsidRPr="000C3834" w:rsidRDefault="00BE6919" w:rsidP="00BE6919">
            <w:pPr>
              <w:jc w:val="center"/>
              <w:rPr>
                <w:lang w:val="es-ES"/>
              </w:rPr>
            </w:pPr>
            <w:r>
              <w:t>Revisión 3 de entregable 2 por correo electrónico</w:t>
            </w:r>
          </w:p>
        </w:tc>
        <w:tc>
          <w:tcPr>
            <w:tcW w:w="3149" w:type="dxa"/>
          </w:tcPr>
          <w:p w:rsidR="00E633BA" w:rsidRPr="000C3834" w:rsidRDefault="00E633BA" w:rsidP="00BE6919">
            <w:pPr>
              <w:jc w:val="center"/>
              <w:rPr>
                <w:lang w:val="es-ES"/>
              </w:rPr>
            </w:pPr>
            <w:r>
              <w:rPr>
                <w:lang w:val="es-ES"/>
              </w:rPr>
              <w:t>19/04/2013</w:t>
            </w:r>
          </w:p>
        </w:tc>
      </w:tr>
      <w:tr w:rsidR="00BE6919" w:rsidTr="00BE6919">
        <w:tc>
          <w:tcPr>
            <w:tcW w:w="5495" w:type="dxa"/>
          </w:tcPr>
          <w:p w:rsidR="00BE6919" w:rsidRDefault="00BE6919" w:rsidP="00BE6919">
            <w:pPr>
              <w:jc w:val="center"/>
            </w:pPr>
            <w:r>
              <w:t>Reunión para conversar detalles del entregable 3</w:t>
            </w:r>
          </w:p>
        </w:tc>
        <w:tc>
          <w:tcPr>
            <w:tcW w:w="3149" w:type="dxa"/>
            <w:vAlign w:val="center"/>
          </w:tcPr>
          <w:p w:rsidR="00BE6919" w:rsidRDefault="00BE6919" w:rsidP="00BE6919">
            <w:pPr>
              <w:jc w:val="center"/>
            </w:pPr>
            <w:r>
              <w:t>30/04/2013</w:t>
            </w:r>
          </w:p>
        </w:tc>
      </w:tr>
      <w:tr w:rsidR="00BE6919" w:rsidTr="00BE6919">
        <w:tc>
          <w:tcPr>
            <w:tcW w:w="5495" w:type="dxa"/>
          </w:tcPr>
          <w:p w:rsidR="00BE6919" w:rsidRDefault="00BE6919" w:rsidP="00BE6919">
            <w:pPr>
              <w:jc w:val="center"/>
            </w:pPr>
            <w:r>
              <w:t>Revisión 1 de entregable 3 por correo electrónico</w:t>
            </w:r>
          </w:p>
        </w:tc>
        <w:tc>
          <w:tcPr>
            <w:tcW w:w="3149" w:type="dxa"/>
          </w:tcPr>
          <w:p w:rsidR="00BE6919" w:rsidRDefault="00BE6919" w:rsidP="00BE6919">
            <w:pPr>
              <w:jc w:val="center"/>
            </w:pPr>
            <w:r>
              <w:t>14/05/2013</w:t>
            </w:r>
          </w:p>
        </w:tc>
      </w:tr>
      <w:tr w:rsidR="00BE6919" w:rsidTr="00BE6919">
        <w:tc>
          <w:tcPr>
            <w:tcW w:w="5495" w:type="dxa"/>
          </w:tcPr>
          <w:p w:rsidR="00BE6919" w:rsidRDefault="00BE6919" w:rsidP="00BE6919">
            <w:pPr>
              <w:jc w:val="center"/>
            </w:pPr>
            <w:r>
              <w:t>Revisión 2 de entregable 3 por correo electrónico</w:t>
            </w:r>
          </w:p>
        </w:tc>
        <w:tc>
          <w:tcPr>
            <w:tcW w:w="3149" w:type="dxa"/>
          </w:tcPr>
          <w:p w:rsidR="00BE6919" w:rsidRDefault="00BE6919" w:rsidP="00BE6919">
            <w:pPr>
              <w:jc w:val="center"/>
            </w:pPr>
            <w:r>
              <w:t>16/05/2013</w:t>
            </w:r>
          </w:p>
        </w:tc>
      </w:tr>
      <w:tr w:rsidR="00BE6919" w:rsidTr="00BE6919">
        <w:tc>
          <w:tcPr>
            <w:tcW w:w="5495" w:type="dxa"/>
          </w:tcPr>
          <w:p w:rsidR="00BE6919" w:rsidRDefault="00BE6919" w:rsidP="00BE6919">
            <w:pPr>
              <w:jc w:val="center"/>
            </w:pPr>
            <w:r>
              <w:t>Revisión 3 de entregable 3 por correo electrónico</w:t>
            </w:r>
          </w:p>
        </w:tc>
        <w:tc>
          <w:tcPr>
            <w:tcW w:w="3149" w:type="dxa"/>
          </w:tcPr>
          <w:p w:rsidR="00BE6919" w:rsidRDefault="00BE6919" w:rsidP="00BE6919">
            <w:pPr>
              <w:jc w:val="center"/>
            </w:pPr>
            <w:r>
              <w:t>19/05/2013</w:t>
            </w:r>
          </w:p>
        </w:tc>
      </w:tr>
      <w:tr w:rsidR="00BE6919" w:rsidTr="00BE6919">
        <w:tc>
          <w:tcPr>
            <w:tcW w:w="5495" w:type="dxa"/>
          </w:tcPr>
          <w:p w:rsidR="00BE6919" w:rsidRPr="001D6DC3" w:rsidRDefault="00BE6919" w:rsidP="00BE6919">
            <w:pPr>
              <w:jc w:val="center"/>
            </w:pPr>
            <w:r w:rsidRPr="001D6DC3">
              <w:t>Reunión para conversar detalles del entregable 4</w:t>
            </w:r>
          </w:p>
        </w:tc>
        <w:tc>
          <w:tcPr>
            <w:tcW w:w="3149" w:type="dxa"/>
            <w:vAlign w:val="center"/>
          </w:tcPr>
          <w:p w:rsidR="00BE6919" w:rsidRPr="001D6DC3" w:rsidRDefault="00BE6919" w:rsidP="00BE6919">
            <w:pPr>
              <w:jc w:val="center"/>
            </w:pPr>
            <w:r w:rsidRPr="001D6DC3">
              <w:t>27/05/2013</w:t>
            </w:r>
          </w:p>
        </w:tc>
      </w:tr>
      <w:tr w:rsidR="00BE6919" w:rsidTr="00BE6919">
        <w:tc>
          <w:tcPr>
            <w:tcW w:w="5495" w:type="dxa"/>
          </w:tcPr>
          <w:p w:rsidR="00BE6919" w:rsidRDefault="00BE6919" w:rsidP="00BE6919">
            <w:pPr>
              <w:jc w:val="center"/>
            </w:pPr>
            <w:r>
              <w:t>Revisión 1 de entregable 4 por correo electrónico</w:t>
            </w:r>
          </w:p>
        </w:tc>
        <w:tc>
          <w:tcPr>
            <w:tcW w:w="3149" w:type="dxa"/>
          </w:tcPr>
          <w:p w:rsidR="00BE6919" w:rsidRDefault="00BE6919" w:rsidP="00BE6919">
            <w:pPr>
              <w:jc w:val="center"/>
            </w:pPr>
            <w:r>
              <w:t>07/06/2013</w:t>
            </w:r>
          </w:p>
        </w:tc>
      </w:tr>
      <w:tr w:rsidR="00BE6919" w:rsidTr="00BE6919">
        <w:tc>
          <w:tcPr>
            <w:tcW w:w="5495" w:type="dxa"/>
          </w:tcPr>
          <w:p w:rsidR="00BE6919" w:rsidRDefault="00BE6919" w:rsidP="00BE6919">
            <w:pPr>
              <w:jc w:val="center"/>
            </w:pPr>
            <w:r>
              <w:t>Revisión 2 de entregable 4 por correo electrónico</w:t>
            </w:r>
          </w:p>
        </w:tc>
        <w:tc>
          <w:tcPr>
            <w:tcW w:w="3149" w:type="dxa"/>
          </w:tcPr>
          <w:p w:rsidR="00BE6919" w:rsidRDefault="00BE6919" w:rsidP="00BE6919">
            <w:pPr>
              <w:jc w:val="center"/>
            </w:pPr>
            <w:r>
              <w:t>09/06/2013</w:t>
            </w:r>
          </w:p>
        </w:tc>
      </w:tr>
      <w:tr w:rsidR="00BE6919" w:rsidTr="00BE6919">
        <w:tc>
          <w:tcPr>
            <w:tcW w:w="5495" w:type="dxa"/>
          </w:tcPr>
          <w:p w:rsidR="00BE6919" w:rsidRDefault="00434131" w:rsidP="00BE6919">
            <w:pPr>
              <w:jc w:val="center"/>
            </w:pPr>
            <w:r>
              <w:t>Reunión para conversar detalles del entregable 5</w:t>
            </w:r>
          </w:p>
        </w:tc>
        <w:tc>
          <w:tcPr>
            <w:tcW w:w="3149" w:type="dxa"/>
          </w:tcPr>
          <w:p w:rsidR="00BE6919" w:rsidRDefault="00434131" w:rsidP="005336D3">
            <w:pPr>
              <w:jc w:val="center"/>
            </w:pPr>
            <w:r>
              <w:t>1</w:t>
            </w:r>
            <w:r w:rsidR="005336D3">
              <w:t>3</w:t>
            </w:r>
            <w:r>
              <w:t>/06/2013</w:t>
            </w:r>
          </w:p>
        </w:tc>
      </w:tr>
      <w:tr w:rsidR="00434131" w:rsidTr="00BE6919">
        <w:tc>
          <w:tcPr>
            <w:tcW w:w="5495" w:type="dxa"/>
          </w:tcPr>
          <w:p w:rsidR="00434131" w:rsidRDefault="00434131" w:rsidP="00EE1A5C">
            <w:pPr>
              <w:jc w:val="center"/>
            </w:pPr>
            <w:r>
              <w:t>Revisión 1 de entregable 5 por correo electrónico</w:t>
            </w:r>
          </w:p>
        </w:tc>
        <w:tc>
          <w:tcPr>
            <w:tcW w:w="3149" w:type="dxa"/>
          </w:tcPr>
          <w:p w:rsidR="00434131" w:rsidRDefault="00271CB6" w:rsidP="00BE6919">
            <w:pPr>
              <w:jc w:val="center"/>
            </w:pPr>
            <w:r>
              <w:t>15/06/2013</w:t>
            </w:r>
          </w:p>
        </w:tc>
      </w:tr>
      <w:tr w:rsidR="00434131" w:rsidTr="00BE6919">
        <w:tc>
          <w:tcPr>
            <w:tcW w:w="5495" w:type="dxa"/>
          </w:tcPr>
          <w:p w:rsidR="00434131" w:rsidRDefault="0095028D" w:rsidP="0095028D">
            <w:pPr>
              <w:jc w:val="center"/>
            </w:pPr>
            <w:r>
              <w:t>Revisión 2 de entregable 5 por correo electrónico</w:t>
            </w:r>
          </w:p>
        </w:tc>
        <w:tc>
          <w:tcPr>
            <w:tcW w:w="3149" w:type="dxa"/>
          </w:tcPr>
          <w:p w:rsidR="00434131" w:rsidRDefault="00434131" w:rsidP="00BE6919">
            <w:pPr>
              <w:jc w:val="center"/>
            </w:pPr>
          </w:p>
        </w:tc>
      </w:tr>
    </w:tbl>
    <w:p w:rsidR="00543B8D" w:rsidRPr="000C3834" w:rsidRDefault="00E45450" w:rsidP="00EA654E">
      <w:pPr>
        <w:rPr>
          <w:lang w:val="es-ES"/>
        </w:rPr>
      </w:pPr>
      <w:r w:rsidRPr="000C3834">
        <w:rPr>
          <w:lang w:val="es-ES"/>
        </w:rPr>
        <w:br w:type="page"/>
      </w:r>
    </w:p>
    <w:sdt>
      <w:sdtPr>
        <w:rPr>
          <w:rFonts w:ascii="Times New Roman" w:hAnsi="Times New Roman"/>
          <w:b w:val="0"/>
          <w:bCs w:val="0"/>
          <w:color w:val="auto"/>
          <w:sz w:val="24"/>
          <w:szCs w:val="24"/>
          <w:lang w:val="es-PE" w:eastAsia="es-ES"/>
        </w:rPr>
        <w:id w:val="1537921719"/>
        <w:docPartObj>
          <w:docPartGallery w:val="Table of Contents"/>
          <w:docPartUnique/>
        </w:docPartObj>
      </w:sdtPr>
      <w:sdtContent>
        <w:p w:rsidR="00AA0DDA" w:rsidRPr="000C3834" w:rsidRDefault="00AA0DDA" w:rsidP="00980F8E">
          <w:pPr>
            <w:pStyle w:val="TtulodeTDC"/>
            <w:jc w:val="center"/>
          </w:pPr>
          <w:r w:rsidRPr="000C3834">
            <w:t>Tabla de contenido</w:t>
          </w:r>
        </w:p>
        <w:p w:rsidR="00B54686" w:rsidRDefault="00AA0DDA">
          <w:pPr>
            <w:pStyle w:val="TDC1"/>
            <w:rPr>
              <w:rFonts w:asciiTheme="minorHAnsi" w:eastAsiaTheme="minorEastAsia" w:hAnsiTheme="minorHAnsi" w:cstheme="minorBidi"/>
              <w:bCs w:val="0"/>
              <w:caps w:val="0"/>
              <w:sz w:val="22"/>
              <w:u w:val="none"/>
              <w:lang w:val="es-MX" w:eastAsia="es-MX"/>
            </w:rPr>
          </w:pPr>
          <w:r w:rsidRPr="000C3834">
            <w:fldChar w:fldCharType="begin"/>
          </w:r>
          <w:r w:rsidRPr="000C3834">
            <w:instrText xml:space="preserve"> TOC \o "1-3" \h \z \u </w:instrText>
          </w:r>
          <w:r w:rsidRPr="000C3834">
            <w:fldChar w:fldCharType="separate"/>
          </w:r>
          <w:hyperlink w:anchor="_Toc359178284" w:history="1">
            <w:r w:rsidR="00B54686" w:rsidRPr="004E462B">
              <w:rPr>
                <w:rStyle w:val="Hipervnculo"/>
              </w:rPr>
              <w:t>CAPÍTULO 1</w:t>
            </w:r>
            <w:r w:rsidR="00B54686">
              <w:rPr>
                <w:webHidden/>
              </w:rPr>
              <w:tab/>
            </w:r>
            <w:r w:rsidR="00B54686">
              <w:rPr>
                <w:webHidden/>
              </w:rPr>
              <w:fldChar w:fldCharType="begin"/>
            </w:r>
            <w:r w:rsidR="00B54686">
              <w:rPr>
                <w:webHidden/>
              </w:rPr>
              <w:instrText xml:space="preserve"> PAGEREF _Toc359178284 \h </w:instrText>
            </w:r>
            <w:r w:rsidR="00B54686">
              <w:rPr>
                <w:webHidden/>
              </w:rPr>
            </w:r>
            <w:r w:rsidR="00B54686">
              <w:rPr>
                <w:webHidden/>
              </w:rPr>
              <w:fldChar w:fldCharType="separate"/>
            </w:r>
            <w:r w:rsidR="00B54686">
              <w:rPr>
                <w:webHidden/>
              </w:rPr>
              <w:t>7</w:t>
            </w:r>
            <w:r w:rsidR="00B54686">
              <w:rPr>
                <w:webHidden/>
              </w:rPr>
              <w:fldChar w:fldCharType="end"/>
            </w:r>
          </w:hyperlink>
        </w:p>
        <w:p w:rsidR="00B54686" w:rsidRDefault="00B54686">
          <w:pPr>
            <w:pStyle w:val="TDC1"/>
            <w:rPr>
              <w:rFonts w:asciiTheme="minorHAnsi" w:eastAsiaTheme="minorEastAsia" w:hAnsiTheme="minorHAnsi" w:cstheme="minorBidi"/>
              <w:bCs w:val="0"/>
              <w:caps w:val="0"/>
              <w:sz w:val="22"/>
              <w:u w:val="none"/>
              <w:lang w:val="es-MX" w:eastAsia="es-MX"/>
            </w:rPr>
          </w:pPr>
          <w:hyperlink w:anchor="_Toc359178285" w:history="1">
            <w:r w:rsidRPr="004E462B">
              <w:rPr>
                <w:rStyle w:val="Hipervnculo"/>
              </w:rPr>
              <w:t>1</w:t>
            </w:r>
            <w:r>
              <w:rPr>
                <w:rFonts w:asciiTheme="minorHAnsi" w:eastAsiaTheme="minorEastAsia" w:hAnsiTheme="minorHAnsi" w:cstheme="minorBidi"/>
                <w:bCs w:val="0"/>
                <w:caps w:val="0"/>
                <w:sz w:val="22"/>
                <w:u w:val="none"/>
                <w:lang w:val="es-MX" w:eastAsia="es-MX"/>
              </w:rPr>
              <w:tab/>
            </w:r>
            <w:r w:rsidRPr="004E462B">
              <w:rPr>
                <w:rStyle w:val="Hipervnculo"/>
              </w:rPr>
              <w:t>Problemática</w:t>
            </w:r>
            <w:r>
              <w:rPr>
                <w:webHidden/>
              </w:rPr>
              <w:tab/>
            </w:r>
            <w:r>
              <w:rPr>
                <w:webHidden/>
              </w:rPr>
              <w:fldChar w:fldCharType="begin"/>
            </w:r>
            <w:r>
              <w:rPr>
                <w:webHidden/>
              </w:rPr>
              <w:instrText xml:space="preserve"> PAGEREF _Toc359178285 \h </w:instrText>
            </w:r>
            <w:r>
              <w:rPr>
                <w:webHidden/>
              </w:rPr>
            </w:r>
            <w:r>
              <w:rPr>
                <w:webHidden/>
              </w:rPr>
              <w:fldChar w:fldCharType="separate"/>
            </w:r>
            <w:r>
              <w:rPr>
                <w:webHidden/>
              </w:rPr>
              <w:t>7</w:t>
            </w:r>
            <w:r>
              <w:rPr>
                <w:webHidden/>
              </w:rPr>
              <w:fldChar w:fldCharType="end"/>
            </w:r>
          </w:hyperlink>
        </w:p>
        <w:p w:rsidR="00B54686" w:rsidRDefault="00B54686">
          <w:pPr>
            <w:pStyle w:val="TDC1"/>
            <w:rPr>
              <w:rFonts w:asciiTheme="minorHAnsi" w:eastAsiaTheme="minorEastAsia" w:hAnsiTheme="minorHAnsi" w:cstheme="minorBidi"/>
              <w:bCs w:val="0"/>
              <w:caps w:val="0"/>
              <w:sz w:val="22"/>
              <w:u w:val="none"/>
              <w:lang w:val="es-MX" w:eastAsia="es-MX"/>
            </w:rPr>
          </w:pPr>
          <w:hyperlink w:anchor="_Toc359178286" w:history="1">
            <w:r w:rsidRPr="004E462B">
              <w:rPr>
                <w:rStyle w:val="Hipervnculo"/>
              </w:rPr>
              <w:t>2</w:t>
            </w:r>
            <w:r>
              <w:rPr>
                <w:rFonts w:asciiTheme="minorHAnsi" w:eastAsiaTheme="minorEastAsia" w:hAnsiTheme="minorHAnsi" w:cstheme="minorBidi"/>
                <w:bCs w:val="0"/>
                <w:caps w:val="0"/>
                <w:sz w:val="22"/>
                <w:u w:val="none"/>
                <w:lang w:val="es-MX" w:eastAsia="es-MX"/>
              </w:rPr>
              <w:tab/>
            </w:r>
            <w:r w:rsidRPr="004E462B">
              <w:rPr>
                <w:rStyle w:val="Hipervnculo"/>
              </w:rPr>
              <w:t>Marco teórico</w:t>
            </w:r>
            <w:r>
              <w:rPr>
                <w:webHidden/>
              </w:rPr>
              <w:tab/>
            </w:r>
            <w:r>
              <w:rPr>
                <w:webHidden/>
              </w:rPr>
              <w:fldChar w:fldCharType="begin"/>
            </w:r>
            <w:r>
              <w:rPr>
                <w:webHidden/>
              </w:rPr>
              <w:instrText xml:space="preserve"> PAGEREF _Toc359178286 \h </w:instrText>
            </w:r>
            <w:r>
              <w:rPr>
                <w:webHidden/>
              </w:rPr>
            </w:r>
            <w:r>
              <w:rPr>
                <w:webHidden/>
              </w:rPr>
              <w:fldChar w:fldCharType="separate"/>
            </w:r>
            <w:r>
              <w:rPr>
                <w:webHidden/>
              </w:rPr>
              <w:t>9</w:t>
            </w:r>
            <w:r>
              <w:rPr>
                <w:webHidden/>
              </w:rPr>
              <w:fldChar w:fldCharType="end"/>
            </w:r>
          </w:hyperlink>
        </w:p>
        <w:p w:rsidR="00B54686" w:rsidRDefault="00B54686">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287" w:history="1">
            <w:r w:rsidRPr="004E462B">
              <w:rPr>
                <w:rStyle w:val="Hipervnculo"/>
                <w:noProof/>
                <w:lang w:val="es-ES"/>
              </w:rPr>
              <w:t>2.1</w:t>
            </w:r>
            <w:r>
              <w:rPr>
                <w:rFonts w:asciiTheme="minorHAnsi" w:eastAsiaTheme="minorEastAsia" w:hAnsiTheme="minorHAnsi" w:cstheme="minorBidi"/>
                <w:b w:val="0"/>
                <w:bCs w:val="0"/>
                <w:smallCaps w:val="0"/>
                <w:noProof/>
                <w:lang w:val="es-MX" w:eastAsia="es-MX"/>
              </w:rPr>
              <w:tab/>
            </w:r>
            <w:r w:rsidRPr="004E462B">
              <w:rPr>
                <w:rStyle w:val="Hipervnculo"/>
                <w:noProof/>
                <w:lang w:val="es-ES"/>
              </w:rPr>
              <w:t>Marco conceptual</w:t>
            </w:r>
            <w:r>
              <w:rPr>
                <w:noProof/>
                <w:webHidden/>
              </w:rPr>
              <w:tab/>
            </w:r>
            <w:r>
              <w:rPr>
                <w:noProof/>
                <w:webHidden/>
              </w:rPr>
              <w:fldChar w:fldCharType="begin"/>
            </w:r>
            <w:r>
              <w:rPr>
                <w:noProof/>
                <w:webHidden/>
              </w:rPr>
              <w:instrText xml:space="preserve"> PAGEREF _Toc359178287 \h </w:instrText>
            </w:r>
            <w:r>
              <w:rPr>
                <w:noProof/>
                <w:webHidden/>
              </w:rPr>
            </w:r>
            <w:r>
              <w:rPr>
                <w:noProof/>
                <w:webHidden/>
              </w:rPr>
              <w:fldChar w:fldCharType="separate"/>
            </w:r>
            <w:r>
              <w:rPr>
                <w:noProof/>
                <w:webHidden/>
              </w:rPr>
              <w:t>9</w:t>
            </w:r>
            <w:r>
              <w:rPr>
                <w:noProof/>
                <w:webHidden/>
              </w:rPr>
              <w:fldChar w:fldCharType="end"/>
            </w:r>
          </w:hyperlink>
        </w:p>
        <w:p w:rsidR="00B54686" w:rsidRDefault="00B54686">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288" w:history="1">
            <w:r w:rsidRPr="004E462B">
              <w:rPr>
                <w:rStyle w:val="Hipervnculo"/>
                <w:noProof/>
                <w:lang w:val="es-ES"/>
              </w:rPr>
              <w:t>2.1.1</w:t>
            </w:r>
            <w:r>
              <w:rPr>
                <w:rFonts w:asciiTheme="minorHAnsi" w:eastAsiaTheme="minorEastAsia" w:hAnsiTheme="minorHAnsi" w:cstheme="minorBidi"/>
                <w:smallCaps w:val="0"/>
                <w:noProof/>
                <w:lang w:val="es-MX" w:eastAsia="es-MX"/>
              </w:rPr>
              <w:tab/>
            </w:r>
            <w:r w:rsidRPr="004E462B">
              <w:rPr>
                <w:rStyle w:val="Hipervnculo"/>
                <w:noProof/>
                <w:lang w:val="es-ES"/>
              </w:rPr>
              <w:t>Conceptos relacionados al problema</w:t>
            </w:r>
            <w:r>
              <w:rPr>
                <w:noProof/>
                <w:webHidden/>
              </w:rPr>
              <w:tab/>
            </w:r>
            <w:r>
              <w:rPr>
                <w:noProof/>
                <w:webHidden/>
              </w:rPr>
              <w:fldChar w:fldCharType="begin"/>
            </w:r>
            <w:r>
              <w:rPr>
                <w:noProof/>
                <w:webHidden/>
              </w:rPr>
              <w:instrText xml:space="preserve"> PAGEREF _Toc359178288 \h </w:instrText>
            </w:r>
            <w:r>
              <w:rPr>
                <w:noProof/>
                <w:webHidden/>
              </w:rPr>
            </w:r>
            <w:r>
              <w:rPr>
                <w:noProof/>
                <w:webHidden/>
              </w:rPr>
              <w:fldChar w:fldCharType="separate"/>
            </w:r>
            <w:r>
              <w:rPr>
                <w:noProof/>
                <w:webHidden/>
              </w:rPr>
              <w:t>9</w:t>
            </w:r>
            <w:r>
              <w:rPr>
                <w:noProof/>
                <w:webHidden/>
              </w:rPr>
              <w:fldChar w:fldCharType="end"/>
            </w:r>
          </w:hyperlink>
        </w:p>
        <w:p w:rsidR="00B54686" w:rsidRDefault="00B54686">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289" w:history="1">
            <w:r w:rsidRPr="004E462B">
              <w:rPr>
                <w:rStyle w:val="Hipervnculo"/>
                <w:noProof/>
                <w:lang w:val="es-ES"/>
              </w:rPr>
              <w:t>2.1.2</w:t>
            </w:r>
            <w:r>
              <w:rPr>
                <w:rFonts w:asciiTheme="minorHAnsi" w:eastAsiaTheme="minorEastAsia" w:hAnsiTheme="minorHAnsi" w:cstheme="minorBidi"/>
                <w:smallCaps w:val="0"/>
                <w:noProof/>
                <w:lang w:val="es-MX" w:eastAsia="es-MX"/>
              </w:rPr>
              <w:tab/>
            </w:r>
            <w:r w:rsidRPr="004E462B">
              <w:rPr>
                <w:rStyle w:val="Hipervnculo"/>
                <w:noProof/>
                <w:lang w:val="es-ES"/>
              </w:rPr>
              <w:t>Conceptos relacionados a la propuesta de solución</w:t>
            </w:r>
            <w:r>
              <w:rPr>
                <w:noProof/>
                <w:webHidden/>
              </w:rPr>
              <w:tab/>
            </w:r>
            <w:r>
              <w:rPr>
                <w:noProof/>
                <w:webHidden/>
              </w:rPr>
              <w:fldChar w:fldCharType="begin"/>
            </w:r>
            <w:r>
              <w:rPr>
                <w:noProof/>
                <w:webHidden/>
              </w:rPr>
              <w:instrText xml:space="preserve"> PAGEREF _Toc359178289 \h </w:instrText>
            </w:r>
            <w:r>
              <w:rPr>
                <w:noProof/>
                <w:webHidden/>
              </w:rPr>
            </w:r>
            <w:r>
              <w:rPr>
                <w:noProof/>
                <w:webHidden/>
              </w:rPr>
              <w:fldChar w:fldCharType="separate"/>
            </w:r>
            <w:r>
              <w:rPr>
                <w:noProof/>
                <w:webHidden/>
              </w:rPr>
              <w:t>12</w:t>
            </w:r>
            <w:r>
              <w:rPr>
                <w:noProof/>
                <w:webHidden/>
              </w:rPr>
              <w:fldChar w:fldCharType="end"/>
            </w:r>
          </w:hyperlink>
        </w:p>
        <w:p w:rsidR="00B54686" w:rsidRDefault="00B54686">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290" w:history="1">
            <w:r w:rsidRPr="004E462B">
              <w:rPr>
                <w:rStyle w:val="Hipervnculo"/>
                <w:noProof/>
                <w:lang w:val="es-ES"/>
              </w:rPr>
              <w:t>2.1.3</w:t>
            </w:r>
            <w:r>
              <w:rPr>
                <w:rFonts w:asciiTheme="minorHAnsi" w:eastAsiaTheme="minorEastAsia" w:hAnsiTheme="minorHAnsi" w:cstheme="minorBidi"/>
                <w:smallCaps w:val="0"/>
                <w:noProof/>
                <w:lang w:val="es-MX" w:eastAsia="es-MX"/>
              </w:rPr>
              <w:tab/>
            </w:r>
            <w:r w:rsidRPr="004E462B">
              <w:rPr>
                <w:rStyle w:val="Hipervnculo"/>
                <w:noProof/>
                <w:lang w:val="es-ES"/>
              </w:rPr>
              <w:t>Otros conceptos</w:t>
            </w:r>
            <w:r>
              <w:rPr>
                <w:noProof/>
                <w:webHidden/>
              </w:rPr>
              <w:tab/>
            </w:r>
            <w:r>
              <w:rPr>
                <w:noProof/>
                <w:webHidden/>
              </w:rPr>
              <w:fldChar w:fldCharType="begin"/>
            </w:r>
            <w:r>
              <w:rPr>
                <w:noProof/>
                <w:webHidden/>
              </w:rPr>
              <w:instrText xml:space="preserve"> PAGEREF _Toc359178290 \h </w:instrText>
            </w:r>
            <w:r>
              <w:rPr>
                <w:noProof/>
                <w:webHidden/>
              </w:rPr>
            </w:r>
            <w:r>
              <w:rPr>
                <w:noProof/>
                <w:webHidden/>
              </w:rPr>
              <w:fldChar w:fldCharType="separate"/>
            </w:r>
            <w:r>
              <w:rPr>
                <w:noProof/>
                <w:webHidden/>
              </w:rPr>
              <w:t>14</w:t>
            </w:r>
            <w:r>
              <w:rPr>
                <w:noProof/>
                <w:webHidden/>
              </w:rPr>
              <w:fldChar w:fldCharType="end"/>
            </w:r>
          </w:hyperlink>
        </w:p>
        <w:p w:rsidR="00B54686" w:rsidRDefault="00B54686">
          <w:pPr>
            <w:pStyle w:val="TDC1"/>
            <w:rPr>
              <w:rFonts w:asciiTheme="minorHAnsi" w:eastAsiaTheme="minorEastAsia" w:hAnsiTheme="minorHAnsi" w:cstheme="minorBidi"/>
              <w:bCs w:val="0"/>
              <w:caps w:val="0"/>
              <w:sz w:val="22"/>
              <w:u w:val="none"/>
              <w:lang w:val="es-MX" w:eastAsia="es-MX"/>
            </w:rPr>
          </w:pPr>
          <w:hyperlink w:anchor="_Toc359178291" w:history="1">
            <w:r w:rsidRPr="004E462B">
              <w:rPr>
                <w:rStyle w:val="Hipervnculo"/>
              </w:rPr>
              <w:t>3</w:t>
            </w:r>
            <w:r>
              <w:rPr>
                <w:rFonts w:asciiTheme="minorHAnsi" w:eastAsiaTheme="minorEastAsia" w:hAnsiTheme="minorHAnsi" w:cstheme="minorBidi"/>
                <w:bCs w:val="0"/>
                <w:caps w:val="0"/>
                <w:sz w:val="22"/>
                <w:u w:val="none"/>
                <w:lang w:val="es-MX" w:eastAsia="es-MX"/>
              </w:rPr>
              <w:tab/>
            </w:r>
            <w:r w:rsidRPr="004E462B">
              <w:rPr>
                <w:rStyle w:val="Hipervnculo"/>
              </w:rPr>
              <w:t>Estado del arte</w:t>
            </w:r>
            <w:r>
              <w:rPr>
                <w:webHidden/>
              </w:rPr>
              <w:tab/>
            </w:r>
            <w:r>
              <w:rPr>
                <w:webHidden/>
              </w:rPr>
              <w:fldChar w:fldCharType="begin"/>
            </w:r>
            <w:r>
              <w:rPr>
                <w:webHidden/>
              </w:rPr>
              <w:instrText xml:space="preserve"> PAGEREF _Toc359178291 \h </w:instrText>
            </w:r>
            <w:r>
              <w:rPr>
                <w:webHidden/>
              </w:rPr>
            </w:r>
            <w:r>
              <w:rPr>
                <w:webHidden/>
              </w:rPr>
              <w:fldChar w:fldCharType="separate"/>
            </w:r>
            <w:r>
              <w:rPr>
                <w:webHidden/>
              </w:rPr>
              <w:t>15</w:t>
            </w:r>
            <w:r>
              <w:rPr>
                <w:webHidden/>
              </w:rPr>
              <w:fldChar w:fldCharType="end"/>
            </w:r>
          </w:hyperlink>
        </w:p>
        <w:p w:rsidR="00B54686" w:rsidRDefault="00B54686">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292" w:history="1">
            <w:r w:rsidRPr="004E462B">
              <w:rPr>
                <w:rStyle w:val="Hipervnculo"/>
                <w:noProof/>
                <w:lang w:val="es-ES"/>
              </w:rPr>
              <w:t>3.1</w:t>
            </w:r>
            <w:r>
              <w:rPr>
                <w:rFonts w:asciiTheme="minorHAnsi" w:eastAsiaTheme="minorEastAsia" w:hAnsiTheme="minorHAnsi" w:cstheme="minorBidi"/>
                <w:b w:val="0"/>
                <w:bCs w:val="0"/>
                <w:smallCaps w:val="0"/>
                <w:noProof/>
                <w:lang w:val="es-MX" w:eastAsia="es-MX"/>
              </w:rPr>
              <w:tab/>
            </w:r>
            <w:r w:rsidRPr="004E462B">
              <w:rPr>
                <w:rStyle w:val="Hipervnculo"/>
                <w:noProof/>
                <w:lang w:val="es-ES"/>
              </w:rPr>
              <w:t>Formas exactas de resolver el problema</w:t>
            </w:r>
            <w:r>
              <w:rPr>
                <w:noProof/>
                <w:webHidden/>
              </w:rPr>
              <w:tab/>
            </w:r>
            <w:r>
              <w:rPr>
                <w:noProof/>
                <w:webHidden/>
              </w:rPr>
              <w:fldChar w:fldCharType="begin"/>
            </w:r>
            <w:r>
              <w:rPr>
                <w:noProof/>
                <w:webHidden/>
              </w:rPr>
              <w:instrText xml:space="preserve"> PAGEREF _Toc359178292 \h </w:instrText>
            </w:r>
            <w:r>
              <w:rPr>
                <w:noProof/>
                <w:webHidden/>
              </w:rPr>
            </w:r>
            <w:r>
              <w:rPr>
                <w:noProof/>
                <w:webHidden/>
              </w:rPr>
              <w:fldChar w:fldCharType="separate"/>
            </w:r>
            <w:r>
              <w:rPr>
                <w:noProof/>
                <w:webHidden/>
              </w:rPr>
              <w:t>16</w:t>
            </w:r>
            <w:r>
              <w:rPr>
                <w:noProof/>
                <w:webHidden/>
              </w:rPr>
              <w:fldChar w:fldCharType="end"/>
            </w:r>
          </w:hyperlink>
        </w:p>
        <w:p w:rsidR="00B54686" w:rsidRDefault="00B54686">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293" w:history="1">
            <w:r w:rsidRPr="004E462B">
              <w:rPr>
                <w:rStyle w:val="Hipervnculo"/>
                <w:noProof/>
                <w:lang w:val="es-ES"/>
              </w:rPr>
              <w:t>3.2</w:t>
            </w:r>
            <w:r>
              <w:rPr>
                <w:rFonts w:asciiTheme="minorHAnsi" w:eastAsiaTheme="minorEastAsia" w:hAnsiTheme="minorHAnsi" w:cstheme="minorBidi"/>
                <w:b w:val="0"/>
                <w:bCs w:val="0"/>
                <w:smallCaps w:val="0"/>
                <w:noProof/>
                <w:lang w:val="es-MX" w:eastAsia="es-MX"/>
              </w:rPr>
              <w:tab/>
            </w:r>
            <w:r w:rsidRPr="004E462B">
              <w:rPr>
                <w:rStyle w:val="Hipervnculo"/>
                <w:noProof/>
                <w:lang w:val="es-ES"/>
              </w:rPr>
              <w:t>Formas aproximadas de resolver el problema</w:t>
            </w:r>
            <w:r>
              <w:rPr>
                <w:noProof/>
                <w:webHidden/>
              </w:rPr>
              <w:tab/>
            </w:r>
            <w:r>
              <w:rPr>
                <w:noProof/>
                <w:webHidden/>
              </w:rPr>
              <w:fldChar w:fldCharType="begin"/>
            </w:r>
            <w:r>
              <w:rPr>
                <w:noProof/>
                <w:webHidden/>
              </w:rPr>
              <w:instrText xml:space="preserve"> PAGEREF _Toc359178293 \h </w:instrText>
            </w:r>
            <w:r>
              <w:rPr>
                <w:noProof/>
                <w:webHidden/>
              </w:rPr>
            </w:r>
            <w:r>
              <w:rPr>
                <w:noProof/>
                <w:webHidden/>
              </w:rPr>
              <w:fldChar w:fldCharType="separate"/>
            </w:r>
            <w:r>
              <w:rPr>
                <w:noProof/>
                <w:webHidden/>
              </w:rPr>
              <w:t>20</w:t>
            </w:r>
            <w:r>
              <w:rPr>
                <w:noProof/>
                <w:webHidden/>
              </w:rPr>
              <w:fldChar w:fldCharType="end"/>
            </w:r>
          </w:hyperlink>
        </w:p>
        <w:p w:rsidR="00B54686" w:rsidRDefault="00B54686">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294" w:history="1">
            <w:r w:rsidRPr="004E462B">
              <w:rPr>
                <w:rStyle w:val="Hipervnculo"/>
                <w:noProof/>
                <w:lang w:val="es-ES"/>
              </w:rPr>
              <w:t>3.3</w:t>
            </w:r>
            <w:r>
              <w:rPr>
                <w:rFonts w:asciiTheme="minorHAnsi" w:eastAsiaTheme="minorEastAsia" w:hAnsiTheme="minorHAnsi" w:cstheme="minorBidi"/>
                <w:b w:val="0"/>
                <w:bCs w:val="0"/>
                <w:smallCaps w:val="0"/>
                <w:noProof/>
                <w:lang w:val="es-MX" w:eastAsia="es-MX"/>
              </w:rPr>
              <w:tab/>
            </w:r>
            <w:r w:rsidRPr="004E462B">
              <w:rPr>
                <w:rStyle w:val="Hipervnculo"/>
                <w:noProof/>
                <w:lang w:val="es-ES"/>
              </w:rPr>
              <w:t>Cuadro comparativo de la revisión del estado del arte</w:t>
            </w:r>
            <w:r>
              <w:rPr>
                <w:noProof/>
                <w:webHidden/>
              </w:rPr>
              <w:tab/>
            </w:r>
            <w:r>
              <w:rPr>
                <w:noProof/>
                <w:webHidden/>
              </w:rPr>
              <w:fldChar w:fldCharType="begin"/>
            </w:r>
            <w:r>
              <w:rPr>
                <w:noProof/>
                <w:webHidden/>
              </w:rPr>
              <w:instrText xml:space="preserve"> PAGEREF _Toc359178294 \h </w:instrText>
            </w:r>
            <w:r>
              <w:rPr>
                <w:noProof/>
                <w:webHidden/>
              </w:rPr>
            </w:r>
            <w:r>
              <w:rPr>
                <w:noProof/>
                <w:webHidden/>
              </w:rPr>
              <w:fldChar w:fldCharType="separate"/>
            </w:r>
            <w:r>
              <w:rPr>
                <w:noProof/>
                <w:webHidden/>
              </w:rPr>
              <w:t>24</w:t>
            </w:r>
            <w:r>
              <w:rPr>
                <w:noProof/>
                <w:webHidden/>
              </w:rPr>
              <w:fldChar w:fldCharType="end"/>
            </w:r>
          </w:hyperlink>
        </w:p>
        <w:p w:rsidR="00B54686" w:rsidRDefault="00B54686">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295" w:history="1">
            <w:r w:rsidRPr="004E462B">
              <w:rPr>
                <w:rStyle w:val="Hipervnculo"/>
                <w:noProof/>
                <w:lang w:val="es-ES"/>
              </w:rPr>
              <w:t>3.4</w:t>
            </w:r>
            <w:r>
              <w:rPr>
                <w:rFonts w:asciiTheme="minorHAnsi" w:eastAsiaTheme="minorEastAsia" w:hAnsiTheme="minorHAnsi" w:cstheme="minorBidi"/>
                <w:b w:val="0"/>
                <w:bCs w:val="0"/>
                <w:smallCaps w:val="0"/>
                <w:noProof/>
                <w:lang w:val="es-MX" w:eastAsia="es-MX"/>
              </w:rPr>
              <w:tab/>
            </w:r>
            <w:r w:rsidRPr="004E462B">
              <w:rPr>
                <w:rStyle w:val="Hipervnculo"/>
                <w:noProof/>
                <w:lang w:val="es-ES"/>
              </w:rPr>
              <w:t>Conclusiones sobre el estado del arte</w:t>
            </w:r>
            <w:r>
              <w:rPr>
                <w:noProof/>
                <w:webHidden/>
              </w:rPr>
              <w:tab/>
            </w:r>
            <w:r>
              <w:rPr>
                <w:noProof/>
                <w:webHidden/>
              </w:rPr>
              <w:fldChar w:fldCharType="begin"/>
            </w:r>
            <w:r>
              <w:rPr>
                <w:noProof/>
                <w:webHidden/>
              </w:rPr>
              <w:instrText xml:space="preserve"> PAGEREF _Toc359178295 \h </w:instrText>
            </w:r>
            <w:r>
              <w:rPr>
                <w:noProof/>
                <w:webHidden/>
              </w:rPr>
            </w:r>
            <w:r>
              <w:rPr>
                <w:noProof/>
                <w:webHidden/>
              </w:rPr>
              <w:fldChar w:fldCharType="separate"/>
            </w:r>
            <w:r>
              <w:rPr>
                <w:noProof/>
                <w:webHidden/>
              </w:rPr>
              <w:t>26</w:t>
            </w:r>
            <w:r>
              <w:rPr>
                <w:noProof/>
                <w:webHidden/>
              </w:rPr>
              <w:fldChar w:fldCharType="end"/>
            </w:r>
          </w:hyperlink>
        </w:p>
        <w:p w:rsidR="00B54686" w:rsidRDefault="00B54686">
          <w:pPr>
            <w:pStyle w:val="TDC1"/>
            <w:rPr>
              <w:rFonts w:asciiTheme="minorHAnsi" w:eastAsiaTheme="minorEastAsia" w:hAnsiTheme="minorHAnsi" w:cstheme="minorBidi"/>
              <w:bCs w:val="0"/>
              <w:caps w:val="0"/>
              <w:sz w:val="22"/>
              <w:u w:val="none"/>
              <w:lang w:val="es-MX" w:eastAsia="es-MX"/>
            </w:rPr>
          </w:pPr>
          <w:hyperlink w:anchor="_Toc359178296" w:history="1">
            <w:r w:rsidRPr="004E462B">
              <w:rPr>
                <w:rStyle w:val="Hipervnculo"/>
              </w:rPr>
              <w:t>4</w:t>
            </w:r>
            <w:r>
              <w:rPr>
                <w:rFonts w:asciiTheme="minorHAnsi" w:eastAsiaTheme="minorEastAsia" w:hAnsiTheme="minorHAnsi" w:cstheme="minorBidi"/>
                <w:bCs w:val="0"/>
                <w:caps w:val="0"/>
                <w:sz w:val="22"/>
                <w:u w:val="none"/>
                <w:lang w:val="es-MX" w:eastAsia="es-MX"/>
              </w:rPr>
              <w:tab/>
            </w:r>
            <w:r w:rsidRPr="004E462B">
              <w:rPr>
                <w:rStyle w:val="Hipervnculo"/>
              </w:rPr>
              <w:t>Objetivo General</w:t>
            </w:r>
            <w:r>
              <w:rPr>
                <w:webHidden/>
              </w:rPr>
              <w:tab/>
            </w:r>
            <w:r>
              <w:rPr>
                <w:webHidden/>
              </w:rPr>
              <w:fldChar w:fldCharType="begin"/>
            </w:r>
            <w:r>
              <w:rPr>
                <w:webHidden/>
              </w:rPr>
              <w:instrText xml:space="preserve"> PAGEREF _Toc359178296 \h </w:instrText>
            </w:r>
            <w:r>
              <w:rPr>
                <w:webHidden/>
              </w:rPr>
            </w:r>
            <w:r>
              <w:rPr>
                <w:webHidden/>
              </w:rPr>
              <w:fldChar w:fldCharType="separate"/>
            </w:r>
            <w:r>
              <w:rPr>
                <w:webHidden/>
              </w:rPr>
              <w:t>27</w:t>
            </w:r>
            <w:r>
              <w:rPr>
                <w:webHidden/>
              </w:rPr>
              <w:fldChar w:fldCharType="end"/>
            </w:r>
          </w:hyperlink>
        </w:p>
        <w:p w:rsidR="00B54686" w:rsidRDefault="00B54686">
          <w:pPr>
            <w:pStyle w:val="TDC1"/>
            <w:rPr>
              <w:rFonts w:asciiTheme="minorHAnsi" w:eastAsiaTheme="minorEastAsia" w:hAnsiTheme="minorHAnsi" w:cstheme="minorBidi"/>
              <w:bCs w:val="0"/>
              <w:caps w:val="0"/>
              <w:sz w:val="22"/>
              <w:u w:val="none"/>
              <w:lang w:val="es-MX" w:eastAsia="es-MX"/>
            </w:rPr>
          </w:pPr>
          <w:hyperlink w:anchor="_Toc359178297" w:history="1">
            <w:r w:rsidRPr="004E462B">
              <w:rPr>
                <w:rStyle w:val="Hipervnculo"/>
              </w:rPr>
              <w:t>5</w:t>
            </w:r>
            <w:r>
              <w:rPr>
                <w:rFonts w:asciiTheme="minorHAnsi" w:eastAsiaTheme="minorEastAsia" w:hAnsiTheme="minorHAnsi" w:cstheme="minorBidi"/>
                <w:bCs w:val="0"/>
                <w:caps w:val="0"/>
                <w:sz w:val="22"/>
                <w:u w:val="none"/>
                <w:lang w:val="es-MX" w:eastAsia="es-MX"/>
              </w:rPr>
              <w:tab/>
            </w:r>
            <w:r w:rsidRPr="004E462B">
              <w:rPr>
                <w:rStyle w:val="Hipervnculo"/>
              </w:rPr>
              <w:t>Objetivos específicos</w:t>
            </w:r>
            <w:r>
              <w:rPr>
                <w:webHidden/>
              </w:rPr>
              <w:tab/>
            </w:r>
            <w:r>
              <w:rPr>
                <w:webHidden/>
              </w:rPr>
              <w:fldChar w:fldCharType="begin"/>
            </w:r>
            <w:r>
              <w:rPr>
                <w:webHidden/>
              </w:rPr>
              <w:instrText xml:space="preserve"> PAGEREF _Toc359178297 \h </w:instrText>
            </w:r>
            <w:r>
              <w:rPr>
                <w:webHidden/>
              </w:rPr>
            </w:r>
            <w:r>
              <w:rPr>
                <w:webHidden/>
              </w:rPr>
              <w:fldChar w:fldCharType="separate"/>
            </w:r>
            <w:r>
              <w:rPr>
                <w:webHidden/>
              </w:rPr>
              <w:t>27</w:t>
            </w:r>
            <w:r>
              <w:rPr>
                <w:webHidden/>
              </w:rPr>
              <w:fldChar w:fldCharType="end"/>
            </w:r>
          </w:hyperlink>
        </w:p>
        <w:p w:rsidR="00B54686" w:rsidRDefault="00B54686">
          <w:pPr>
            <w:pStyle w:val="TDC1"/>
            <w:rPr>
              <w:rFonts w:asciiTheme="minorHAnsi" w:eastAsiaTheme="minorEastAsia" w:hAnsiTheme="minorHAnsi" w:cstheme="minorBidi"/>
              <w:bCs w:val="0"/>
              <w:caps w:val="0"/>
              <w:sz w:val="22"/>
              <w:u w:val="none"/>
              <w:lang w:val="es-MX" w:eastAsia="es-MX"/>
            </w:rPr>
          </w:pPr>
          <w:hyperlink w:anchor="_Toc359178298" w:history="1">
            <w:r w:rsidRPr="004E462B">
              <w:rPr>
                <w:rStyle w:val="Hipervnculo"/>
              </w:rPr>
              <w:t>6</w:t>
            </w:r>
            <w:r>
              <w:rPr>
                <w:rFonts w:asciiTheme="minorHAnsi" w:eastAsiaTheme="minorEastAsia" w:hAnsiTheme="minorHAnsi" w:cstheme="minorBidi"/>
                <w:bCs w:val="0"/>
                <w:caps w:val="0"/>
                <w:sz w:val="22"/>
                <w:u w:val="none"/>
                <w:lang w:val="es-MX" w:eastAsia="es-MX"/>
              </w:rPr>
              <w:tab/>
            </w:r>
            <w:r w:rsidRPr="004E462B">
              <w:rPr>
                <w:rStyle w:val="Hipervnculo"/>
              </w:rPr>
              <w:t>Resultados esperados</w:t>
            </w:r>
            <w:r>
              <w:rPr>
                <w:webHidden/>
              </w:rPr>
              <w:tab/>
            </w:r>
            <w:r>
              <w:rPr>
                <w:webHidden/>
              </w:rPr>
              <w:fldChar w:fldCharType="begin"/>
            </w:r>
            <w:r>
              <w:rPr>
                <w:webHidden/>
              </w:rPr>
              <w:instrText xml:space="preserve"> PAGEREF _Toc359178298 \h </w:instrText>
            </w:r>
            <w:r>
              <w:rPr>
                <w:webHidden/>
              </w:rPr>
            </w:r>
            <w:r>
              <w:rPr>
                <w:webHidden/>
              </w:rPr>
              <w:fldChar w:fldCharType="separate"/>
            </w:r>
            <w:r>
              <w:rPr>
                <w:webHidden/>
              </w:rPr>
              <w:t>27</w:t>
            </w:r>
            <w:r>
              <w:rPr>
                <w:webHidden/>
              </w:rPr>
              <w:fldChar w:fldCharType="end"/>
            </w:r>
          </w:hyperlink>
        </w:p>
        <w:p w:rsidR="00B54686" w:rsidRDefault="00B54686">
          <w:pPr>
            <w:pStyle w:val="TDC1"/>
            <w:rPr>
              <w:rFonts w:asciiTheme="minorHAnsi" w:eastAsiaTheme="minorEastAsia" w:hAnsiTheme="minorHAnsi" w:cstheme="minorBidi"/>
              <w:bCs w:val="0"/>
              <w:caps w:val="0"/>
              <w:sz w:val="22"/>
              <w:u w:val="none"/>
              <w:lang w:val="es-MX" w:eastAsia="es-MX"/>
            </w:rPr>
          </w:pPr>
          <w:hyperlink w:anchor="_Toc359178299" w:history="1">
            <w:r w:rsidRPr="004E462B">
              <w:rPr>
                <w:rStyle w:val="Hipervnculo"/>
              </w:rPr>
              <w:t>7</w:t>
            </w:r>
            <w:r>
              <w:rPr>
                <w:rFonts w:asciiTheme="minorHAnsi" w:eastAsiaTheme="minorEastAsia" w:hAnsiTheme="minorHAnsi" w:cstheme="minorBidi"/>
                <w:bCs w:val="0"/>
                <w:caps w:val="0"/>
                <w:sz w:val="22"/>
                <w:u w:val="none"/>
                <w:lang w:val="es-MX" w:eastAsia="es-MX"/>
              </w:rPr>
              <w:tab/>
            </w:r>
            <w:r w:rsidRPr="004E462B">
              <w:rPr>
                <w:rStyle w:val="Hipervnculo"/>
              </w:rPr>
              <w:t>Herramientas, métodos y procedimientos</w:t>
            </w:r>
            <w:r>
              <w:rPr>
                <w:webHidden/>
              </w:rPr>
              <w:tab/>
            </w:r>
            <w:r>
              <w:rPr>
                <w:webHidden/>
              </w:rPr>
              <w:fldChar w:fldCharType="begin"/>
            </w:r>
            <w:r>
              <w:rPr>
                <w:webHidden/>
              </w:rPr>
              <w:instrText xml:space="preserve"> PAGEREF _Toc359178299 \h </w:instrText>
            </w:r>
            <w:r>
              <w:rPr>
                <w:webHidden/>
              </w:rPr>
            </w:r>
            <w:r>
              <w:rPr>
                <w:webHidden/>
              </w:rPr>
              <w:fldChar w:fldCharType="separate"/>
            </w:r>
            <w:r>
              <w:rPr>
                <w:webHidden/>
              </w:rPr>
              <w:t>28</w:t>
            </w:r>
            <w:r>
              <w:rPr>
                <w:webHidden/>
              </w:rPr>
              <w:fldChar w:fldCharType="end"/>
            </w:r>
          </w:hyperlink>
        </w:p>
        <w:p w:rsidR="00B54686" w:rsidRDefault="00B54686">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300" w:history="1">
            <w:r w:rsidRPr="004E462B">
              <w:rPr>
                <w:rStyle w:val="Hipervnculo"/>
                <w:noProof/>
              </w:rPr>
              <w:t>7.1</w:t>
            </w:r>
            <w:r>
              <w:rPr>
                <w:rFonts w:asciiTheme="minorHAnsi" w:eastAsiaTheme="minorEastAsia" w:hAnsiTheme="minorHAnsi" w:cstheme="minorBidi"/>
                <w:b w:val="0"/>
                <w:bCs w:val="0"/>
                <w:smallCaps w:val="0"/>
                <w:noProof/>
                <w:lang w:val="es-MX" w:eastAsia="es-MX"/>
              </w:rPr>
              <w:tab/>
            </w:r>
            <w:r w:rsidRPr="004E462B">
              <w:rPr>
                <w:rStyle w:val="Hipervnculo"/>
                <w:noProof/>
              </w:rPr>
              <w:t>Mapeo</w:t>
            </w:r>
            <w:r>
              <w:rPr>
                <w:noProof/>
                <w:webHidden/>
              </w:rPr>
              <w:tab/>
            </w:r>
            <w:r>
              <w:rPr>
                <w:noProof/>
                <w:webHidden/>
              </w:rPr>
              <w:fldChar w:fldCharType="begin"/>
            </w:r>
            <w:r>
              <w:rPr>
                <w:noProof/>
                <w:webHidden/>
              </w:rPr>
              <w:instrText xml:space="preserve"> PAGEREF _Toc359178300 \h </w:instrText>
            </w:r>
            <w:r>
              <w:rPr>
                <w:noProof/>
                <w:webHidden/>
              </w:rPr>
            </w:r>
            <w:r>
              <w:rPr>
                <w:noProof/>
                <w:webHidden/>
              </w:rPr>
              <w:fldChar w:fldCharType="separate"/>
            </w:r>
            <w:r>
              <w:rPr>
                <w:noProof/>
                <w:webHidden/>
              </w:rPr>
              <w:t>28</w:t>
            </w:r>
            <w:r>
              <w:rPr>
                <w:noProof/>
                <w:webHidden/>
              </w:rPr>
              <w:fldChar w:fldCharType="end"/>
            </w:r>
          </w:hyperlink>
        </w:p>
        <w:p w:rsidR="00B54686" w:rsidRDefault="00B54686">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301" w:history="1">
            <w:r w:rsidRPr="004E462B">
              <w:rPr>
                <w:rStyle w:val="Hipervnculo"/>
                <w:noProof/>
                <w:lang w:val="en-US"/>
              </w:rPr>
              <w:t>7.2</w:t>
            </w:r>
            <w:r>
              <w:rPr>
                <w:rFonts w:asciiTheme="minorHAnsi" w:eastAsiaTheme="minorEastAsia" w:hAnsiTheme="minorHAnsi" w:cstheme="minorBidi"/>
                <w:b w:val="0"/>
                <w:bCs w:val="0"/>
                <w:smallCaps w:val="0"/>
                <w:noProof/>
                <w:lang w:val="es-MX" w:eastAsia="es-MX"/>
              </w:rPr>
              <w:tab/>
            </w:r>
            <w:r w:rsidRPr="004E462B">
              <w:rPr>
                <w:rStyle w:val="Hipervnculo"/>
                <w:noProof/>
                <w:lang w:val="en-US"/>
              </w:rPr>
              <w:t>Project Management Body of Knowledge (PMBOK)</w:t>
            </w:r>
            <w:r>
              <w:rPr>
                <w:noProof/>
                <w:webHidden/>
              </w:rPr>
              <w:tab/>
            </w:r>
            <w:r>
              <w:rPr>
                <w:noProof/>
                <w:webHidden/>
              </w:rPr>
              <w:fldChar w:fldCharType="begin"/>
            </w:r>
            <w:r>
              <w:rPr>
                <w:noProof/>
                <w:webHidden/>
              </w:rPr>
              <w:instrText xml:space="preserve"> PAGEREF _Toc359178301 \h </w:instrText>
            </w:r>
            <w:r>
              <w:rPr>
                <w:noProof/>
                <w:webHidden/>
              </w:rPr>
            </w:r>
            <w:r>
              <w:rPr>
                <w:noProof/>
                <w:webHidden/>
              </w:rPr>
              <w:fldChar w:fldCharType="separate"/>
            </w:r>
            <w:r>
              <w:rPr>
                <w:noProof/>
                <w:webHidden/>
              </w:rPr>
              <w:t>29</w:t>
            </w:r>
            <w:r>
              <w:rPr>
                <w:noProof/>
                <w:webHidden/>
              </w:rPr>
              <w:fldChar w:fldCharType="end"/>
            </w:r>
          </w:hyperlink>
        </w:p>
        <w:p w:rsidR="00B54686" w:rsidRDefault="00B54686">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302" w:history="1">
            <w:r w:rsidRPr="004E462B">
              <w:rPr>
                <w:rStyle w:val="Hipervnculo"/>
                <w:noProof/>
                <w:lang w:val="es-MX"/>
              </w:rPr>
              <w:t>7.2.1</w:t>
            </w:r>
            <w:r>
              <w:rPr>
                <w:rFonts w:asciiTheme="minorHAnsi" w:eastAsiaTheme="minorEastAsia" w:hAnsiTheme="minorHAnsi" w:cstheme="minorBidi"/>
                <w:smallCaps w:val="0"/>
                <w:noProof/>
                <w:lang w:val="es-MX" w:eastAsia="es-MX"/>
              </w:rPr>
              <w:tab/>
            </w:r>
            <w:r w:rsidRPr="004E462B">
              <w:rPr>
                <w:rStyle w:val="Hipervnculo"/>
                <w:noProof/>
                <w:lang w:val="es-MX"/>
              </w:rPr>
              <w:t>Justificación</w:t>
            </w:r>
            <w:r>
              <w:rPr>
                <w:noProof/>
                <w:webHidden/>
              </w:rPr>
              <w:tab/>
            </w:r>
            <w:r>
              <w:rPr>
                <w:noProof/>
                <w:webHidden/>
              </w:rPr>
              <w:fldChar w:fldCharType="begin"/>
            </w:r>
            <w:r>
              <w:rPr>
                <w:noProof/>
                <w:webHidden/>
              </w:rPr>
              <w:instrText xml:space="preserve"> PAGEREF _Toc359178302 \h </w:instrText>
            </w:r>
            <w:r>
              <w:rPr>
                <w:noProof/>
                <w:webHidden/>
              </w:rPr>
            </w:r>
            <w:r>
              <w:rPr>
                <w:noProof/>
                <w:webHidden/>
              </w:rPr>
              <w:fldChar w:fldCharType="separate"/>
            </w:r>
            <w:r>
              <w:rPr>
                <w:noProof/>
                <w:webHidden/>
              </w:rPr>
              <w:t>29</w:t>
            </w:r>
            <w:r>
              <w:rPr>
                <w:noProof/>
                <w:webHidden/>
              </w:rPr>
              <w:fldChar w:fldCharType="end"/>
            </w:r>
          </w:hyperlink>
        </w:p>
        <w:p w:rsidR="00B54686" w:rsidRDefault="00B54686">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303" w:history="1">
            <w:r w:rsidRPr="004E462B">
              <w:rPr>
                <w:rStyle w:val="Hipervnculo"/>
                <w:noProof/>
                <w:lang w:val="es-MX"/>
              </w:rPr>
              <w:t>7.2.2</w:t>
            </w:r>
            <w:r>
              <w:rPr>
                <w:rFonts w:asciiTheme="minorHAnsi" w:eastAsiaTheme="minorEastAsia" w:hAnsiTheme="minorHAnsi" w:cstheme="minorBidi"/>
                <w:smallCaps w:val="0"/>
                <w:noProof/>
                <w:lang w:val="es-MX" w:eastAsia="es-MX"/>
              </w:rPr>
              <w:tab/>
            </w:r>
            <w:r w:rsidRPr="004E462B">
              <w:rPr>
                <w:rStyle w:val="Hipervnculo"/>
                <w:noProof/>
                <w:lang w:val="es-MX"/>
              </w:rPr>
              <w:t>Lista de Principios</w:t>
            </w:r>
            <w:r>
              <w:rPr>
                <w:noProof/>
                <w:webHidden/>
              </w:rPr>
              <w:tab/>
            </w:r>
            <w:r>
              <w:rPr>
                <w:noProof/>
                <w:webHidden/>
              </w:rPr>
              <w:fldChar w:fldCharType="begin"/>
            </w:r>
            <w:r>
              <w:rPr>
                <w:noProof/>
                <w:webHidden/>
              </w:rPr>
              <w:instrText xml:space="preserve"> PAGEREF _Toc359178303 \h </w:instrText>
            </w:r>
            <w:r>
              <w:rPr>
                <w:noProof/>
                <w:webHidden/>
              </w:rPr>
            </w:r>
            <w:r>
              <w:rPr>
                <w:noProof/>
                <w:webHidden/>
              </w:rPr>
              <w:fldChar w:fldCharType="separate"/>
            </w:r>
            <w:r>
              <w:rPr>
                <w:noProof/>
                <w:webHidden/>
              </w:rPr>
              <w:t>30</w:t>
            </w:r>
            <w:r>
              <w:rPr>
                <w:noProof/>
                <w:webHidden/>
              </w:rPr>
              <w:fldChar w:fldCharType="end"/>
            </w:r>
          </w:hyperlink>
        </w:p>
        <w:p w:rsidR="00B54686" w:rsidRDefault="00B54686">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304" w:history="1">
            <w:r w:rsidRPr="004E462B">
              <w:rPr>
                <w:rStyle w:val="Hipervnculo"/>
                <w:noProof/>
              </w:rPr>
              <w:t>7.3</w:t>
            </w:r>
            <w:r>
              <w:rPr>
                <w:rFonts w:asciiTheme="minorHAnsi" w:eastAsiaTheme="minorEastAsia" w:hAnsiTheme="minorHAnsi" w:cstheme="minorBidi"/>
                <w:b w:val="0"/>
                <w:bCs w:val="0"/>
                <w:smallCaps w:val="0"/>
                <w:noProof/>
                <w:lang w:val="es-MX" w:eastAsia="es-MX"/>
              </w:rPr>
              <w:tab/>
            </w:r>
            <w:r w:rsidRPr="004E462B">
              <w:rPr>
                <w:rStyle w:val="Hipervnculo"/>
                <w:noProof/>
              </w:rPr>
              <w:t>Business Case Guide (BCG)</w:t>
            </w:r>
            <w:r>
              <w:rPr>
                <w:noProof/>
                <w:webHidden/>
              </w:rPr>
              <w:tab/>
            </w:r>
            <w:r>
              <w:rPr>
                <w:noProof/>
                <w:webHidden/>
              </w:rPr>
              <w:fldChar w:fldCharType="begin"/>
            </w:r>
            <w:r>
              <w:rPr>
                <w:noProof/>
                <w:webHidden/>
              </w:rPr>
              <w:instrText xml:space="preserve"> PAGEREF _Toc359178304 \h </w:instrText>
            </w:r>
            <w:r>
              <w:rPr>
                <w:noProof/>
                <w:webHidden/>
              </w:rPr>
            </w:r>
            <w:r>
              <w:rPr>
                <w:noProof/>
                <w:webHidden/>
              </w:rPr>
              <w:fldChar w:fldCharType="separate"/>
            </w:r>
            <w:r>
              <w:rPr>
                <w:noProof/>
                <w:webHidden/>
              </w:rPr>
              <w:t>31</w:t>
            </w:r>
            <w:r>
              <w:rPr>
                <w:noProof/>
                <w:webHidden/>
              </w:rPr>
              <w:fldChar w:fldCharType="end"/>
            </w:r>
          </w:hyperlink>
        </w:p>
        <w:p w:rsidR="00B54686" w:rsidRDefault="00B54686">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305" w:history="1">
            <w:r w:rsidRPr="004E462B">
              <w:rPr>
                <w:rStyle w:val="Hipervnculo"/>
                <w:noProof/>
                <w:lang w:val="es-MX"/>
              </w:rPr>
              <w:t>7.3.1</w:t>
            </w:r>
            <w:r>
              <w:rPr>
                <w:rFonts w:asciiTheme="minorHAnsi" w:eastAsiaTheme="minorEastAsia" w:hAnsiTheme="minorHAnsi" w:cstheme="minorBidi"/>
                <w:smallCaps w:val="0"/>
                <w:noProof/>
                <w:lang w:val="es-MX" w:eastAsia="es-MX"/>
              </w:rPr>
              <w:tab/>
            </w:r>
            <w:r w:rsidRPr="004E462B">
              <w:rPr>
                <w:rStyle w:val="Hipervnculo"/>
                <w:noProof/>
                <w:lang w:val="es-MX"/>
              </w:rPr>
              <w:t>Justificación</w:t>
            </w:r>
            <w:r>
              <w:rPr>
                <w:noProof/>
                <w:webHidden/>
              </w:rPr>
              <w:tab/>
            </w:r>
            <w:r>
              <w:rPr>
                <w:noProof/>
                <w:webHidden/>
              </w:rPr>
              <w:fldChar w:fldCharType="begin"/>
            </w:r>
            <w:r>
              <w:rPr>
                <w:noProof/>
                <w:webHidden/>
              </w:rPr>
              <w:instrText xml:space="preserve"> PAGEREF _Toc359178305 \h </w:instrText>
            </w:r>
            <w:r>
              <w:rPr>
                <w:noProof/>
                <w:webHidden/>
              </w:rPr>
            </w:r>
            <w:r>
              <w:rPr>
                <w:noProof/>
                <w:webHidden/>
              </w:rPr>
              <w:fldChar w:fldCharType="separate"/>
            </w:r>
            <w:r>
              <w:rPr>
                <w:noProof/>
                <w:webHidden/>
              </w:rPr>
              <w:t>32</w:t>
            </w:r>
            <w:r>
              <w:rPr>
                <w:noProof/>
                <w:webHidden/>
              </w:rPr>
              <w:fldChar w:fldCharType="end"/>
            </w:r>
          </w:hyperlink>
        </w:p>
        <w:p w:rsidR="00B54686" w:rsidRDefault="00B54686">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306" w:history="1">
            <w:r w:rsidRPr="004E462B">
              <w:rPr>
                <w:rStyle w:val="Hipervnculo"/>
                <w:noProof/>
                <w:lang w:val="es-MX"/>
              </w:rPr>
              <w:t>7.3.2</w:t>
            </w:r>
            <w:r>
              <w:rPr>
                <w:rFonts w:asciiTheme="minorHAnsi" w:eastAsiaTheme="minorEastAsia" w:hAnsiTheme="minorHAnsi" w:cstheme="minorBidi"/>
                <w:smallCaps w:val="0"/>
                <w:noProof/>
                <w:lang w:val="es-MX" w:eastAsia="es-MX"/>
              </w:rPr>
              <w:tab/>
            </w:r>
            <w:r w:rsidRPr="004E462B">
              <w:rPr>
                <w:rStyle w:val="Hipervnculo"/>
                <w:noProof/>
                <w:lang w:val="es-MX"/>
              </w:rPr>
              <w:t>Lista de Principios</w:t>
            </w:r>
            <w:r>
              <w:rPr>
                <w:noProof/>
                <w:webHidden/>
              </w:rPr>
              <w:tab/>
            </w:r>
            <w:r>
              <w:rPr>
                <w:noProof/>
                <w:webHidden/>
              </w:rPr>
              <w:fldChar w:fldCharType="begin"/>
            </w:r>
            <w:r>
              <w:rPr>
                <w:noProof/>
                <w:webHidden/>
              </w:rPr>
              <w:instrText xml:space="preserve"> PAGEREF _Toc359178306 \h </w:instrText>
            </w:r>
            <w:r>
              <w:rPr>
                <w:noProof/>
                <w:webHidden/>
              </w:rPr>
            </w:r>
            <w:r>
              <w:rPr>
                <w:noProof/>
                <w:webHidden/>
              </w:rPr>
              <w:fldChar w:fldCharType="separate"/>
            </w:r>
            <w:r>
              <w:rPr>
                <w:noProof/>
                <w:webHidden/>
              </w:rPr>
              <w:t>32</w:t>
            </w:r>
            <w:r>
              <w:rPr>
                <w:noProof/>
                <w:webHidden/>
              </w:rPr>
              <w:fldChar w:fldCharType="end"/>
            </w:r>
          </w:hyperlink>
        </w:p>
        <w:p w:rsidR="00B54686" w:rsidRDefault="00B54686">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307" w:history="1">
            <w:r w:rsidRPr="004E462B">
              <w:rPr>
                <w:rStyle w:val="Hipervnculo"/>
                <w:noProof/>
              </w:rPr>
              <w:t>7.4</w:t>
            </w:r>
            <w:r>
              <w:rPr>
                <w:rFonts w:asciiTheme="minorHAnsi" w:eastAsiaTheme="minorEastAsia" w:hAnsiTheme="minorHAnsi" w:cstheme="minorBidi"/>
                <w:b w:val="0"/>
                <w:bCs w:val="0"/>
                <w:smallCaps w:val="0"/>
                <w:noProof/>
                <w:lang w:val="es-MX" w:eastAsia="es-MX"/>
              </w:rPr>
              <w:tab/>
            </w:r>
            <w:r w:rsidRPr="004E462B">
              <w:rPr>
                <w:rStyle w:val="Hipervnculo"/>
                <w:noProof/>
              </w:rPr>
              <w:t>Extreme Programming (XP)</w:t>
            </w:r>
            <w:r>
              <w:rPr>
                <w:noProof/>
                <w:webHidden/>
              </w:rPr>
              <w:tab/>
            </w:r>
            <w:r>
              <w:rPr>
                <w:noProof/>
                <w:webHidden/>
              </w:rPr>
              <w:fldChar w:fldCharType="begin"/>
            </w:r>
            <w:r>
              <w:rPr>
                <w:noProof/>
                <w:webHidden/>
              </w:rPr>
              <w:instrText xml:space="preserve"> PAGEREF _Toc359178307 \h </w:instrText>
            </w:r>
            <w:r>
              <w:rPr>
                <w:noProof/>
                <w:webHidden/>
              </w:rPr>
            </w:r>
            <w:r>
              <w:rPr>
                <w:noProof/>
                <w:webHidden/>
              </w:rPr>
              <w:fldChar w:fldCharType="separate"/>
            </w:r>
            <w:r>
              <w:rPr>
                <w:noProof/>
                <w:webHidden/>
              </w:rPr>
              <w:t>34</w:t>
            </w:r>
            <w:r>
              <w:rPr>
                <w:noProof/>
                <w:webHidden/>
              </w:rPr>
              <w:fldChar w:fldCharType="end"/>
            </w:r>
          </w:hyperlink>
        </w:p>
        <w:p w:rsidR="00B54686" w:rsidRDefault="00B54686">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308" w:history="1">
            <w:r w:rsidRPr="004E462B">
              <w:rPr>
                <w:rStyle w:val="Hipervnculo"/>
                <w:noProof/>
                <w:lang w:val="es-MX"/>
              </w:rPr>
              <w:t>7.4.1</w:t>
            </w:r>
            <w:r>
              <w:rPr>
                <w:rFonts w:asciiTheme="minorHAnsi" w:eastAsiaTheme="minorEastAsia" w:hAnsiTheme="minorHAnsi" w:cstheme="minorBidi"/>
                <w:smallCaps w:val="0"/>
                <w:noProof/>
                <w:lang w:val="es-MX" w:eastAsia="es-MX"/>
              </w:rPr>
              <w:tab/>
            </w:r>
            <w:r w:rsidRPr="004E462B">
              <w:rPr>
                <w:rStyle w:val="Hipervnculo"/>
                <w:noProof/>
                <w:lang w:val="es-MX"/>
              </w:rPr>
              <w:t>Justificación</w:t>
            </w:r>
            <w:r>
              <w:rPr>
                <w:noProof/>
                <w:webHidden/>
              </w:rPr>
              <w:tab/>
            </w:r>
            <w:r>
              <w:rPr>
                <w:noProof/>
                <w:webHidden/>
              </w:rPr>
              <w:fldChar w:fldCharType="begin"/>
            </w:r>
            <w:r>
              <w:rPr>
                <w:noProof/>
                <w:webHidden/>
              </w:rPr>
              <w:instrText xml:space="preserve"> PAGEREF _Toc359178308 \h </w:instrText>
            </w:r>
            <w:r>
              <w:rPr>
                <w:noProof/>
                <w:webHidden/>
              </w:rPr>
            </w:r>
            <w:r>
              <w:rPr>
                <w:noProof/>
                <w:webHidden/>
              </w:rPr>
              <w:fldChar w:fldCharType="separate"/>
            </w:r>
            <w:r>
              <w:rPr>
                <w:noProof/>
                <w:webHidden/>
              </w:rPr>
              <w:t>34</w:t>
            </w:r>
            <w:r>
              <w:rPr>
                <w:noProof/>
                <w:webHidden/>
              </w:rPr>
              <w:fldChar w:fldCharType="end"/>
            </w:r>
          </w:hyperlink>
        </w:p>
        <w:p w:rsidR="00B54686" w:rsidRDefault="00B54686">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309" w:history="1">
            <w:r w:rsidRPr="004E462B">
              <w:rPr>
                <w:rStyle w:val="Hipervnculo"/>
                <w:noProof/>
                <w:lang w:val="es-MX"/>
              </w:rPr>
              <w:t>7.4.2</w:t>
            </w:r>
            <w:r>
              <w:rPr>
                <w:rFonts w:asciiTheme="minorHAnsi" w:eastAsiaTheme="minorEastAsia" w:hAnsiTheme="minorHAnsi" w:cstheme="minorBidi"/>
                <w:smallCaps w:val="0"/>
                <w:noProof/>
                <w:lang w:val="es-MX" w:eastAsia="es-MX"/>
              </w:rPr>
              <w:tab/>
            </w:r>
            <w:r w:rsidRPr="004E462B">
              <w:rPr>
                <w:rStyle w:val="Hipervnculo"/>
                <w:noProof/>
                <w:lang w:val="es-MX"/>
              </w:rPr>
              <w:t>Lista de Principios</w:t>
            </w:r>
            <w:r>
              <w:rPr>
                <w:noProof/>
                <w:webHidden/>
              </w:rPr>
              <w:tab/>
            </w:r>
            <w:r>
              <w:rPr>
                <w:noProof/>
                <w:webHidden/>
              </w:rPr>
              <w:fldChar w:fldCharType="begin"/>
            </w:r>
            <w:r>
              <w:rPr>
                <w:noProof/>
                <w:webHidden/>
              </w:rPr>
              <w:instrText xml:space="preserve"> PAGEREF _Toc359178309 \h </w:instrText>
            </w:r>
            <w:r>
              <w:rPr>
                <w:noProof/>
                <w:webHidden/>
              </w:rPr>
            </w:r>
            <w:r>
              <w:rPr>
                <w:noProof/>
                <w:webHidden/>
              </w:rPr>
              <w:fldChar w:fldCharType="separate"/>
            </w:r>
            <w:r>
              <w:rPr>
                <w:noProof/>
                <w:webHidden/>
              </w:rPr>
              <w:t>34</w:t>
            </w:r>
            <w:r>
              <w:rPr>
                <w:noProof/>
                <w:webHidden/>
              </w:rPr>
              <w:fldChar w:fldCharType="end"/>
            </w:r>
          </w:hyperlink>
        </w:p>
        <w:p w:rsidR="00B54686" w:rsidRDefault="00B54686">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310" w:history="1">
            <w:r w:rsidRPr="004E462B">
              <w:rPr>
                <w:rStyle w:val="Hipervnculo"/>
                <w:noProof/>
                <w:lang w:val="en-US"/>
              </w:rPr>
              <w:t>7.5</w:t>
            </w:r>
            <w:r>
              <w:rPr>
                <w:rFonts w:asciiTheme="minorHAnsi" w:eastAsiaTheme="minorEastAsia" w:hAnsiTheme="minorHAnsi" w:cstheme="minorBidi"/>
                <w:b w:val="0"/>
                <w:bCs w:val="0"/>
                <w:smallCaps w:val="0"/>
                <w:noProof/>
                <w:lang w:val="es-MX" w:eastAsia="es-MX"/>
              </w:rPr>
              <w:tab/>
            </w:r>
            <w:r w:rsidRPr="004E462B">
              <w:rPr>
                <w:rStyle w:val="Hipervnculo"/>
                <w:noProof/>
                <w:lang w:val="en-US"/>
              </w:rPr>
              <w:t>Business Process Modeling and Notation (BPMN)</w:t>
            </w:r>
            <w:r>
              <w:rPr>
                <w:noProof/>
                <w:webHidden/>
              </w:rPr>
              <w:tab/>
            </w:r>
            <w:r>
              <w:rPr>
                <w:noProof/>
                <w:webHidden/>
              </w:rPr>
              <w:fldChar w:fldCharType="begin"/>
            </w:r>
            <w:r>
              <w:rPr>
                <w:noProof/>
                <w:webHidden/>
              </w:rPr>
              <w:instrText xml:space="preserve"> PAGEREF _Toc359178310 \h </w:instrText>
            </w:r>
            <w:r>
              <w:rPr>
                <w:noProof/>
                <w:webHidden/>
              </w:rPr>
            </w:r>
            <w:r>
              <w:rPr>
                <w:noProof/>
                <w:webHidden/>
              </w:rPr>
              <w:fldChar w:fldCharType="separate"/>
            </w:r>
            <w:r>
              <w:rPr>
                <w:noProof/>
                <w:webHidden/>
              </w:rPr>
              <w:t>36</w:t>
            </w:r>
            <w:r>
              <w:rPr>
                <w:noProof/>
                <w:webHidden/>
              </w:rPr>
              <w:fldChar w:fldCharType="end"/>
            </w:r>
          </w:hyperlink>
        </w:p>
        <w:p w:rsidR="00B54686" w:rsidRDefault="00B54686">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311" w:history="1">
            <w:r w:rsidRPr="004E462B">
              <w:rPr>
                <w:rStyle w:val="Hipervnculo"/>
                <w:noProof/>
                <w:lang w:val="en-US"/>
              </w:rPr>
              <w:t>7.5.1</w:t>
            </w:r>
            <w:r>
              <w:rPr>
                <w:rFonts w:asciiTheme="minorHAnsi" w:eastAsiaTheme="minorEastAsia" w:hAnsiTheme="minorHAnsi" w:cstheme="minorBidi"/>
                <w:smallCaps w:val="0"/>
                <w:noProof/>
                <w:lang w:val="es-MX" w:eastAsia="es-MX"/>
              </w:rPr>
              <w:tab/>
            </w:r>
            <w:r w:rsidRPr="004E462B">
              <w:rPr>
                <w:rStyle w:val="Hipervnculo"/>
                <w:noProof/>
                <w:lang w:val="es-MX"/>
              </w:rPr>
              <w:t>Descripción</w:t>
            </w:r>
            <w:r>
              <w:rPr>
                <w:noProof/>
                <w:webHidden/>
              </w:rPr>
              <w:tab/>
            </w:r>
            <w:r>
              <w:rPr>
                <w:noProof/>
                <w:webHidden/>
              </w:rPr>
              <w:fldChar w:fldCharType="begin"/>
            </w:r>
            <w:r>
              <w:rPr>
                <w:noProof/>
                <w:webHidden/>
              </w:rPr>
              <w:instrText xml:space="preserve"> PAGEREF _Toc359178311 \h </w:instrText>
            </w:r>
            <w:r>
              <w:rPr>
                <w:noProof/>
                <w:webHidden/>
              </w:rPr>
            </w:r>
            <w:r>
              <w:rPr>
                <w:noProof/>
                <w:webHidden/>
              </w:rPr>
              <w:fldChar w:fldCharType="separate"/>
            </w:r>
            <w:r>
              <w:rPr>
                <w:noProof/>
                <w:webHidden/>
              </w:rPr>
              <w:t>36</w:t>
            </w:r>
            <w:r>
              <w:rPr>
                <w:noProof/>
                <w:webHidden/>
              </w:rPr>
              <w:fldChar w:fldCharType="end"/>
            </w:r>
          </w:hyperlink>
        </w:p>
        <w:p w:rsidR="00B54686" w:rsidRDefault="00B54686">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312" w:history="1">
            <w:r w:rsidRPr="004E462B">
              <w:rPr>
                <w:rStyle w:val="Hipervnculo"/>
                <w:noProof/>
                <w:lang w:val="es-MX"/>
              </w:rPr>
              <w:t>7.5.2</w:t>
            </w:r>
            <w:r>
              <w:rPr>
                <w:rFonts w:asciiTheme="minorHAnsi" w:eastAsiaTheme="minorEastAsia" w:hAnsiTheme="minorHAnsi" w:cstheme="minorBidi"/>
                <w:smallCaps w:val="0"/>
                <w:noProof/>
                <w:lang w:val="es-MX" w:eastAsia="es-MX"/>
              </w:rPr>
              <w:tab/>
            </w:r>
            <w:r w:rsidRPr="004E462B">
              <w:rPr>
                <w:rStyle w:val="Hipervnculo"/>
                <w:noProof/>
                <w:lang w:val="es-MX"/>
              </w:rPr>
              <w:t>Justificación</w:t>
            </w:r>
            <w:r>
              <w:rPr>
                <w:noProof/>
                <w:webHidden/>
              </w:rPr>
              <w:tab/>
            </w:r>
            <w:r>
              <w:rPr>
                <w:noProof/>
                <w:webHidden/>
              </w:rPr>
              <w:fldChar w:fldCharType="begin"/>
            </w:r>
            <w:r>
              <w:rPr>
                <w:noProof/>
                <w:webHidden/>
              </w:rPr>
              <w:instrText xml:space="preserve"> PAGEREF _Toc359178312 \h </w:instrText>
            </w:r>
            <w:r>
              <w:rPr>
                <w:noProof/>
                <w:webHidden/>
              </w:rPr>
            </w:r>
            <w:r>
              <w:rPr>
                <w:noProof/>
                <w:webHidden/>
              </w:rPr>
              <w:fldChar w:fldCharType="separate"/>
            </w:r>
            <w:r>
              <w:rPr>
                <w:noProof/>
                <w:webHidden/>
              </w:rPr>
              <w:t>36</w:t>
            </w:r>
            <w:r>
              <w:rPr>
                <w:noProof/>
                <w:webHidden/>
              </w:rPr>
              <w:fldChar w:fldCharType="end"/>
            </w:r>
          </w:hyperlink>
        </w:p>
        <w:p w:rsidR="00B54686" w:rsidRDefault="00B54686">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313" w:history="1">
            <w:r w:rsidRPr="004E462B">
              <w:rPr>
                <w:rStyle w:val="Hipervnculo"/>
                <w:noProof/>
              </w:rPr>
              <w:t>7.6</w:t>
            </w:r>
            <w:r>
              <w:rPr>
                <w:rFonts w:asciiTheme="minorHAnsi" w:eastAsiaTheme="minorEastAsia" w:hAnsiTheme="minorHAnsi" w:cstheme="minorBidi"/>
                <w:b w:val="0"/>
                <w:bCs w:val="0"/>
                <w:smallCaps w:val="0"/>
                <w:noProof/>
                <w:lang w:val="es-MX" w:eastAsia="es-MX"/>
              </w:rPr>
              <w:tab/>
            </w:r>
            <w:r w:rsidRPr="004E462B">
              <w:rPr>
                <w:rStyle w:val="Hipervnculo"/>
                <w:noProof/>
              </w:rPr>
              <w:t>PSeudo Intérprete (PSeInt)</w:t>
            </w:r>
            <w:r>
              <w:rPr>
                <w:noProof/>
                <w:webHidden/>
              </w:rPr>
              <w:tab/>
            </w:r>
            <w:r>
              <w:rPr>
                <w:noProof/>
                <w:webHidden/>
              </w:rPr>
              <w:fldChar w:fldCharType="begin"/>
            </w:r>
            <w:r>
              <w:rPr>
                <w:noProof/>
                <w:webHidden/>
              </w:rPr>
              <w:instrText xml:space="preserve"> PAGEREF _Toc359178313 \h </w:instrText>
            </w:r>
            <w:r>
              <w:rPr>
                <w:noProof/>
                <w:webHidden/>
              </w:rPr>
            </w:r>
            <w:r>
              <w:rPr>
                <w:noProof/>
                <w:webHidden/>
              </w:rPr>
              <w:fldChar w:fldCharType="separate"/>
            </w:r>
            <w:r>
              <w:rPr>
                <w:noProof/>
                <w:webHidden/>
              </w:rPr>
              <w:t>36</w:t>
            </w:r>
            <w:r>
              <w:rPr>
                <w:noProof/>
                <w:webHidden/>
              </w:rPr>
              <w:fldChar w:fldCharType="end"/>
            </w:r>
          </w:hyperlink>
        </w:p>
        <w:p w:rsidR="00B54686" w:rsidRDefault="00B54686">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314" w:history="1">
            <w:r w:rsidRPr="004E462B">
              <w:rPr>
                <w:rStyle w:val="Hipervnculo"/>
                <w:noProof/>
                <w:lang w:val="en-US"/>
              </w:rPr>
              <w:t>7.6.1</w:t>
            </w:r>
            <w:r>
              <w:rPr>
                <w:rFonts w:asciiTheme="minorHAnsi" w:eastAsiaTheme="minorEastAsia" w:hAnsiTheme="minorHAnsi" w:cstheme="minorBidi"/>
                <w:smallCaps w:val="0"/>
                <w:noProof/>
                <w:lang w:val="es-MX" w:eastAsia="es-MX"/>
              </w:rPr>
              <w:tab/>
            </w:r>
            <w:r w:rsidRPr="004E462B">
              <w:rPr>
                <w:rStyle w:val="Hipervnculo"/>
                <w:noProof/>
                <w:lang w:val="es-MX"/>
              </w:rPr>
              <w:t>Descripción</w:t>
            </w:r>
            <w:r>
              <w:rPr>
                <w:noProof/>
                <w:webHidden/>
              </w:rPr>
              <w:tab/>
            </w:r>
            <w:r>
              <w:rPr>
                <w:noProof/>
                <w:webHidden/>
              </w:rPr>
              <w:fldChar w:fldCharType="begin"/>
            </w:r>
            <w:r>
              <w:rPr>
                <w:noProof/>
                <w:webHidden/>
              </w:rPr>
              <w:instrText xml:space="preserve"> PAGEREF _Toc359178314 \h </w:instrText>
            </w:r>
            <w:r>
              <w:rPr>
                <w:noProof/>
                <w:webHidden/>
              </w:rPr>
            </w:r>
            <w:r>
              <w:rPr>
                <w:noProof/>
                <w:webHidden/>
              </w:rPr>
              <w:fldChar w:fldCharType="separate"/>
            </w:r>
            <w:r>
              <w:rPr>
                <w:noProof/>
                <w:webHidden/>
              </w:rPr>
              <w:t>36</w:t>
            </w:r>
            <w:r>
              <w:rPr>
                <w:noProof/>
                <w:webHidden/>
              </w:rPr>
              <w:fldChar w:fldCharType="end"/>
            </w:r>
          </w:hyperlink>
        </w:p>
        <w:p w:rsidR="00B54686" w:rsidRDefault="00B54686">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315" w:history="1">
            <w:r w:rsidRPr="004E462B">
              <w:rPr>
                <w:rStyle w:val="Hipervnculo"/>
                <w:noProof/>
                <w:lang w:val="es-MX"/>
              </w:rPr>
              <w:t>7.6.2</w:t>
            </w:r>
            <w:r>
              <w:rPr>
                <w:rFonts w:asciiTheme="minorHAnsi" w:eastAsiaTheme="minorEastAsia" w:hAnsiTheme="minorHAnsi" w:cstheme="minorBidi"/>
                <w:smallCaps w:val="0"/>
                <w:noProof/>
                <w:lang w:val="es-MX" w:eastAsia="es-MX"/>
              </w:rPr>
              <w:tab/>
            </w:r>
            <w:r w:rsidRPr="004E462B">
              <w:rPr>
                <w:rStyle w:val="Hipervnculo"/>
                <w:noProof/>
                <w:lang w:val="es-MX"/>
              </w:rPr>
              <w:t>Justificación</w:t>
            </w:r>
            <w:r>
              <w:rPr>
                <w:noProof/>
                <w:webHidden/>
              </w:rPr>
              <w:tab/>
            </w:r>
            <w:r>
              <w:rPr>
                <w:noProof/>
                <w:webHidden/>
              </w:rPr>
              <w:fldChar w:fldCharType="begin"/>
            </w:r>
            <w:r>
              <w:rPr>
                <w:noProof/>
                <w:webHidden/>
              </w:rPr>
              <w:instrText xml:space="preserve"> PAGEREF _Toc359178315 \h </w:instrText>
            </w:r>
            <w:r>
              <w:rPr>
                <w:noProof/>
                <w:webHidden/>
              </w:rPr>
            </w:r>
            <w:r>
              <w:rPr>
                <w:noProof/>
                <w:webHidden/>
              </w:rPr>
              <w:fldChar w:fldCharType="separate"/>
            </w:r>
            <w:r>
              <w:rPr>
                <w:noProof/>
                <w:webHidden/>
              </w:rPr>
              <w:t>36</w:t>
            </w:r>
            <w:r>
              <w:rPr>
                <w:noProof/>
                <w:webHidden/>
              </w:rPr>
              <w:fldChar w:fldCharType="end"/>
            </w:r>
          </w:hyperlink>
        </w:p>
        <w:p w:rsidR="00B54686" w:rsidRDefault="00B54686">
          <w:pPr>
            <w:pStyle w:val="TDC1"/>
            <w:rPr>
              <w:rStyle w:val="Hipervnculo"/>
            </w:rPr>
          </w:pPr>
        </w:p>
        <w:p w:rsidR="00B54686" w:rsidRDefault="00B54686">
          <w:pPr>
            <w:pStyle w:val="TDC1"/>
            <w:rPr>
              <w:rFonts w:asciiTheme="minorHAnsi" w:eastAsiaTheme="minorEastAsia" w:hAnsiTheme="minorHAnsi" w:cstheme="minorBidi"/>
              <w:bCs w:val="0"/>
              <w:caps w:val="0"/>
              <w:sz w:val="22"/>
              <w:u w:val="none"/>
              <w:lang w:val="es-MX" w:eastAsia="es-MX"/>
            </w:rPr>
          </w:pPr>
          <w:hyperlink w:anchor="_Toc359178316" w:history="1">
            <w:r w:rsidRPr="004E462B">
              <w:rPr>
                <w:rStyle w:val="Hipervnculo"/>
              </w:rPr>
              <w:t>8</w:t>
            </w:r>
            <w:r>
              <w:rPr>
                <w:rFonts w:asciiTheme="minorHAnsi" w:eastAsiaTheme="minorEastAsia" w:hAnsiTheme="minorHAnsi" w:cstheme="minorBidi"/>
                <w:bCs w:val="0"/>
                <w:caps w:val="0"/>
                <w:sz w:val="22"/>
                <w:u w:val="none"/>
                <w:lang w:val="es-MX" w:eastAsia="es-MX"/>
              </w:rPr>
              <w:tab/>
            </w:r>
            <w:r w:rsidRPr="004E462B">
              <w:rPr>
                <w:rStyle w:val="Hipervnculo"/>
              </w:rPr>
              <w:t>Alc</w:t>
            </w:r>
            <w:r w:rsidRPr="004E462B">
              <w:rPr>
                <w:rStyle w:val="Hipervnculo"/>
              </w:rPr>
              <w:t>a</w:t>
            </w:r>
            <w:r w:rsidRPr="004E462B">
              <w:rPr>
                <w:rStyle w:val="Hipervnculo"/>
              </w:rPr>
              <w:t>nce</w:t>
            </w:r>
            <w:r>
              <w:rPr>
                <w:webHidden/>
              </w:rPr>
              <w:tab/>
            </w:r>
            <w:r>
              <w:rPr>
                <w:webHidden/>
              </w:rPr>
              <w:fldChar w:fldCharType="begin"/>
            </w:r>
            <w:r>
              <w:rPr>
                <w:webHidden/>
              </w:rPr>
              <w:instrText xml:space="preserve"> PAGEREF _Toc359178316 \h </w:instrText>
            </w:r>
            <w:r>
              <w:rPr>
                <w:webHidden/>
              </w:rPr>
            </w:r>
            <w:r>
              <w:rPr>
                <w:webHidden/>
              </w:rPr>
              <w:fldChar w:fldCharType="separate"/>
            </w:r>
            <w:r>
              <w:rPr>
                <w:webHidden/>
              </w:rPr>
              <w:t>37</w:t>
            </w:r>
            <w:r>
              <w:rPr>
                <w:webHidden/>
              </w:rPr>
              <w:fldChar w:fldCharType="end"/>
            </w:r>
          </w:hyperlink>
        </w:p>
        <w:p w:rsidR="00B54686" w:rsidRDefault="00B54686">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317" w:history="1">
            <w:r w:rsidRPr="004E462B">
              <w:rPr>
                <w:rStyle w:val="Hipervnculo"/>
                <w:noProof/>
              </w:rPr>
              <w:t>8.1</w:t>
            </w:r>
            <w:r>
              <w:rPr>
                <w:rFonts w:asciiTheme="minorHAnsi" w:eastAsiaTheme="minorEastAsia" w:hAnsiTheme="minorHAnsi" w:cstheme="minorBidi"/>
                <w:b w:val="0"/>
                <w:bCs w:val="0"/>
                <w:smallCaps w:val="0"/>
                <w:noProof/>
                <w:lang w:val="es-MX" w:eastAsia="es-MX"/>
              </w:rPr>
              <w:tab/>
            </w:r>
            <w:r w:rsidRPr="004E462B">
              <w:rPr>
                <w:rStyle w:val="Hipervnculo"/>
                <w:noProof/>
              </w:rPr>
              <w:t>Limitaciones</w:t>
            </w:r>
            <w:r>
              <w:rPr>
                <w:noProof/>
                <w:webHidden/>
              </w:rPr>
              <w:tab/>
            </w:r>
            <w:r>
              <w:rPr>
                <w:noProof/>
                <w:webHidden/>
              </w:rPr>
              <w:fldChar w:fldCharType="begin"/>
            </w:r>
            <w:r>
              <w:rPr>
                <w:noProof/>
                <w:webHidden/>
              </w:rPr>
              <w:instrText xml:space="preserve"> PAGEREF _Toc359178317 \h </w:instrText>
            </w:r>
            <w:r>
              <w:rPr>
                <w:noProof/>
                <w:webHidden/>
              </w:rPr>
            </w:r>
            <w:r>
              <w:rPr>
                <w:noProof/>
                <w:webHidden/>
              </w:rPr>
              <w:fldChar w:fldCharType="separate"/>
            </w:r>
            <w:r>
              <w:rPr>
                <w:noProof/>
                <w:webHidden/>
              </w:rPr>
              <w:t>37</w:t>
            </w:r>
            <w:r>
              <w:rPr>
                <w:noProof/>
                <w:webHidden/>
              </w:rPr>
              <w:fldChar w:fldCharType="end"/>
            </w:r>
          </w:hyperlink>
        </w:p>
        <w:p w:rsidR="00B54686" w:rsidRDefault="00B54686">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318" w:history="1">
            <w:r w:rsidRPr="004E462B">
              <w:rPr>
                <w:rStyle w:val="Hipervnculo"/>
                <w:noProof/>
                <w:lang w:val="es-MX"/>
              </w:rPr>
              <w:t>8.1.1</w:t>
            </w:r>
            <w:r>
              <w:rPr>
                <w:rFonts w:asciiTheme="minorHAnsi" w:eastAsiaTheme="minorEastAsia" w:hAnsiTheme="minorHAnsi" w:cstheme="minorBidi"/>
                <w:smallCaps w:val="0"/>
                <w:noProof/>
                <w:lang w:val="es-MX" w:eastAsia="es-MX"/>
              </w:rPr>
              <w:tab/>
            </w:r>
            <w:r w:rsidRPr="004E462B">
              <w:rPr>
                <w:rStyle w:val="Hipervnculo"/>
                <w:noProof/>
                <w:lang w:val="es-MX"/>
              </w:rPr>
              <w:t>Técnicas</w:t>
            </w:r>
            <w:r>
              <w:rPr>
                <w:noProof/>
                <w:webHidden/>
              </w:rPr>
              <w:tab/>
            </w:r>
            <w:r>
              <w:rPr>
                <w:noProof/>
                <w:webHidden/>
              </w:rPr>
              <w:fldChar w:fldCharType="begin"/>
            </w:r>
            <w:r>
              <w:rPr>
                <w:noProof/>
                <w:webHidden/>
              </w:rPr>
              <w:instrText xml:space="preserve"> PAGEREF _Toc359178318 \h </w:instrText>
            </w:r>
            <w:r>
              <w:rPr>
                <w:noProof/>
                <w:webHidden/>
              </w:rPr>
            </w:r>
            <w:r>
              <w:rPr>
                <w:noProof/>
                <w:webHidden/>
              </w:rPr>
              <w:fldChar w:fldCharType="separate"/>
            </w:r>
            <w:r>
              <w:rPr>
                <w:noProof/>
                <w:webHidden/>
              </w:rPr>
              <w:t>38</w:t>
            </w:r>
            <w:r>
              <w:rPr>
                <w:noProof/>
                <w:webHidden/>
              </w:rPr>
              <w:fldChar w:fldCharType="end"/>
            </w:r>
          </w:hyperlink>
        </w:p>
        <w:p w:rsidR="00B54686" w:rsidRDefault="00B54686">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319" w:history="1">
            <w:r w:rsidRPr="004E462B">
              <w:rPr>
                <w:rStyle w:val="Hipervnculo"/>
                <w:noProof/>
                <w:lang w:val="es-MX"/>
              </w:rPr>
              <w:t>8.1.2</w:t>
            </w:r>
            <w:r>
              <w:rPr>
                <w:rFonts w:asciiTheme="minorHAnsi" w:eastAsiaTheme="minorEastAsia" w:hAnsiTheme="minorHAnsi" w:cstheme="minorBidi"/>
                <w:smallCaps w:val="0"/>
                <w:noProof/>
                <w:lang w:val="es-MX" w:eastAsia="es-MX"/>
              </w:rPr>
              <w:tab/>
            </w:r>
            <w:r w:rsidRPr="004E462B">
              <w:rPr>
                <w:rStyle w:val="Hipervnculo"/>
                <w:noProof/>
                <w:lang w:val="es-MX"/>
              </w:rPr>
              <w:t>De Gestión</w:t>
            </w:r>
            <w:r>
              <w:rPr>
                <w:noProof/>
                <w:webHidden/>
              </w:rPr>
              <w:tab/>
            </w:r>
            <w:r>
              <w:rPr>
                <w:noProof/>
                <w:webHidden/>
              </w:rPr>
              <w:fldChar w:fldCharType="begin"/>
            </w:r>
            <w:r>
              <w:rPr>
                <w:noProof/>
                <w:webHidden/>
              </w:rPr>
              <w:instrText xml:space="preserve"> PAGEREF _Toc359178319 \h </w:instrText>
            </w:r>
            <w:r>
              <w:rPr>
                <w:noProof/>
                <w:webHidden/>
              </w:rPr>
            </w:r>
            <w:r>
              <w:rPr>
                <w:noProof/>
                <w:webHidden/>
              </w:rPr>
              <w:fldChar w:fldCharType="separate"/>
            </w:r>
            <w:r>
              <w:rPr>
                <w:noProof/>
                <w:webHidden/>
              </w:rPr>
              <w:t>38</w:t>
            </w:r>
            <w:r>
              <w:rPr>
                <w:noProof/>
                <w:webHidden/>
              </w:rPr>
              <w:fldChar w:fldCharType="end"/>
            </w:r>
          </w:hyperlink>
        </w:p>
        <w:p w:rsidR="00B54686" w:rsidRDefault="00B54686">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320" w:history="1">
            <w:r w:rsidRPr="004E462B">
              <w:rPr>
                <w:rStyle w:val="Hipervnculo"/>
                <w:noProof/>
              </w:rPr>
              <w:t>8.2</w:t>
            </w:r>
            <w:r>
              <w:rPr>
                <w:rFonts w:asciiTheme="minorHAnsi" w:eastAsiaTheme="minorEastAsia" w:hAnsiTheme="minorHAnsi" w:cstheme="minorBidi"/>
                <w:b w:val="0"/>
                <w:bCs w:val="0"/>
                <w:smallCaps w:val="0"/>
                <w:noProof/>
                <w:lang w:val="es-MX" w:eastAsia="es-MX"/>
              </w:rPr>
              <w:tab/>
            </w:r>
            <w:r w:rsidRPr="004E462B">
              <w:rPr>
                <w:rStyle w:val="Hipervnculo"/>
                <w:noProof/>
              </w:rPr>
              <w:t>Riesgos</w:t>
            </w:r>
            <w:r>
              <w:rPr>
                <w:noProof/>
                <w:webHidden/>
              </w:rPr>
              <w:tab/>
            </w:r>
            <w:r>
              <w:rPr>
                <w:noProof/>
                <w:webHidden/>
              </w:rPr>
              <w:fldChar w:fldCharType="begin"/>
            </w:r>
            <w:r>
              <w:rPr>
                <w:noProof/>
                <w:webHidden/>
              </w:rPr>
              <w:instrText xml:space="preserve"> PAGEREF _Toc359178320 \h </w:instrText>
            </w:r>
            <w:r>
              <w:rPr>
                <w:noProof/>
                <w:webHidden/>
              </w:rPr>
            </w:r>
            <w:r>
              <w:rPr>
                <w:noProof/>
                <w:webHidden/>
              </w:rPr>
              <w:fldChar w:fldCharType="separate"/>
            </w:r>
            <w:r>
              <w:rPr>
                <w:noProof/>
                <w:webHidden/>
              </w:rPr>
              <w:t>38</w:t>
            </w:r>
            <w:r>
              <w:rPr>
                <w:noProof/>
                <w:webHidden/>
              </w:rPr>
              <w:fldChar w:fldCharType="end"/>
            </w:r>
          </w:hyperlink>
        </w:p>
        <w:p w:rsidR="00B54686" w:rsidRDefault="00B54686">
          <w:pPr>
            <w:pStyle w:val="TDC1"/>
            <w:rPr>
              <w:rFonts w:asciiTheme="minorHAnsi" w:eastAsiaTheme="minorEastAsia" w:hAnsiTheme="minorHAnsi" w:cstheme="minorBidi"/>
              <w:bCs w:val="0"/>
              <w:caps w:val="0"/>
              <w:sz w:val="22"/>
              <w:u w:val="none"/>
              <w:lang w:val="es-MX" w:eastAsia="es-MX"/>
            </w:rPr>
          </w:pPr>
          <w:hyperlink w:anchor="_Toc359178321" w:history="1">
            <w:r w:rsidRPr="004E462B">
              <w:rPr>
                <w:rStyle w:val="Hipervnculo"/>
              </w:rPr>
              <w:t>9</w:t>
            </w:r>
            <w:r>
              <w:rPr>
                <w:rFonts w:asciiTheme="minorHAnsi" w:eastAsiaTheme="minorEastAsia" w:hAnsiTheme="minorHAnsi" w:cstheme="minorBidi"/>
                <w:bCs w:val="0"/>
                <w:caps w:val="0"/>
                <w:sz w:val="22"/>
                <w:u w:val="none"/>
                <w:lang w:val="es-MX" w:eastAsia="es-MX"/>
              </w:rPr>
              <w:tab/>
            </w:r>
            <w:r w:rsidRPr="004E462B">
              <w:rPr>
                <w:rStyle w:val="Hipervnculo"/>
              </w:rPr>
              <w:t>Justificación y viabilidad</w:t>
            </w:r>
            <w:r>
              <w:rPr>
                <w:webHidden/>
              </w:rPr>
              <w:tab/>
            </w:r>
            <w:r>
              <w:rPr>
                <w:webHidden/>
              </w:rPr>
              <w:fldChar w:fldCharType="begin"/>
            </w:r>
            <w:r>
              <w:rPr>
                <w:webHidden/>
              </w:rPr>
              <w:instrText xml:space="preserve"> PAGEREF _Toc359178321 \h </w:instrText>
            </w:r>
            <w:r>
              <w:rPr>
                <w:webHidden/>
              </w:rPr>
            </w:r>
            <w:r>
              <w:rPr>
                <w:webHidden/>
              </w:rPr>
              <w:fldChar w:fldCharType="separate"/>
            </w:r>
            <w:r>
              <w:rPr>
                <w:webHidden/>
              </w:rPr>
              <w:t>40</w:t>
            </w:r>
            <w:r>
              <w:rPr>
                <w:webHidden/>
              </w:rPr>
              <w:fldChar w:fldCharType="end"/>
            </w:r>
          </w:hyperlink>
        </w:p>
        <w:p w:rsidR="00B54686" w:rsidRDefault="00B54686">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322" w:history="1">
            <w:r w:rsidRPr="004E462B">
              <w:rPr>
                <w:rStyle w:val="Hipervnculo"/>
                <w:noProof/>
              </w:rPr>
              <w:t>9.1</w:t>
            </w:r>
            <w:r>
              <w:rPr>
                <w:rFonts w:asciiTheme="minorHAnsi" w:eastAsiaTheme="minorEastAsia" w:hAnsiTheme="minorHAnsi" w:cstheme="minorBidi"/>
                <w:b w:val="0"/>
                <w:bCs w:val="0"/>
                <w:smallCaps w:val="0"/>
                <w:noProof/>
                <w:lang w:val="es-MX" w:eastAsia="es-MX"/>
              </w:rPr>
              <w:tab/>
            </w:r>
            <w:r w:rsidRPr="004E462B">
              <w:rPr>
                <w:rStyle w:val="Hipervnculo"/>
                <w:noProof/>
              </w:rPr>
              <w:t>Justificativa del proyecto de tesis</w:t>
            </w:r>
            <w:r>
              <w:rPr>
                <w:noProof/>
                <w:webHidden/>
              </w:rPr>
              <w:tab/>
            </w:r>
            <w:r>
              <w:rPr>
                <w:noProof/>
                <w:webHidden/>
              </w:rPr>
              <w:fldChar w:fldCharType="begin"/>
            </w:r>
            <w:r>
              <w:rPr>
                <w:noProof/>
                <w:webHidden/>
              </w:rPr>
              <w:instrText xml:space="preserve"> PAGEREF _Toc359178322 \h </w:instrText>
            </w:r>
            <w:r>
              <w:rPr>
                <w:noProof/>
                <w:webHidden/>
              </w:rPr>
            </w:r>
            <w:r>
              <w:rPr>
                <w:noProof/>
                <w:webHidden/>
              </w:rPr>
              <w:fldChar w:fldCharType="separate"/>
            </w:r>
            <w:r>
              <w:rPr>
                <w:noProof/>
                <w:webHidden/>
              </w:rPr>
              <w:t>40</w:t>
            </w:r>
            <w:r>
              <w:rPr>
                <w:noProof/>
                <w:webHidden/>
              </w:rPr>
              <w:fldChar w:fldCharType="end"/>
            </w:r>
          </w:hyperlink>
        </w:p>
        <w:p w:rsidR="00B54686" w:rsidRDefault="00B54686">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323" w:history="1">
            <w:r w:rsidRPr="004E462B">
              <w:rPr>
                <w:rStyle w:val="Hipervnculo"/>
                <w:noProof/>
              </w:rPr>
              <w:t>9.2</w:t>
            </w:r>
            <w:r>
              <w:rPr>
                <w:rFonts w:asciiTheme="minorHAnsi" w:eastAsiaTheme="minorEastAsia" w:hAnsiTheme="minorHAnsi" w:cstheme="minorBidi"/>
                <w:b w:val="0"/>
                <w:bCs w:val="0"/>
                <w:smallCaps w:val="0"/>
                <w:noProof/>
                <w:lang w:val="es-MX" w:eastAsia="es-MX"/>
              </w:rPr>
              <w:tab/>
            </w:r>
            <w:r w:rsidRPr="004E462B">
              <w:rPr>
                <w:rStyle w:val="Hipervnculo"/>
                <w:noProof/>
              </w:rPr>
              <w:t>Análisis de viabilidad</w:t>
            </w:r>
            <w:r>
              <w:rPr>
                <w:noProof/>
                <w:webHidden/>
              </w:rPr>
              <w:tab/>
            </w:r>
            <w:r>
              <w:rPr>
                <w:noProof/>
                <w:webHidden/>
              </w:rPr>
              <w:fldChar w:fldCharType="begin"/>
            </w:r>
            <w:r>
              <w:rPr>
                <w:noProof/>
                <w:webHidden/>
              </w:rPr>
              <w:instrText xml:space="preserve"> PAGEREF _Toc359178323 \h </w:instrText>
            </w:r>
            <w:r>
              <w:rPr>
                <w:noProof/>
                <w:webHidden/>
              </w:rPr>
            </w:r>
            <w:r>
              <w:rPr>
                <w:noProof/>
                <w:webHidden/>
              </w:rPr>
              <w:fldChar w:fldCharType="separate"/>
            </w:r>
            <w:r>
              <w:rPr>
                <w:noProof/>
                <w:webHidden/>
              </w:rPr>
              <w:t>41</w:t>
            </w:r>
            <w:r>
              <w:rPr>
                <w:noProof/>
                <w:webHidden/>
              </w:rPr>
              <w:fldChar w:fldCharType="end"/>
            </w:r>
          </w:hyperlink>
        </w:p>
        <w:p w:rsidR="00B54686" w:rsidRDefault="00B54686">
          <w:pPr>
            <w:pStyle w:val="TDC1"/>
            <w:tabs>
              <w:tab w:val="left" w:pos="672"/>
            </w:tabs>
            <w:rPr>
              <w:rFonts w:asciiTheme="minorHAnsi" w:eastAsiaTheme="minorEastAsia" w:hAnsiTheme="minorHAnsi" w:cstheme="minorBidi"/>
              <w:bCs w:val="0"/>
              <w:caps w:val="0"/>
              <w:sz w:val="22"/>
              <w:u w:val="none"/>
              <w:lang w:val="es-MX" w:eastAsia="es-MX"/>
            </w:rPr>
          </w:pPr>
          <w:hyperlink w:anchor="_Toc359178324" w:history="1">
            <w:r w:rsidRPr="004E462B">
              <w:rPr>
                <w:rStyle w:val="Hipervnculo"/>
              </w:rPr>
              <w:t>10</w:t>
            </w:r>
            <w:r>
              <w:rPr>
                <w:rFonts w:asciiTheme="minorHAnsi" w:eastAsiaTheme="minorEastAsia" w:hAnsiTheme="minorHAnsi" w:cstheme="minorBidi"/>
                <w:bCs w:val="0"/>
                <w:caps w:val="0"/>
                <w:sz w:val="22"/>
                <w:u w:val="none"/>
                <w:lang w:val="es-MX" w:eastAsia="es-MX"/>
              </w:rPr>
              <w:tab/>
            </w:r>
            <w:r w:rsidRPr="004E462B">
              <w:rPr>
                <w:rStyle w:val="Hipervnculo"/>
              </w:rPr>
              <w:t>Plan de actividades</w:t>
            </w:r>
            <w:r>
              <w:rPr>
                <w:webHidden/>
              </w:rPr>
              <w:tab/>
            </w:r>
            <w:r>
              <w:rPr>
                <w:webHidden/>
              </w:rPr>
              <w:fldChar w:fldCharType="begin"/>
            </w:r>
            <w:r>
              <w:rPr>
                <w:webHidden/>
              </w:rPr>
              <w:instrText xml:space="preserve"> PAGEREF _Toc359178324 \h </w:instrText>
            </w:r>
            <w:r>
              <w:rPr>
                <w:webHidden/>
              </w:rPr>
            </w:r>
            <w:r>
              <w:rPr>
                <w:webHidden/>
              </w:rPr>
              <w:fldChar w:fldCharType="separate"/>
            </w:r>
            <w:r>
              <w:rPr>
                <w:webHidden/>
              </w:rPr>
              <w:t>42</w:t>
            </w:r>
            <w:r>
              <w:rPr>
                <w:webHidden/>
              </w:rPr>
              <w:fldChar w:fldCharType="end"/>
            </w:r>
          </w:hyperlink>
        </w:p>
        <w:p w:rsidR="00B54686" w:rsidRDefault="00B54686">
          <w:pPr>
            <w:pStyle w:val="TDC1"/>
            <w:tabs>
              <w:tab w:val="left" w:pos="672"/>
            </w:tabs>
            <w:rPr>
              <w:rFonts w:asciiTheme="minorHAnsi" w:eastAsiaTheme="minorEastAsia" w:hAnsiTheme="minorHAnsi" w:cstheme="minorBidi"/>
              <w:bCs w:val="0"/>
              <w:caps w:val="0"/>
              <w:sz w:val="22"/>
              <w:u w:val="none"/>
              <w:lang w:val="es-MX" w:eastAsia="es-MX"/>
            </w:rPr>
          </w:pPr>
          <w:hyperlink w:anchor="_Toc359178325" w:history="1">
            <w:r w:rsidRPr="004E462B">
              <w:rPr>
                <w:rStyle w:val="Hipervnculo"/>
              </w:rPr>
              <w:t>11</w:t>
            </w:r>
            <w:r>
              <w:rPr>
                <w:rFonts w:asciiTheme="minorHAnsi" w:eastAsiaTheme="minorEastAsia" w:hAnsiTheme="minorHAnsi" w:cstheme="minorBidi"/>
                <w:bCs w:val="0"/>
                <w:caps w:val="0"/>
                <w:sz w:val="22"/>
                <w:u w:val="none"/>
                <w:lang w:val="es-MX" w:eastAsia="es-MX"/>
              </w:rPr>
              <w:tab/>
            </w:r>
            <w:r w:rsidRPr="004E462B">
              <w:rPr>
                <w:rStyle w:val="Hipervnculo"/>
              </w:rPr>
              <w:t>Apéndice</w:t>
            </w:r>
            <w:r>
              <w:rPr>
                <w:webHidden/>
              </w:rPr>
              <w:tab/>
            </w:r>
            <w:r>
              <w:rPr>
                <w:webHidden/>
              </w:rPr>
              <w:fldChar w:fldCharType="begin"/>
            </w:r>
            <w:r>
              <w:rPr>
                <w:webHidden/>
              </w:rPr>
              <w:instrText xml:space="preserve"> PAGEREF _Toc359178325 \h </w:instrText>
            </w:r>
            <w:r>
              <w:rPr>
                <w:webHidden/>
              </w:rPr>
            </w:r>
            <w:r>
              <w:rPr>
                <w:webHidden/>
              </w:rPr>
              <w:fldChar w:fldCharType="separate"/>
            </w:r>
            <w:r>
              <w:rPr>
                <w:webHidden/>
              </w:rPr>
              <w:t>46</w:t>
            </w:r>
            <w:r>
              <w:rPr>
                <w:webHidden/>
              </w:rPr>
              <w:fldChar w:fldCharType="end"/>
            </w:r>
          </w:hyperlink>
        </w:p>
        <w:p w:rsidR="00B54686" w:rsidRDefault="00B54686">
          <w:pPr>
            <w:pStyle w:val="TDC1"/>
            <w:rPr>
              <w:rFonts w:asciiTheme="minorHAnsi" w:eastAsiaTheme="minorEastAsia" w:hAnsiTheme="minorHAnsi" w:cstheme="minorBidi"/>
              <w:bCs w:val="0"/>
              <w:caps w:val="0"/>
              <w:sz w:val="22"/>
              <w:u w:val="none"/>
              <w:lang w:val="es-MX" w:eastAsia="es-MX"/>
            </w:rPr>
          </w:pPr>
          <w:hyperlink w:anchor="_Toc359178326" w:history="1">
            <w:r w:rsidRPr="004E462B">
              <w:rPr>
                <w:rStyle w:val="Hipervnculo"/>
              </w:rPr>
              <w:t>Referencias bibliográficas</w:t>
            </w:r>
            <w:r>
              <w:rPr>
                <w:webHidden/>
              </w:rPr>
              <w:tab/>
            </w:r>
            <w:r>
              <w:rPr>
                <w:webHidden/>
              </w:rPr>
              <w:fldChar w:fldCharType="begin"/>
            </w:r>
            <w:r>
              <w:rPr>
                <w:webHidden/>
              </w:rPr>
              <w:instrText xml:space="preserve"> PAGEREF _Toc359178326 \h </w:instrText>
            </w:r>
            <w:r>
              <w:rPr>
                <w:webHidden/>
              </w:rPr>
            </w:r>
            <w:r>
              <w:rPr>
                <w:webHidden/>
              </w:rPr>
              <w:fldChar w:fldCharType="separate"/>
            </w:r>
            <w:r>
              <w:rPr>
                <w:webHidden/>
              </w:rPr>
              <w:t>47</w:t>
            </w:r>
            <w:r>
              <w:rPr>
                <w:webHidden/>
              </w:rPr>
              <w:fldChar w:fldCharType="end"/>
            </w:r>
          </w:hyperlink>
        </w:p>
        <w:p w:rsidR="00AA0DDA" w:rsidRPr="000C3834" w:rsidRDefault="00AA0DDA">
          <w:pPr>
            <w:rPr>
              <w:lang w:val="es-ES"/>
            </w:rPr>
          </w:pPr>
          <w:r w:rsidRPr="000C3834">
            <w:rPr>
              <w:b/>
              <w:bCs/>
              <w:lang w:val="es-ES"/>
            </w:rPr>
            <w:fldChar w:fldCharType="end"/>
          </w:r>
        </w:p>
      </w:sdtContent>
    </w:sdt>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D13CE" w:rsidRPr="000C3834" w:rsidRDefault="00FD13CE" w:rsidP="00FD13CE">
      <w:pPr>
        <w:rPr>
          <w:lang w:val="es-ES"/>
        </w:rPr>
      </w:pPr>
    </w:p>
    <w:p w:rsidR="00FD13CE" w:rsidRPr="000C3834" w:rsidRDefault="00FD13CE" w:rsidP="00FD13CE">
      <w:pPr>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EC679E" w:rsidRDefault="00EC679E" w:rsidP="00EC679E">
      <w:pPr>
        <w:rPr>
          <w:lang w:val="es-ES"/>
        </w:rPr>
      </w:pPr>
    </w:p>
    <w:p w:rsidR="00EC679E" w:rsidRDefault="00EC679E" w:rsidP="00EC679E">
      <w:pPr>
        <w:rPr>
          <w:lang w:val="es-ES"/>
        </w:rPr>
      </w:pPr>
    </w:p>
    <w:p w:rsidR="00EC679E" w:rsidRDefault="00EC679E" w:rsidP="00EC679E">
      <w:pPr>
        <w:rPr>
          <w:lang w:val="es-ES"/>
        </w:rPr>
      </w:pPr>
    </w:p>
    <w:p w:rsidR="00EC679E" w:rsidRDefault="00EC679E" w:rsidP="00EC679E">
      <w:pPr>
        <w:rPr>
          <w:lang w:val="es-ES"/>
        </w:rPr>
      </w:pPr>
    </w:p>
    <w:p w:rsidR="00EC679E" w:rsidRDefault="00EC679E" w:rsidP="00EC679E">
      <w:pPr>
        <w:rPr>
          <w:lang w:val="es-ES"/>
        </w:rPr>
      </w:pPr>
    </w:p>
    <w:p w:rsidR="00EC679E" w:rsidRPr="00EC679E" w:rsidRDefault="00EC679E" w:rsidP="00EC679E">
      <w:pPr>
        <w:rPr>
          <w:lang w:val="es-ES"/>
        </w:rPr>
      </w:pPr>
    </w:p>
    <w:p w:rsidR="00B54686" w:rsidRDefault="00F009DB" w:rsidP="003B0A54">
      <w:pPr>
        <w:pStyle w:val="Tabladeilustraciones"/>
        <w:tabs>
          <w:tab w:val="right" w:leader="dot" w:pos="8494"/>
        </w:tabs>
        <w:jc w:val="center"/>
        <w:rPr>
          <w:noProof/>
        </w:rPr>
      </w:pPr>
      <w:r w:rsidRPr="000C3834">
        <w:rPr>
          <w:rFonts w:ascii="Cambria" w:hAnsi="Cambria"/>
          <w:b/>
          <w:bCs/>
          <w:color w:val="365F91"/>
          <w:sz w:val="28"/>
          <w:szCs w:val="28"/>
          <w:lang w:val="es-ES" w:eastAsia="en-US"/>
        </w:rPr>
        <w:lastRenderedPageBreak/>
        <w:t>Índice de Figuras</w:t>
      </w:r>
      <w:r w:rsidRPr="000C3834">
        <w:rPr>
          <w:lang w:val="es-ES"/>
        </w:rPr>
        <w:br/>
      </w:r>
      <w:r w:rsidR="003B0A54" w:rsidRPr="00DE1775">
        <w:rPr>
          <w:sz w:val="22"/>
          <w:lang w:val="es-ES"/>
        </w:rPr>
        <w:fldChar w:fldCharType="begin"/>
      </w:r>
      <w:r w:rsidR="003B0A54" w:rsidRPr="00DE1775">
        <w:rPr>
          <w:sz w:val="22"/>
          <w:lang w:val="es-ES"/>
        </w:rPr>
        <w:instrText xml:space="preserve"> TOC \h \z \t "Epígrafe" \c </w:instrText>
      </w:r>
      <w:r w:rsidR="003B0A54" w:rsidRPr="00DE1775">
        <w:rPr>
          <w:sz w:val="22"/>
          <w:lang w:val="es-ES"/>
        </w:rPr>
        <w:fldChar w:fldCharType="separate"/>
      </w:r>
    </w:p>
    <w:p w:rsidR="00B54686" w:rsidRPr="00B54686" w:rsidRDefault="00B54686">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178332" w:history="1">
        <w:r w:rsidRPr="00B54686">
          <w:rPr>
            <w:rStyle w:val="Hipervnculo"/>
            <w:noProof/>
            <w:sz w:val="22"/>
            <w:lang w:val="es-ES"/>
          </w:rPr>
          <w:t xml:space="preserve">Figura 1.1 Extracto de </w:t>
        </w:r>
        <w:r w:rsidRPr="00B54686">
          <w:rPr>
            <w:rStyle w:val="Hipervnculo"/>
            <w:i/>
            <w:noProof/>
            <w:sz w:val="22"/>
            <w:lang w:val="es-ES"/>
          </w:rPr>
          <w:t>Distribución de la PEA ocupada según sexo y categoría ocupacional 2001-2011</w:t>
        </w:r>
        <w:r w:rsidRPr="00B54686">
          <w:rPr>
            <w:rStyle w:val="Hipervnculo"/>
            <w:noProof/>
            <w:sz w:val="22"/>
            <w:lang w:val="es-ES"/>
          </w:rPr>
          <w:t xml:space="preserve"> [MINTRA, 2011]</w:t>
        </w:r>
        <w:r w:rsidRPr="00B54686">
          <w:rPr>
            <w:noProof/>
            <w:webHidden/>
            <w:sz w:val="22"/>
          </w:rPr>
          <w:tab/>
        </w:r>
        <w:r w:rsidRPr="00B54686">
          <w:rPr>
            <w:noProof/>
            <w:webHidden/>
            <w:sz w:val="22"/>
          </w:rPr>
          <w:fldChar w:fldCharType="begin"/>
        </w:r>
        <w:r w:rsidRPr="00B54686">
          <w:rPr>
            <w:noProof/>
            <w:webHidden/>
            <w:sz w:val="22"/>
          </w:rPr>
          <w:instrText xml:space="preserve"> PAGEREF _Toc359178332 \h </w:instrText>
        </w:r>
        <w:r w:rsidRPr="00B54686">
          <w:rPr>
            <w:noProof/>
            <w:webHidden/>
            <w:sz w:val="22"/>
          </w:rPr>
        </w:r>
        <w:r w:rsidRPr="00B54686">
          <w:rPr>
            <w:noProof/>
            <w:webHidden/>
            <w:sz w:val="22"/>
          </w:rPr>
          <w:fldChar w:fldCharType="separate"/>
        </w:r>
        <w:r w:rsidRPr="00B54686">
          <w:rPr>
            <w:noProof/>
            <w:webHidden/>
            <w:sz w:val="22"/>
          </w:rPr>
          <w:t>10</w:t>
        </w:r>
        <w:r w:rsidRPr="00B54686">
          <w:rPr>
            <w:noProof/>
            <w:webHidden/>
            <w:sz w:val="22"/>
          </w:rPr>
          <w:fldChar w:fldCharType="end"/>
        </w:r>
      </w:hyperlink>
    </w:p>
    <w:p w:rsidR="00B54686" w:rsidRPr="00B54686" w:rsidRDefault="00B54686">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178333" w:history="1">
        <w:r w:rsidRPr="00B54686">
          <w:rPr>
            <w:rStyle w:val="Hipervnculo"/>
            <w:noProof/>
            <w:sz w:val="22"/>
            <w:lang w:val="es-ES"/>
          </w:rPr>
          <w:t xml:space="preserve">Figura 1.2 Extracto de </w:t>
        </w:r>
        <w:r w:rsidRPr="00B54686">
          <w:rPr>
            <w:rStyle w:val="Hipervnculo"/>
            <w:i/>
            <w:noProof/>
            <w:sz w:val="22"/>
            <w:lang w:val="es-ES"/>
          </w:rPr>
          <w:t>Distribución de la PEA ocupada según sexo y estructura de mercado 2001-2011</w:t>
        </w:r>
        <w:r w:rsidRPr="00B54686">
          <w:rPr>
            <w:rStyle w:val="Hipervnculo"/>
            <w:noProof/>
            <w:sz w:val="22"/>
            <w:lang w:val="es-ES"/>
          </w:rPr>
          <w:t xml:space="preserve"> [MINTRA, 2011]</w:t>
        </w:r>
        <w:r w:rsidRPr="00B54686">
          <w:rPr>
            <w:noProof/>
            <w:webHidden/>
            <w:sz w:val="22"/>
          </w:rPr>
          <w:tab/>
        </w:r>
        <w:r w:rsidRPr="00B54686">
          <w:rPr>
            <w:noProof/>
            <w:webHidden/>
            <w:sz w:val="22"/>
          </w:rPr>
          <w:fldChar w:fldCharType="begin"/>
        </w:r>
        <w:r w:rsidRPr="00B54686">
          <w:rPr>
            <w:noProof/>
            <w:webHidden/>
            <w:sz w:val="22"/>
          </w:rPr>
          <w:instrText xml:space="preserve"> PAGEREF _Toc359178333 \h </w:instrText>
        </w:r>
        <w:r w:rsidRPr="00B54686">
          <w:rPr>
            <w:noProof/>
            <w:webHidden/>
            <w:sz w:val="22"/>
          </w:rPr>
        </w:r>
        <w:r w:rsidRPr="00B54686">
          <w:rPr>
            <w:noProof/>
            <w:webHidden/>
            <w:sz w:val="22"/>
          </w:rPr>
          <w:fldChar w:fldCharType="separate"/>
        </w:r>
        <w:r w:rsidRPr="00B54686">
          <w:rPr>
            <w:noProof/>
            <w:webHidden/>
            <w:sz w:val="22"/>
          </w:rPr>
          <w:t>11</w:t>
        </w:r>
        <w:r w:rsidRPr="00B54686">
          <w:rPr>
            <w:noProof/>
            <w:webHidden/>
            <w:sz w:val="22"/>
          </w:rPr>
          <w:fldChar w:fldCharType="end"/>
        </w:r>
      </w:hyperlink>
    </w:p>
    <w:p w:rsidR="00B54686" w:rsidRPr="00B54686" w:rsidRDefault="00B54686">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178334" w:history="1">
        <w:r w:rsidRPr="00B54686">
          <w:rPr>
            <w:rStyle w:val="Hipervnculo"/>
            <w:noProof/>
            <w:sz w:val="22"/>
            <w:lang w:val="es-ES"/>
          </w:rPr>
          <w:t xml:space="preserve">Figura 1.3 Extracto de </w:t>
        </w:r>
        <w:r w:rsidRPr="00B54686">
          <w:rPr>
            <w:rStyle w:val="Hipervnculo"/>
            <w:i/>
            <w:noProof/>
            <w:sz w:val="22"/>
            <w:lang w:val="es-ES"/>
          </w:rPr>
          <w:t>Estimación de las MYPE informales</w:t>
        </w:r>
        <w:r w:rsidRPr="00B54686">
          <w:rPr>
            <w:rStyle w:val="Hipervnculo"/>
            <w:noProof/>
            <w:sz w:val="22"/>
            <w:lang w:val="es-ES"/>
          </w:rPr>
          <w:t xml:space="preserve"> [VMYPE, 2012: 21]</w:t>
        </w:r>
        <w:r w:rsidRPr="00B54686">
          <w:rPr>
            <w:noProof/>
            <w:webHidden/>
            <w:sz w:val="22"/>
          </w:rPr>
          <w:tab/>
        </w:r>
        <w:r w:rsidRPr="00B54686">
          <w:rPr>
            <w:noProof/>
            <w:webHidden/>
            <w:sz w:val="22"/>
          </w:rPr>
          <w:fldChar w:fldCharType="begin"/>
        </w:r>
        <w:r w:rsidRPr="00B54686">
          <w:rPr>
            <w:noProof/>
            <w:webHidden/>
            <w:sz w:val="22"/>
          </w:rPr>
          <w:instrText xml:space="preserve"> PAGEREF _Toc359178334 \h </w:instrText>
        </w:r>
        <w:r w:rsidRPr="00B54686">
          <w:rPr>
            <w:noProof/>
            <w:webHidden/>
            <w:sz w:val="22"/>
          </w:rPr>
        </w:r>
        <w:r w:rsidRPr="00B54686">
          <w:rPr>
            <w:noProof/>
            <w:webHidden/>
            <w:sz w:val="22"/>
          </w:rPr>
          <w:fldChar w:fldCharType="separate"/>
        </w:r>
        <w:r w:rsidRPr="00B54686">
          <w:rPr>
            <w:noProof/>
            <w:webHidden/>
            <w:sz w:val="22"/>
          </w:rPr>
          <w:t>12</w:t>
        </w:r>
        <w:r w:rsidRPr="00B54686">
          <w:rPr>
            <w:noProof/>
            <w:webHidden/>
            <w:sz w:val="22"/>
          </w:rPr>
          <w:fldChar w:fldCharType="end"/>
        </w:r>
      </w:hyperlink>
    </w:p>
    <w:p w:rsidR="00B54686" w:rsidRPr="00B54686" w:rsidRDefault="00B54686">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178335" w:history="1">
        <w:r w:rsidRPr="00B54686">
          <w:rPr>
            <w:rStyle w:val="Hipervnculo"/>
            <w:noProof/>
            <w:sz w:val="22"/>
            <w:lang w:val="es-ES"/>
          </w:rPr>
          <w:t xml:space="preserve">Figura 1.4 Extracto de </w:t>
        </w:r>
        <w:r w:rsidRPr="00B54686">
          <w:rPr>
            <w:rStyle w:val="Hipervnculo"/>
            <w:i/>
            <w:noProof/>
            <w:sz w:val="22"/>
            <w:lang w:val="es-ES"/>
          </w:rPr>
          <w:t>Empresas formales según tipo de contribuyente y organización</w:t>
        </w:r>
        <w:r w:rsidRPr="00B54686">
          <w:rPr>
            <w:rStyle w:val="Hipervnculo"/>
            <w:noProof/>
            <w:sz w:val="22"/>
            <w:lang w:val="es-ES"/>
          </w:rPr>
          <w:t xml:space="preserve"> [VMYPE, 2012: 33]</w:t>
        </w:r>
        <w:r w:rsidRPr="00B54686">
          <w:rPr>
            <w:noProof/>
            <w:webHidden/>
            <w:sz w:val="22"/>
          </w:rPr>
          <w:tab/>
        </w:r>
        <w:r w:rsidRPr="00B54686">
          <w:rPr>
            <w:noProof/>
            <w:webHidden/>
            <w:sz w:val="22"/>
          </w:rPr>
          <w:fldChar w:fldCharType="begin"/>
        </w:r>
        <w:r w:rsidRPr="00B54686">
          <w:rPr>
            <w:noProof/>
            <w:webHidden/>
            <w:sz w:val="22"/>
          </w:rPr>
          <w:instrText xml:space="preserve"> PAGEREF _Toc359178335 \h </w:instrText>
        </w:r>
        <w:r w:rsidRPr="00B54686">
          <w:rPr>
            <w:noProof/>
            <w:webHidden/>
            <w:sz w:val="22"/>
          </w:rPr>
        </w:r>
        <w:r w:rsidRPr="00B54686">
          <w:rPr>
            <w:noProof/>
            <w:webHidden/>
            <w:sz w:val="22"/>
          </w:rPr>
          <w:fldChar w:fldCharType="separate"/>
        </w:r>
        <w:r w:rsidRPr="00B54686">
          <w:rPr>
            <w:noProof/>
            <w:webHidden/>
            <w:sz w:val="22"/>
          </w:rPr>
          <w:t>12</w:t>
        </w:r>
        <w:r w:rsidRPr="00B54686">
          <w:rPr>
            <w:noProof/>
            <w:webHidden/>
            <w:sz w:val="22"/>
          </w:rPr>
          <w:fldChar w:fldCharType="end"/>
        </w:r>
      </w:hyperlink>
    </w:p>
    <w:p w:rsidR="00B54686" w:rsidRPr="00B54686" w:rsidRDefault="00B54686">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178336" w:history="1">
        <w:r w:rsidRPr="00B54686">
          <w:rPr>
            <w:rStyle w:val="Hipervnculo"/>
            <w:noProof/>
            <w:sz w:val="22"/>
            <w:lang w:val="es-ES"/>
          </w:rPr>
          <w:t xml:space="preserve">Figura 1.5 Adaptación de </w:t>
        </w:r>
        <w:r w:rsidRPr="00B54686">
          <w:rPr>
            <w:rStyle w:val="Hipervnculo"/>
            <w:i/>
            <w:noProof/>
            <w:sz w:val="22"/>
            <w:lang w:val="es-ES"/>
          </w:rPr>
          <w:t>Esquema de Algoritmo de Búsqueda Tabú</w:t>
        </w:r>
        <w:r w:rsidRPr="00B54686">
          <w:rPr>
            <w:rStyle w:val="Hipervnculo"/>
            <w:noProof/>
            <w:sz w:val="22"/>
            <w:lang w:val="es-ES"/>
          </w:rPr>
          <w:t xml:space="preserve"> [Murphy, 1990: 78]</w:t>
        </w:r>
        <w:r w:rsidRPr="00B54686">
          <w:rPr>
            <w:noProof/>
            <w:webHidden/>
            <w:sz w:val="22"/>
          </w:rPr>
          <w:tab/>
        </w:r>
        <w:r w:rsidRPr="00B54686">
          <w:rPr>
            <w:noProof/>
            <w:webHidden/>
            <w:sz w:val="22"/>
          </w:rPr>
          <w:fldChar w:fldCharType="begin"/>
        </w:r>
        <w:r w:rsidRPr="00B54686">
          <w:rPr>
            <w:noProof/>
            <w:webHidden/>
            <w:sz w:val="22"/>
          </w:rPr>
          <w:instrText xml:space="preserve"> PAGEREF _Toc359178336 \h </w:instrText>
        </w:r>
        <w:r w:rsidRPr="00B54686">
          <w:rPr>
            <w:noProof/>
            <w:webHidden/>
            <w:sz w:val="22"/>
          </w:rPr>
        </w:r>
        <w:r w:rsidRPr="00B54686">
          <w:rPr>
            <w:noProof/>
            <w:webHidden/>
            <w:sz w:val="22"/>
          </w:rPr>
          <w:fldChar w:fldCharType="separate"/>
        </w:r>
        <w:r w:rsidRPr="00B54686">
          <w:rPr>
            <w:noProof/>
            <w:webHidden/>
            <w:sz w:val="22"/>
          </w:rPr>
          <w:t>14</w:t>
        </w:r>
        <w:r w:rsidRPr="00B54686">
          <w:rPr>
            <w:noProof/>
            <w:webHidden/>
            <w:sz w:val="22"/>
          </w:rPr>
          <w:fldChar w:fldCharType="end"/>
        </w:r>
      </w:hyperlink>
    </w:p>
    <w:p w:rsidR="00B54686" w:rsidRPr="00B54686" w:rsidRDefault="00B54686">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178337" w:history="1">
        <w:r w:rsidRPr="00B54686">
          <w:rPr>
            <w:rStyle w:val="Hipervnculo"/>
            <w:noProof/>
            <w:sz w:val="22"/>
            <w:lang w:val="es-ES"/>
          </w:rPr>
          <w:t xml:space="preserve">Figura 1.6 Extracto de </w:t>
        </w:r>
        <w:r w:rsidRPr="00B54686">
          <w:rPr>
            <w:rStyle w:val="Hipervnculo"/>
            <w:i/>
            <w:noProof/>
            <w:sz w:val="22"/>
            <w:lang w:val="es-ES"/>
          </w:rPr>
          <w:t>Distribución de la PEA ocupada, según sexo y grupo ocupacional 2001-2011</w:t>
        </w:r>
        <w:r w:rsidRPr="00B54686">
          <w:rPr>
            <w:rStyle w:val="Hipervnculo"/>
            <w:noProof/>
            <w:sz w:val="22"/>
            <w:lang w:val="es-ES"/>
          </w:rPr>
          <w:t xml:space="preserve"> [MINTRA, 2011]</w:t>
        </w:r>
        <w:r w:rsidRPr="00B54686">
          <w:rPr>
            <w:noProof/>
            <w:webHidden/>
            <w:sz w:val="22"/>
          </w:rPr>
          <w:tab/>
        </w:r>
        <w:r w:rsidRPr="00B54686">
          <w:rPr>
            <w:noProof/>
            <w:webHidden/>
            <w:sz w:val="22"/>
          </w:rPr>
          <w:fldChar w:fldCharType="begin"/>
        </w:r>
        <w:r w:rsidRPr="00B54686">
          <w:rPr>
            <w:noProof/>
            <w:webHidden/>
            <w:sz w:val="22"/>
          </w:rPr>
          <w:instrText xml:space="preserve"> PAGEREF _Toc359178337 \h </w:instrText>
        </w:r>
        <w:r w:rsidRPr="00B54686">
          <w:rPr>
            <w:noProof/>
            <w:webHidden/>
            <w:sz w:val="22"/>
          </w:rPr>
        </w:r>
        <w:r w:rsidRPr="00B54686">
          <w:rPr>
            <w:noProof/>
            <w:webHidden/>
            <w:sz w:val="22"/>
          </w:rPr>
          <w:fldChar w:fldCharType="separate"/>
        </w:r>
        <w:r w:rsidRPr="00B54686">
          <w:rPr>
            <w:noProof/>
            <w:webHidden/>
            <w:sz w:val="22"/>
          </w:rPr>
          <w:t>15</w:t>
        </w:r>
        <w:r w:rsidRPr="00B54686">
          <w:rPr>
            <w:noProof/>
            <w:webHidden/>
            <w:sz w:val="22"/>
          </w:rPr>
          <w:fldChar w:fldCharType="end"/>
        </w:r>
      </w:hyperlink>
    </w:p>
    <w:p w:rsidR="00B54686" w:rsidRPr="00B54686" w:rsidRDefault="00B54686">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178338" w:history="1">
        <w:r w:rsidRPr="00B54686">
          <w:rPr>
            <w:rStyle w:val="Hipervnculo"/>
            <w:noProof/>
            <w:sz w:val="22"/>
            <w:lang w:val="es-ES"/>
          </w:rPr>
          <w:t xml:space="preserve">Figura 1.7 Página principal de </w:t>
        </w:r>
        <w:r w:rsidRPr="00B54686">
          <w:rPr>
            <w:rStyle w:val="Hipervnculo"/>
            <w:i/>
            <w:noProof/>
            <w:sz w:val="22"/>
            <w:lang w:val="es-ES"/>
          </w:rPr>
          <w:t>etece.es</w:t>
        </w:r>
        <w:r w:rsidRPr="00B54686">
          <w:rPr>
            <w:rStyle w:val="Hipervnculo"/>
            <w:noProof/>
            <w:sz w:val="22"/>
            <w:lang w:val="es-ES"/>
          </w:rPr>
          <w:t xml:space="preserve"> [ETC, 2012]</w:t>
        </w:r>
        <w:r w:rsidRPr="00B54686">
          <w:rPr>
            <w:noProof/>
            <w:webHidden/>
            <w:sz w:val="22"/>
          </w:rPr>
          <w:tab/>
        </w:r>
        <w:r w:rsidRPr="00B54686">
          <w:rPr>
            <w:noProof/>
            <w:webHidden/>
            <w:sz w:val="22"/>
          </w:rPr>
          <w:fldChar w:fldCharType="begin"/>
        </w:r>
        <w:r w:rsidRPr="00B54686">
          <w:rPr>
            <w:noProof/>
            <w:webHidden/>
            <w:sz w:val="22"/>
          </w:rPr>
          <w:instrText xml:space="preserve"> PAGEREF _Toc359178338 \h </w:instrText>
        </w:r>
        <w:r w:rsidRPr="00B54686">
          <w:rPr>
            <w:noProof/>
            <w:webHidden/>
            <w:sz w:val="22"/>
          </w:rPr>
        </w:r>
        <w:r w:rsidRPr="00B54686">
          <w:rPr>
            <w:noProof/>
            <w:webHidden/>
            <w:sz w:val="22"/>
          </w:rPr>
          <w:fldChar w:fldCharType="separate"/>
        </w:r>
        <w:r w:rsidRPr="00B54686">
          <w:rPr>
            <w:noProof/>
            <w:webHidden/>
            <w:sz w:val="22"/>
          </w:rPr>
          <w:t>17</w:t>
        </w:r>
        <w:r w:rsidRPr="00B54686">
          <w:rPr>
            <w:noProof/>
            <w:webHidden/>
            <w:sz w:val="22"/>
          </w:rPr>
          <w:fldChar w:fldCharType="end"/>
        </w:r>
      </w:hyperlink>
    </w:p>
    <w:p w:rsidR="00B54686" w:rsidRPr="00B54686" w:rsidRDefault="00B54686">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178339" w:history="1">
        <w:r w:rsidRPr="00B54686">
          <w:rPr>
            <w:rStyle w:val="Hipervnculo"/>
            <w:noProof/>
            <w:sz w:val="22"/>
            <w:lang w:val="es-ES"/>
          </w:rPr>
          <w:t xml:space="preserve">Figura 1.8 Página principal de </w:t>
        </w:r>
        <w:r w:rsidRPr="00B54686">
          <w:rPr>
            <w:rStyle w:val="Hipervnculo"/>
            <w:i/>
            <w:noProof/>
            <w:sz w:val="22"/>
            <w:lang w:val="es-ES"/>
          </w:rPr>
          <w:t>serviciosadomicilio.pe</w:t>
        </w:r>
        <w:r w:rsidRPr="00B54686">
          <w:rPr>
            <w:rStyle w:val="Hipervnculo"/>
            <w:noProof/>
            <w:sz w:val="22"/>
            <w:lang w:val="es-ES"/>
          </w:rPr>
          <w:t xml:space="preserve"> [SAD, 2010]</w:t>
        </w:r>
        <w:r w:rsidRPr="00B54686">
          <w:rPr>
            <w:noProof/>
            <w:webHidden/>
            <w:sz w:val="22"/>
          </w:rPr>
          <w:tab/>
        </w:r>
        <w:r w:rsidRPr="00B54686">
          <w:rPr>
            <w:noProof/>
            <w:webHidden/>
            <w:sz w:val="22"/>
          </w:rPr>
          <w:fldChar w:fldCharType="begin"/>
        </w:r>
        <w:r w:rsidRPr="00B54686">
          <w:rPr>
            <w:noProof/>
            <w:webHidden/>
            <w:sz w:val="22"/>
          </w:rPr>
          <w:instrText xml:space="preserve"> PAGEREF _Toc359178339 \h </w:instrText>
        </w:r>
        <w:r w:rsidRPr="00B54686">
          <w:rPr>
            <w:noProof/>
            <w:webHidden/>
            <w:sz w:val="22"/>
          </w:rPr>
        </w:r>
        <w:r w:rsidRPr="00B54686">
          <w:rPr>
            <w:noProof/>
            <w:webHidden/>
            <w:sz w:val="22"/>
          </w:rPr>
          <w:fldChar w:fldCharType="separate"/>
        </w:r>
        <w:r w:rsidRPr="00B54686">
          <w:rPr>
            <w:noProof/>
            <w:webHidden/>
            <w:sz w:val="22"/>
          </w:rPr>
          <w:t>18</w:t>
        </w:r>
        <w:r w:rsidRPr="00B54686">
          <w:rPr>
            <w:noProof/>
            <w:webHidden/>
            <w:sz w:val="22"/>
          </w:rPr>
          <w:fldChar w:fldCharType="end"/>
        </w:r>
      </w:hyperlink>
    </w:p>
    <w:p w:rsidR="00B54686" w:rsidRPr="00B54686" w:rsidRDefault="00B54686">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178340" w:history="1">
        <w:r w:rsidRPr="00B54686">
          <w:rPr>
            <w:rStyle w:val="Hipervnculo"/>
            <w:noProof/>
            <w:sz w:val="22"/>
            <w:lang w:val="es-ES"/>
          </w:rPr>
          <w:t xml:space="preserve">Figura 1.9 Página principal de </w:t>
        </w:r>
        <w:r w:rsidRPr="00B54686">
          <w:rPr>
            <w:rStyle w:val="Hipervnculo"/>
            <w:i/>
            <w:noProof/>
            <w:sz w:val="22"/>
            <w:lang w:val="es-ES"/>
          </w:rPr>
          <w:t>limadelivery.info</w:t>
        </w:r>
        <w:r w:rsidRPr="00B54686">
          <w:rPr>
            <w:rStyle w:val="Hipervnculo"/>
            <w:noProof/>
            <w:sz w:val="22"/>
            <w:lang w:val="es-ES"/>
          </w:rPr>
          <w:t xml:space="preserve"> [LAD, 2013]</w:t>
        </w:r>
        <w:r w:rsidRPr="00B54686">
          <w:rPr>
            <w:noProof/>
            <w:webHidden/>
            <w:sz w:val="22"/>
          </w:rPr>
          <w:tab/>
        </w:r>
        <w:r w:rsidRPr="00B54686">
          <w:rPr>
            <w:noProof/>
            <w:webHidden/>
            <w:sz w:val="22"/>
          </w:rPr>
          <w:fldChar w:fldCharType="begin"/>
        </w:r>
        <w:r w:rsidRPr="00B54686">
          <w:rPr>
            <w:noProof/>
            <w:webHidden/>
            <w:sz w:val="22"/>
          </w:rPr>
          <w:instrText xml:space="preserve"> PAGEREF _Toc359178340 \h </w:instrText>
        </w:r>
        <w:r w:rsidRPr="00B54686">
          <w:rPr>
            <w:noProof/>
            <w:webHidden/>
            <w:sz w:val="22"/>
          </w:rPr>
        </w:r>
        <w:r w:rsidRPr="00B54686">
          <w:rPr>
            <w:noProof/>
            <w:webHidden/>
            <w:sz w:val="22"/>
          </w:rPr>
          <w:fldChar w:fldCharType="separate"/>
        </w:r>
        <w:r w:rsidRPr="00B54686">
          <w:rPr>
            <w:noProof/>
            <w:webHidden/>
            <w:sz w:val="22"/>
          </w:rPr>
          <w:t>19</w:t>
        </w:r>
        <w:r w:rsidRPr="00B54686">
          <w:rPr>
            <w:noProof/>
            <w:webHidden/>
            <w:sz w:val="22"/>
          </w:rPr>
          <w:fldChar w:fldCharType="end"/>
        </w:r>
      </w:hyperlink>
    </w:p>
    <w:p w:rsidR="00B54686" w:rsidRPr="00B54686" w:rsidRDefault="00B54686">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178341" w:history="1">
        <w:r w:rsidRPr="00B54686">
          <w:rPr>
            <w:rStyle w:val="Hipervnculo"/>
            <w:noProof/>
            <w:sz w:val="22"/>
            <w:lang w:val="es-ES"/>
          </w:rPr>
          <w:t xml:space="preserve">Figura 1.10 Página principal de </w:t>
        </w:r>
        <w:r w:rsidRPr="00B54686">
          <w:rPr>
            <w:rStyle w:val="Hipervnculo"/>
            <w:i/>
            <w:noProof/>
            <w:sz w:val="22"/>
            <w:lang w:val="es-ES"/>
          </w:rPr>
          <w:t>Sedapal en su hogar</w:t>
        </w:r>
        <w:r w:rsidRPr="00B54686">
          <w:rPr>
            <w:rStyle w:val="Hipervnculo"/>
            <w:noProof/>
            <w:sz w:val="22"/>
            <w:lang w:val="es-ES"/>
          </w:rPr>
          <w:t xml:space="preserve"> [SEDAPAL, 2013]</w:t>
        </w:r>
        <w:r w:rsidRPr="00B54686">
          <w:rPr>
            <w:noProof/>
            <w:webHidden/>
            <w:sz w:val="22"/>
          </w:rPr>
          <w:tab/>
        </w:r>
        <w:r w:rsidRPr="00B54686">
          <w:rPr>
            <w:noProof/>
            <w:webHidden/>
            <w:sz w:val="22"/>
          </w:rPr>
          <w:fldChar w:fldCharType="begin"/>
        </w:r>
        <w:r w:rsidRPr="00B54686">
          <w:rPr>
            <w:noProof/>
            <w:webHidden/>
            <w:sz w:val="22"/>
          </w:rPr>
          <w:instrText xml:space="preserve"> PAGEREF _Toc359178341 \h </w:instrText>
        </w:r>
        <w:r w:rsidRPr="00B54686">
          <w:rPr>
            <w:noProof/>
            <w:webHidden/>
            <w:sz w:val="22"/>
          </w:rPr>
        </w:r>
        <w:r w:rsidRPr="00B54686">
          <w:rPr>
            <w:noProof/>
            <w:webHidden/>
            <w:sz w:val="22"/>
          </w:rPr>
          <w:fldChar w:fldCharType="separate"/>
        </w:r>
        <w:r w:rsidRPr="00B54686">
          <w:rPr>
            <w:noProof/>
            <w:webHidden/>
            <w:sz w:val="22"/>
          </w:rPr>
          <w:t>20</w:t>
        </w:r>
        <w:r w:rsidRPr="00B54686">
          <w:rPr>
            <w:noProof/>
            <w:webHidden/>
            <w:sz w:val="22"/>
          </w:rPr>
          <w:fldChar w:fldCharType="end"/>
        </w:r>
      </w:hyperlink>
    </w:p>
    <w:p w:rsidR="00B54686" w:rsidRPr="00B54686" w:rsidRDefault="00B54686">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178342" w:history="1">
        <w:r w:rsidRPr="00B54686">
          <w:rPr>
            <w:rStyle w:val="Hipervnculo"/>
            <w:noProof/>
            <w:sz w:val="22"/>
            <w:lang w:val="es-ES"/>
          </w:rPr>
          <w:t xml:space="preserve">Figura 1.11 Página principal de </w:t>
        </w:r>
        <w:r w:rsidRPr="00B54686">
          <w:rPr>
            <w:rStyle w:val="Hipervnculo"/>
            <w:i/>
            <w:noProof/>
            <w:sz w:val="22"/>
            <w:lang w:val="es-ES"/>
          </w:rPr>
          <w:t>quotatis.es</w:t>
        </w:r>
        <w:r w:rsidRPr="00B54686">
          <w:rPr>
            <w:rStyle w:val="Hipervnculo"/>
            <w:noProof/>
            <w:sz w:val="22"/>
            <w:lang w:val="es-ES"/>
          </w:rPr>
          <w:t xml:space="preserve"> [QUOT, 2007]</w:t>
        </w:r>
        <w:r w:rsidRPr="00B54686">
          <w:rPr>
            <w:noProof/>
            <w:webHidden/>
            <w:sz w:val="22"/>
          </w:rPr>
          <w:tab/>
        </w:r>
        <w:r w:rsidRPr="00B54686">
          <w:rPr>
            <w:noProof/>
            <w:webHidden/>
            <w:sz w:val="22"/>
          </w:rPr>
          <w:fldChar w:fldCharType="begin"/>
        </w:r>
        <w:r w:rsidRPr="00B54686">
          <w:rPr>
            <w:noProof/>
            <w:webHidden/>
            <w:sz w:val="22"/>
          </w:rPr>
          <w:instrText xml:space="preserve"> PAGEREF _Toc359178342 \h </w:instrText>
        </w:r>
        <w:r w:rsidRPr="00B54686">
          <w:rPr>
            <w:noProof/>
            <w:webHidden/>
            <w:sz w:val="22"/>
          </w:rPr>
        </w:r>
        <w:r w:rsidRPr="00B54686">
          <w:rPr>
            <w:noProof/>
            <w:webHidden/>
            <w:sz w:val="22"/>
          </w:rPr>
          <w:fldChar w:fldCharType="separate"/>
        </w:r>
        <w:r w:rsidRPr="00B54686">
          <w:rPr>
            <w:noProof/>
            <w:webHidden/>
            <w:sz w:val="22"/>
          </w:rPr>
          <w:t>21</w:t>
        </w:r>
        <w:r w:rsidRPr="00B54686">
          <w:rPr>
            <w:noProof/>
            <w:webHidden/>
            <w:sz w:val="22"/>
          </w:rPr>
          <w:fldChar w:fldCharType="end"/>
        </w:r>
      </w:hyperlink>
    </w:p>
    <w:p w:rsidR="00B54686" w:rsidRPr="00B54686" w:rsidRDefault="00B54686">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178343" w:history="1">
        <w:r w:rsidRPr="00B54686">
          <w:rPr>
            <w:rStyle w:val="Hipervnculo"/>
            <w:noProof/>
            <w:sz w:val="22"/>
            <w:lang w:val="es-ES"/>
          </w:rPr>
          <w:t xml:space="preserve">Figura 1.12 Página principal de </w:t>
        </w:r>
        <w:r w:rsidRPr="00B54686">
          <w:rPr>
            <w:rStyle w:val="Hipervnculo"/>
            <w:i/>
            <w:noProof/>
            <w:sz w:val="22"/>
            <w:lang w:val="es-ES"/>
          </w:rPr>
          <w:t>peru.acambiode.com</w:t>
        </w:r>
        <w:r w:rsidRPr="00B54686">
          <w:rPr>
            <w:rStyle w:val="Hipervnculo"/>
            <w:noProof/>
            <w:sz w:val="22"/>
            <w:lang w:val="es-ES"/>
          </w:rPr>
          <w:t xml:space="preserve"> [ACAM, 2001]</w:t>
        </w:r>
        <w:r w:rsidRPr="00B54686">
          <w:rPr>
            <w:noProof/>
            <w:webHidden/>
            <w:sz w:val="22"/>
          </w:rPr>
          <w:tab/>
        </w:r>
        <w:r w:rsidRPr="00B54686">
          <w:rPr>
            <w:noProof/>
            <w:webHidden/>
            <w:sz w:val="22"/>
          </w:rPr>
          <w:fldChar w:fldCharType="begin"/>
        </w:r>
        <w:r w:rsidRPr="00B54686">
          <w:rPr>
            <w:noProof/>
            <w:webHidden/>
            <w:sz w:val="22"/>
          </w:rPr>
          <w:instrText xml:space="preserve"> PAGEREF _Toc359178343 \h </w:instrText>
        </w:r>
        <w:r w:rsidRPr="00B54686">
          <w:rPr>
            <w:noProof/>
            <w:webHidden/>
            <w:sz w:val="22"/>
          </w:rPr>
        </w:r>
        <w:r w:rsidRPr="00B54686">
          <w:rPr>
            <w:noProof/>
            <w:webHidden/>
            <w:sz w:val="22"/>
          </w:rPr>
          <w:fldChar w:fldCharType="separate"/>
        </w:r>
        <w:r w:rsidRPr="00B54686">
          <w:rPr>
            <w:noProof/>
            <w:webHidden/>
            <w:sz w:val="22"/>
          </w:rPr>
          <w:t>22</w:t>
        </w:r>
        <w:r w:rsidRPr="00B54686">
          <w:rPr>
            <w:noProof/>
            <w:webHidden/>
            <w:sz w:val="22"/>
          </w:rPr>
          <w:fldChar w:fldCharType="end"/>
        </w:r>
      </w:hyperlink>
    </w:p>
    <w:p w:rsidR="00B54686" w:rsidRPr="00B54686" w:rsidRDefault="00B54686">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178344" w:history="1">
        <w:r w:rsidRPr="00B54686">
          <w:rPr>
            <w:rStyle w:val="Hipervnculo"/>
            <w:noProof/>
            <w:sz w:val="22"/>
            <w:lang w:val="es-ES"/>
          </w:rPr>
          <w:t xml:space="preserve">Figura 1.13 Página principal de </w:t>
        </w:r>
        <w:r w:rsidRPr="00B54686">
          <w:rPr>
            <w:rStyle w:val="Hipervnculo"/>
            <w:i/>
            <w:noProof/>
            <w:sz w:val="22"/>
            <w:lang w:val="es-ES"/>
          </w:rPr>
          <w:t>Hotfrog.com</w:t>
        </w:r>
        <w:r w:rsidRPr="00B54686">
          <w:rPr>
            <w:rStyle w:val="Hipervnculo"/>
            <w:noProof/>
            <w:sz w:val="22"/>
            <w:lang w:val="es-ES"/>
          </w:rPr>
          <w:t xml:space="preserve"> [HTFG, 2010]</w:t>
        </w:r>
        <w:r w:rsidRPr="00B54686">
          <w:rPr>
            <w:noProof/>
            <w:webHidden/>
            <w:sz w:val="22"/>
          </w:rPr>
          <w:tab/>
        </w:r>
        <w:r w:rsidRPr="00B54686">
          <w:rPr>
            <w:noProof/>
            <w:webHidden/>
            <w:sz w:val="22"/>
          </w:rPr>
          <w:fldChar w:fldCharType="begin"/>
        </w:r>
        <w:r w:rsidRPr="00B54686">
          <w:rPr>
            <w:noProof/>
            <w:webHidden/>
            <w:sz w:val="22"/>
          </w:rPr>
          <w:instrText xml:space="preserve"> PAGEREF _Toc359178344 \h </w:instrText>
        </w:r>
        <w:r w:rsidRPr="00B54686">
          <w:rPr>
            <w:noProof/>
            <w:webHidden/>
            <w:sz w:val="22"/>
          </w:rPr>
        </w:r>
        <w:r w:rsidRPr="00B54686">
          <w:rPr>
            <w:noProof/>
            <w:webHidden/>
            <w:sz w:val="22"/>
          </w:rPr>
          <w:fldChar w:fldCharType="separate"/>
        </w:r>
        <w:r w:rsidRPr="00B54686">
          <w:rPr>
            <w:noProof/>
            <w:webHidden/>
            <w:sz w:val="22"/>
          </w:rPr>
          <w:t>23</w:t>
        </w:r>
        <w:r w:rsidRPr="00B54686">
          <w:rPr>
            <w:noProof/>
            <w:webHidden/>
            <w:sz w:val="22"/>
          </w:rPr>
          <w:fldChar w:fldCharType="end"/>
        </w:r>
      </w:hyperlink>
    </w:p>
    <w:p w:rsidR="00B54686" w:rsidRPr="00B54686" w:rsidRDefault="00B54686">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178345" w:history="1">
        <w:r w:rsidRPr="00B54686">
          <w:rPr>
            <w:rStyle w:val="Hipervnculo"/>
            <w:noProof/>
            <w:sz w:val="22"/>
            <w:lang w:val="es-ES"/>
          </w:rPr>
          <w:t xml:space="preserve">Figura 1.14 Página principal de </w:t>
        </w:r>
        <w:r w:rsidRPr="00B54686">
          <w:rPr>
            <w:rStyle w:val="Hipervnculo"/>
            <w:i/>
            <w:noProof/>
            <w:sz w:val="22"/>
            <w:lang w:val="es-ES"/>
          </w:rPr>
          <w:t>olx.com.pe</w:t>
        </w:r>
        <w:r w:rsidRPr="00B54686">
          <w:rPr>
            <w:rStyle w:val="Hipervnculo"/>
            <w:noProof/>
            <w:sz w:val="22"/>
            <w:lang w:val="es-ES"/>
          </w:rPr>
          <w:t xml:space="preserve"> [OLX, 2006]</w:t>
        </w:r>
        <w:r w:rsidRPr="00B54686">
          <w:rPr>
            <w:noProof/>
            <w:webHidden/>
            <w:sz w:val="22"/>
          </w:rPr>
          <w:tab/>
        </w:r>
        <w:r w:rsidRPr="00B54686">
          <w:rPr>
            <w:noProof/>
            <w:webHidden/>
            <w:sz w:val="22"/>
          </w:rPr>
          <w:fldChar w:fldCharType="begin"/>
        </w:r>
        <w:r w:rsidRPr="00B54686">
          <w:rPr>
            <w:noProof/>
            <w:webHidden/>
            <w:sz w:val="22"/>
          </w:rPr>
          <w:instrText xml:space="preserve"> PAGEREF _Toc359178345 \h </w:instrText>
        </w:r>
        <w:r w:rsidRPr="00B54686">
          <w:rPr>
            <w:noProof/>
            <w:webHidden/>
            <w:sz w:val="22"/>
          </w:rPr>
        </w:r>
        <w:r w:rsidRPr="00B54686">
          <w:rPr>
            <w:noProof/>
            <w:webHidden/>
            <w:sz w:val="22"/>
          </w:rPr>
          <w:fldChar w:fldCharType="separate"/>
        </w:r>
        <w:r w:rsidRPr="00B54686">
          <w:rPr>
            <w:noProof/>
            <w:webHidden/>
            <w:sz w:val="22"/>
          </w:rPr>
          <w:t>23</w:t>
        </w:r>
        <w:r w:rsidRPr="00B54686">
          <w:rPr>
            <w:noProof/>
            <w:webHidden/>
            <w:sz w:val="22"/>
          </w:rPr>
          <w:fldChar w:fldCharType="end"/>
        </w:r>
      </w:hyperlink>
    </w:p>
    <w:p w:rsidR="00B54686" w:rsidRPr="00B54686" w:rsidRDefault="00B54686">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178346" w:history="1">
        <w:r w:rsidRPr="00B54686">
          <w:rPr>
            <w:rStyle w:val="Hipervnculo"/>
            <w:noProof/>
            <w:sz w:val="22"/>
            <w:lang w:val="es-ES"/>
          </w:rPr>
          <w:t>Figura 1.15 Diagrama de Gantt – Inicio | Planificación</w:t>
        </w:r>
        <w:r w:rsidRPr="00B54686">
          <w:rPr>
            <w:noProof/>
            <w:webHidden/>
            <w:sz w:val="22"/>
          </w:rPr>
          <w:tab/>
        </w:r>
        <w:r w:rsidRPr="00B54686">
          <w:rPr>
            <w:noProof/>
            <w:webHidden/>
            <w:sz w:val="22"/>
          </w:rPr>
          <w:fldChar w:fldCharType="begin"/>
        </w:r>
        <w:r w:rsidRPr="00B54686">
          <w:rPr>
            <w:noProof/>
            <w:webHidden/>
            <w:sz w:val="22"/>
          </w:rPr>
          <w:instrText xml:space="preserve"> PAGEREF _Toc359178346 \h </w:instrText>
        </w:r>
        <w:r w:rsidRPr="00B54686">
          <w:rPr>
            <w:noProof/>
            <w:webHidden/>
            <w:sz w:val="22"/>
          </w:rPr>
        </w:r>
        <w:r w:rsidRPr="00B54686">
          <w:rPr>
            <w:noProof/>
            <w:webHidden/>
            <w:sz w:val="22"/>
          </w:rPr>
          <w:fldChar w:fldCharType="separate"/>
        </w:r>
        <w:r w:rsidRPr="00B54686">
          <w:rPr>
            <w:noProof/>
            <w:webHidden/>
            <w:sz w:val="22"/>
          </w:rPr>
          <w:t>43</w:t>
        </w:r>
        <w:r w:rsidRPr="00B54686">
          <w:rPr>
            <w:noProof/>
            <w:webHidden/>
            <w:sz w:val="22"/>
          </w:rPr>
          <w:fldChar w:fldCharType="end"/>
        </w:r>
      </w:hyperlink>
    </w:p>
    <w:p w:rsidR="00B54686" w:rsidRPr="00B54686" w:rsidRDefault="00B54686">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178347" w:history="1">
        <w:r w:rsidRPr="00B54686">
          <w:rPr>
            <w:rStyle w:val="Hipervnculo"/>
            <w:noProof/>
            <w:sz w:val="22"/>
            <w:lang w:val="es-ES"/>
          </w:rPr>
          <w:t>Figura 1.16 Diagrama de Gantt –  Ejecución: Análisis</w:t>
        </w:r>
        <w:r w:rsidRPr="00B54686">
          <w:rPr>
            <w:noProof/>
            <w:webHidden/>
            <w:sz w:val="22"/>
          </w:rPr>
          <w:tab/>
        </w:r>
        <w:r w:rsidRPr="00B54686">
          <w:rPr>
            <w:noProof/>
            <w:webHidden/>
            <w:sz w:val="22"/>
          </w:rPr>
          <w:fldChar w:fldCharType="begin"/>
        </w:r>
        <w:r w:rsidRPr="00B54686">
          <w:rPr>
            <w:noProof/>
            <w:webHidden/>
            <w:sz w:val="22"/>
          </w:rPr>
          <w:instrText xml:space="preserve"> PAGEREF _Toc359178347 \h </w:instrText>
        </w:r>
        <w:r w:rsidRPr="00B54686">
          <w:rPr>
            <w:noProof/>
            <w:webHidden/>
            <w:sz w:val="22"/>
          </w:rPr>
        </w:r>
        <w:r w:rsidRPr="00B54686">
          <w:rPr>
            <w:noProof/>
            <w:webHidden/>
            <w:sz w:val="22"/>
          </w:rPr>
          <w:fldChar w:fldCharType="separate"/>
        </w:r>
        <w:r w:rsidRPr="00B54686">
          <w:rPr>
            <w:noProof/>
            <w:webHidden/>
            <w:sz w:val="22"/>
          </w:rPr>
          <w:t>43</w:t>
        </w:r>
        <w:r w:rsidRPr="00B54686">
          <w:rPr>
            <w:noProof/>
            <w:webHidden/>
            <w:sz w:val="22"/>
          </w:rPr>
          <w:fldChar w:fldCharType="end"/>
        </w:r>
      </w:hyperlink>
    </w:p>
    <w:p w:rsidR="00B54686" w:rsidRPr="00B54686" w:rsidRDefault="00B54686">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178348" w:history="1">
        <w:r w:rsidRPr="00B54686">
          <w:rPr>
            <w:rStyle w:val="Hipervnculo"/>
            <w:noProof/>
            <w:sz w:val="22"/>
            <w:lang w:val="es-ES"/>
          </w:rPr>
          <w:t>Figura 1.17 Diagrama de Gantt – Ejecución: Diseño e Implementación</w:t>
        </w:r>
        <w:r w:rsidRPr="00B54686">
          <w:rPr>
            <w:noProof/>
            <w:webHidden/>
            <w:sz w:val="22"/>
          </w:rPr>
          <w:tab/>
        </w:r>
        <w:r w:rsidRPr="00B54686">
          <w:rPr>
            <w:noProof/>
            <w:webHidden/>
            <w:sz w:val="22"/>
          </w:rPr>
          <w:fldChar w:fldCharType="begin"/>
        </w:r>
        <w:r w:rsidRPr="00B54686">
          <w:rPr>
            <w:noProof/>
            <w:webHidden/>
            <w:sz w:val="22"/>
          </w:rPr>
          <w:instrText xml:space="preserve"> PAGEREF _Toc359178348 \h </w:instrText>
        </w:r>
        <w:r w:rsidRPr="00B54686">
          <w:rPr>
            <w:noProof/>
            <w:webHidden/>
            <w:sz w:val="22"/>
          </w:rPr>
        </w:r>
        <w:r w:rsidRPr="00B54686">
          <w:rPr>
            <w:noProof/>
            <w:webHidden/>
            <w:sz w:val="22"/>
          </w:rPr>
          <w:fldChar w:fldCharType="separate"/>
        </w:r>
        <w:r w:rsidRPr="00B54686">
          <w:rPr>
            <w:noProof/>
            <w:webHidden/>
            <w:sz w:val="22"/>
          </w:rPr>
          <w:t>44</w:t>
        </w:r>
        <w:r w:rsidRPr="00B54686">
          <w:rPr>
            <w:noProof/>
            <w:webHidden/>
            <w:sz w:val="22"/>
          </w:rPr>
          <w:fldChar w:fldCharType="end"/>
        </w:r>
      </w:hyperlink>
    </w:p>
    <w:p w:rsidR="00B54686" w:rsidRPr="00B54686" w:rsidRDefault="00B54686">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178349" w:history="1">
        <w:r w:rsidRPr="00B54686">
          <w:rPr>
            <w:rStyle w:val="Hipervnculo"/>
            <w:noProof/>
            <w:sz w:val="22"/>
            <w:lang w:val="es-ES"/>
          </w:rPr>
          <w:t>Figura 1.18 Diagrama de Gantt –  Control: Reuniones con el asesor (tesis 1)</w:t>
        </w:r>
        <w:r w:rsidRPr="00B54686">
          <w:rPr>
            <w:noProof/>
            <w:webHidden/>
            <w:sz w:val="22"/>
          </w:rPr>
          <w:tab/>
        </w:r>
        <w:r w:rsidRPr="00B54686">
          <w:rPr>
            <w:noProof/>
            <w:webHidden/>
            <w:sz w:val="22"/>
          </w:rPr>
          <w:fldChar w:fldCharType="begin"/>
        </w:r>
        <w:r w:rsidRPr="00B54686">
          <w:rPr>
            <w:noProof/>
            <w:webHidden/>
            <w:sz w:val="22"/>
          </w:rPr>
          <w:instrText xml:space="preserve"> PAGEREF _Toc359178349 \h </w:instrText>
        </w:r>
        <w:r w:rsidRPr="00B54686">
          <w:rPr>
            <w:noProof/>
            <w:webHidden/>
            <w:sz w:val="22"/>
          </w:rPr>
        </w:r>
        <w:r w:rsidRPr="00B54686">
          <w:rPr>
            <w:noProof/>
            <w:webHidden/>
            <w:sz w:val="22"/>
          </w:rPr>
          <w:fldChar w:fldCharType="separate"/>
        </w:r>
        <w:r w:rsidRPr="00B54686">
          <w:rPr>
            <w:noProof/>
            <w:webHidden/>
            <w:sz w:val="22"/>
          </w:rPr>
          <w:t>44</w:t>
        </w:r>
        <w:r w:rsidRPr="00B54686">
          <w:rPr>
            <w:noProof/>
            <w:webHidden/>
            <w:sz w:val="22"/>
          </w:rPr>
          <w:fldChar w:fldCharType="end"/>
        </w:r>
      </w:hyperlink>
    </w:p>
    <w:p w:rsidR="00B54686" w:rsidRPr="00B54686" w:rsidRDefault="00B54686">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178350" w:history="1">
        <w:r w:rsidRPr="00B54686">
          <w:rPr>
            <w:rStyle w:val="Hipervnculo"/>
            <w:noProof/>
            <w:sz w:val="22"/>
            <w:lang w:val="es-ES"/>
          </w:rPr>
          <w:t>Figura 1.19 Diagrama de Gantt – Control: Reuniones con el asesor (tesis 2)</w:t>
        </w:r>
        <w:r w:rsidRPr="00B54686">
          <w:rPr>
            <w:noProof/>
            <w:webHidden/>
            <w:sz w:val="22"/>
          </w:rPr>
          <w:tab/>
        </w:r>
        <w:r w:rsidRPr="00B54686">
          <w:rPr>
            <w:noProof/>
            <w:webHidden/>
            <w:sz w:val="22"/>
          </w:rPr>
          <w:fldChar w:fldCharType="begin"/>
        </w:r>
        <w:r w:rsidRPr="00B54686">
          <w:rPr>
            <w:noProof/>
            <w:webHidden/>
            <w:sz w:val="22"/>
          </w:rPr>
          <w:instrText xml:space="preserve"> PAGEREF _Toc359178350 \h </w:instrText>
        </w:r>
        <w:r w:rsidRPr="00B54686">
          <w:rPr>
            <w:noProof/>
            <w:webHidden/>
            <w:sz w:val="22"/>
          </w:rPr>
        </w:r>
        <w:r w:rsidRPr="00B54686">
          <w:rPr>
            <w:noProof/>
            <w:webHidden/>
            <w:sz w:val="22"/>
          </w:rPr>
          <w:fldChar w:fldCharType="separate"/>
        </w:r>
        <w:r w:rsidRPr="00B54686">
          <w:rPr>
            <w:noProof/>
            <w:webHidden/>
            <w:sz w:val="22"/>
          </w:rPr>
          <w:t>45</w:t>
        </w:r>
        <w:r w:rsidRPr="00B54686">
          <w:rPr>
            <w:noProof/>
            <w:webHidden/>
            <w:sz w:val="22"/>
          </w:rPr>
          <w:fldChar w:fldCharType="end"/>
        </w:r>
      </w:hyperlink>
    </w:p>
    <w:p w:rsidR="00B54686" w:rsidRPr="00B54686" w:rsidRDefault="00B54686">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178351" w:history="1">
        <w:r w:rsidRPr="00B54686">
          <w:rPr>
            <w:rStyle w:val="Hipervnculo"/>
            <w:noProof/>
            <w:sz w:val="22"/>
            <w:lang w:val="es-ES"/>
          </w:rPr>
          <w:t>Figura 1.20 Diagrama de Gantt – Control: Reuniones con usuarios del sistema | Cierre</w:t>
        </w:r>
        <w:r w:rsidRPr="00B54686">
          <w:rPr>
            <w:noProof/>
            <w:webHidden/>
            <w:sz w:val="22"/>
          </w:rPr>
          <w:tab/>
        </w:r>
        <w:r w:rsidRPr="00B54686">
          <w:rPr>
            <w:noProof/>
            <w:webHidden/>
            <w:sz w:val="22"/>
          </w:rPr>
          <w:fldChar w:fldCharType="begin"/>
        </w:r>
        <w:r w:rsidRPr="00B54686">
          <w:rPr>
            <w:noProof/>
            <w:webHidden/>
            <w:sz w:val="22"/>
          </w:rPr>
          <w:instrText xml:space="preserve"> PAGEREF _Toc359178351 \h </w:instrText>
        </w:r>
        <w:r w:rsidRPr="00B54686">
          <w:rPr>
            <w:noProof/>
            <w:webHidden/>
            <w:sz w:val="22"/>
          </w:rPr>
        </w:r>
        <w:r w:rsidRPr="00B54686">
          <w:rPr>
            <w:noProof/>
            <w:webHidden/>
            <w:sz w:val="22"/>
          </w:rPr>
          <w:fldChar w:fldCharType="separate"/>
        </w:r>
        <w:r w:rsidRPr="00B54686">
          <w:rPr>
            <w:noProof/>
            <w:webHidden/>
            <w:sz w:val="22"/>
          </w:rPr>
          <w:t>45</w:t>
        </w:r>
        <w:r w:rsidRPr="00B54686">
          <w:rPr>
            <w:noProof/>
            <w:webHidden/>
            <w:sz w:val="22"/>
          </w:rPr>
          <w:fldChar w:fldCharType="end"/>
        </w:r>
      </w:hyperlink>
    </w:p>
    <w:p w:rsidR="00F00C53" w:rsidRPr="000C3834" w:rsidRDefault="003B0A54" w:rsidP="003B0A54">
      <w:pPr>
        <w:pStyle w:val="Tabladeilustraciones"/>
        <w:tabs>
          <w:tab w:val="right" w:leader="dot" w:pos="8494"/>
        </w:tabs>
        <w:jc w:val="center"/>
        <w:rPr>
          <w:lang w:val="es-ES"/>
        </w:rPr>
      </w:pPr>
      <w:r w:rsidRPr="00DE1775">
        <w:rPr>
          <w:sz w:val="22"/>
          <w:lang w:val="es-ES"/>
        </w:rPr>
        <w:fldChar w:fldCharType="end"/>
      </w:r>
    </w:p>
    <w:p w:rsidR="00F00C53" w:rsidRPr="000C3834" w:rsidRDefault="00F00C53" w:rsidP="00EA654E">
      <w:pPr>
        <w:pStyle w:val="Ttulo1"/>
        <w:numPr>
          <w:ilvl w:val="0"/>
          <w:numId w:val="0"/>
        </w:numPr>
        <w:ind w:left="432"/>
        <w:jc w:val="cente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A152D1" w:rsidRDefault="00562E8A" w:rsidP="00562E8A">
      <w:pPr>
        <w:pStyle w:val="Tabladeilustraciones"/>
        <w:tabs>
          <w:tab w:val="right" w:leader="dot" w:pos="8494"/>
        </w:tabs>
        <w:jc w:val="center"/>
        <w:rPr>
          <w:b/>
          <w:bCs/>
          <w:color w:val="365F91"/>
          <w:sz w:val="22"/>
          <w:szCs w:val="22"/>
          <w:lang w:val="es-ES" w:eastAsia="en-US"/>
        </w:rPr>
      </w:pPr>
      <w:r w:rsidRPr="000C3834">
        <w:rPr>
          <w:rFonts w:ascii="Cambria" w:hAnsi="Cambria"/>
          <w:b/>
          <w:bCs/>
          <w:color w:val="365F91"/>
          <w:sz w:val="28"/>
          <w:szCs w:val="28"/>
          <w:lang w:val="es-ES" w:eastAsia="en-US"/>
        </w:rPr>
        <w:lastRenderedPageBreak/>
        <w:t>Índice de Tab</w:t>
      </w:r>
      <w:bookmarkStart w:id="0" w:name="_GoBack"/>
      <w:bookmarkEnd w:id="0"/>
      <w:r w:rsidRPr="000C3834">
        <w:rPr>
          <w:rFonts w:ascii="Cambria" w:hAnsi="Cambria"/>
          <w:b/>
          <w:bCs/>
          <w:color w:val="365F91"/>
          <w:sz w:val="28"/>
          <w:szCs w:val="28"/>
          <w:lang w:val="es-ES" w:eastAsia="en-US"/>
        </w:rPr>
        <w:t>las</w:t>
      </w:r>
      <w:r w:rsidR="00DE1775">
        <w:rPr>
          <w:rFonts w:ascii="Cambria" w:hAnsi="Cambria"/>
          <w:b/>
          <w:bCs/>
          <w:color w:val="365F91"/>
          <w:sz w:val="28"/>
          <w:szCs w:val="28"/>
          <w:lang w:val="es-ES" w:eastAsia="en-US"/>
        </w:rPr>
        <w:br/>
      </w:r>
    </w:p>
    <w:p w:rsidR="00B54686" w:rsidRPr="00B54686" w:rsidRDefault="003503B3">
      <w:pPr>
        <w:pStyle w:val="Tabladeilustraciones"/>
        <w:tabs>
          <w:tab w:val="right" w:leader="dot" w:pos="8494"/>
        </w:tabs>
        <w:rPr>
          <w:rFonts w:asciiTheme="minorHAnsi" w:eastAsiaTheme="minorEastAsia" w:hAnsiTheme="minorHAnsi" w:cstheme="minorBidi"/>
          <w:noProof/>
          <w:sz w:val="20"/>
          <w:szCs w:val="22"/>
          <w:lang w:val="es-MX" w:eastAsia="es-MX"/>
        </w:rPr>
      </w:pPr>
      <w:r w:rsidRPr="00B54686">
        <w:rPr>
          <w:sz w:val="20"/>
          <w:lang w:val="es-ES"/>
        </w:rPr>
        <w:fldChar w:fldCharType="begin"/>
      </w:r>
      <w:r w:rsidRPr="00B54686">
        <w:rPr>
          <w:sz w:val="20"/>
          <w:lang w:val="es-ES"/>
        </w:rPr>
        <w:instrText xml:space="preserve"> TOC \f T \h \z \t "Subtítulo" \c </w:instrText>
      </w:r>
      <w:r w:rsidRPr="00B54686">
        <w:rPr>
          <w:sz w:val="20"/>
          <w:lang w:val="es-ES"/>
        </w:rPr>
        <w:fldChar w:fldCharType="separate"/>
      </w:r>
      <w:hyperlink w:anchor="_Toc359178355" w:history="1">
        <w:r w:rsidR="00B54686" w:rsidRPr="00B54686">
          <w:rPr>
            <w:rStyle w:val="Hipervnculo"/>
            <w:noProof/>
            <w:sz w:val="22"/>
            <w:lang w:val="es-ES"/>
          </w:rPr>
          <w:t>Tabla 1.1. Cuadro de comparación de soluciones</w:t>
        </w:r>
        <w:r w:rsidR="00B54686" w:rsidRPr="00B54686">
          <w:rPr>
            <w:noProof/>
            <w:webHidden/>
            <w:sz w:val="22"/>
          </w:rPr>
          <w:tab/>
        </w:r>
        <w:r w:rsidR="00B54686" w:rsidRPr="00B54686">
          <w:rPr>
            <w:noProof/>
            <w:webHidden/>
            <w:sz w:val="22"/>
          </w:rPr>
          <w:fldChar w:fldCharType="begin"/>
        </w:r>
        <w:r w:rsidR="00B54686" w:rsidRPr="00B54686">
          <w:rPr>
            <w:noProof/>
            <w:webHidden/>
            <w:sz w:val="22"/>
          </w:rPr>
          <w:instrText xml:space="preserve"> PAGEREF _Toc359178355 \h </w:instrText>
        </w:r>
        <w:r w:rsidR="00B54686" w:rsidRPr="00B54686">
          <w:rPr>
            <w:noProof/>
            <w:webHidden/>
            <w:sz w:val="22"/>
          </w:rPr>
        </w:r>
        <w:r w:rsidR="00B54686" w:rsidRPr="00B54686">
          <w:rPr>
            <w:noProof/>
            <w:webHidden/>
            <w:sz w:val="22"/>
          </w:rPr>
          <w:fldChar w:fldCharType="separate"/>
        </w:r>
        <w:r w:rsidR="00B54686" w:rsidRPr="00B54686">
          <w:rPr>
            <w:noProof/>
            <w:webHidden/>
            <w:sz w:val="22"/>
          </w:rPr>
          <w:t>25</w:t>
        </w:r>
        <w:r w:rsidR="00B54686" w:rsidRPr="00B54686">
          <w:rPr>
            <w:noProof/>
            <w:webHidden/>
            <w:sz w:val="22"/>
          </w:rPr>
          <w:fldChar w:fldCharType="end"/>
        </w:r>
      </w:hyperlink>
    </w:p>
    <w:p w:rsidR="00B54686" w:rsidRPr="00B54686" w:rsidRDefault="00B54686">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178356" w:history="1">
        <w:r w:rsidRPr="00B54686">
          <w:rPr>
            <w:rStyle w:val="Hipervnculo"/>
            <w:noProof/>
            <w:sz w:val="22"/>
            <w:lang w:val="es-ES"/>
          </w:rPr>
          <w:t>Tabla 1.2. Mapeo Resultado Esperado/Herramientas-Métodos</w:t>
        </w:r>
        <w:r w:rsidRPr="00B54686">
          <w:rPr>
            <w:noProof/>
            <w:webHidden/>
            <w:sz w:val="22"/>
          </w:rPr>
          <w:tab/>
        </w:r>
        <w:r w:rsidRPr="00B54686">
          <w:rPr>
            <w:noProof/>
            <w:webHidden/>
            <w:sz w:val="22"/>
          </w:rPr>
          <w:fldChar w:fldCharType="begin"/>
        </w:r>
        <w:r w:rsidRPr="00B54686">
          <w:rPr>
            <w:noProof/>
            <w:webHidden/>
            <w:sz w:val="22"/>
          </w:rPr>
          <w:instrText xml:space="preserve"> PAGEREF _Toc359178356 \h </w:instrText>
        </w:r>
        <w:r w:rsidRPr="00B54686">
          <w:rPr>
            <w:noProof/>
            <w:webHidden/>
            <w:sz w:val="22"/>
          </w:rPr>
        </w:r>
        <w:r w:rsidRPr="00B54686">
          <w:rPr>
            <w:noProof/>
            <w:webHidden/>
            <w:sz w:val="22"/>
          </w:rPr>
          <w:fldChar w:fldCharType="separate"/>
        </w:r>
        <w:r w:rsidRPr="00B54686">
          <w:rPr>
            <w:noProof/>
            <w:webHidden/>
            <w:sz w:val="22"/>
          </w:rPr>
          <w:t>28</w:t>
        </w:r>
        <w:r w:rsidRPr="00B54686">
          <w:rPr>
            <w:noProof/>
            <w:webHidden/>
            <w:sz w:val="22"/>
          </w:rPr>
          <w:fldChar w:fldCharType="end"/>
        </w:r>
      </w:hyperlink>
    </w:p>
    <w:p w:rsidR="00B54686" w:rsidRPr="00B54686" w:rsidRDefault="00B54686">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178357" w:history="1">
        <w:r w:rsidRPr="00B54686">
          <w:rPr>
            <w:rStyle w:val="Hipervnculo"/>
            <w:noProof/>
            <w:sz w:val="22"/>
            <w:lang w:val="es-ES"/>
          </w:rPr>
          <w:t>Tabla 1.3. Riesgos del proyecto</w:t>
        </w:r>
        <w:r w:rsidRPr="00B54686">
          <w:rPr>
            <w:noProof/>
            <w:webHidden/>
            <w:sz w:val="22"/>
          </w:rPr>
          <w:tab/>
        </w:r>
        <w:r w:rsidRPr="00B54686">
          <w:rPr>
            <w:noProof/>
            <w:webHidden/>
            <w:sz w:val="22"/>
          </w:rPr>
          <w:fldChar w:fldCharType="begin"/>
        </w:r>
        <w:r w:rsidRPr="00B54686">
          <w:rPr>
            <w:noProof/>
            <w:webHidden/>
            <w:sz w:val="22"/>
          </w:rPr>
          <w:instrText xml:space="preserve"> PAGEREF _Toc359178357 \h </w:instrText>
        </w:r>
        <w:r w:rsidRPr="00B54686">
          <w:rPr>
            <w:noProof/>
            <w:webHidden/>
            <w:sz w:val="22"/>
          </w:rPr>
        </w:r>
        <w:r w:rsidRPr="00B54686">
          <w:rPr>
            <w:noProof/>
            <w:webHidden/>
            <w:sz w:val="22"/>
          </w:rPr>
          <w:fldChar w:fldCharType="separate"/>
        </w:r>
        <w:r w:rsidRPr="00B54686">
          <w:rPr>
            <w:noProof/>
            <w:webHidden/>
            <w:sz w:val="22"/>
          </w:rPr>
          <w:t>39</w:t>
        </w:r>
        <w:r w:rsidRPr="00B54686">
          <w:rPr>
            <w:noProof/>
            <w:webHidden/>
            <w:sz w:val="22"/>
          </w:rPr>
          <w:fldChar w:fldCharType="end"/>
        </w:r>
      </w:hyperlink>
    </w:p>
    <w:p w:rsidR="00F00C53" w:rsidRPr="000C3834" w:rsidRDefault="003503B3" w:rsidP="00562E8A">
      <w:pPr>
        <w:pStyle w:val="Tabladeilustraciones"/>
        <w:tabs>
          <w:tab w:val="right" w:leader="dot" w:pos="8494"/>
        </w:tabs>
        <w:jc w:val="center"/>
        <w:rPr>
          <w:lang w:val="es-ES"/>
        </w:rPr>
      </w:pPr>
      <w:r w:rsidRPr="00B54686">
        <w:rPr>
          <w:sz w:val="20"/>
          <w:lang w:val="es-ES"/>
        </w:rPr>
        <w:fldChar w:fldCharType="end"/>
      </w:r>
    </w:p>
    <w:p w:rsidR="00F00C53" w:rsidRPr="000C3834" w:rsidRDefault="00F00C53" w:rsidP="00EA654E">
      <w:pPr>
        <w:pStyle w:val="Ttulo1"/>
        <w:numPr>
          <w:ilvl w:val="0"/>
          <w:numId w:val="0"/>
        </w:numPr>
        <w:ind w:left="432"/>
        <w:jc w:val="center"/>
        <w:rPr>
          <w:lang w:val="es-ES"/>
        </w:rPr>
      </w:pPr>
    </w:p>
    <w:p w:rsidR="00F00C53" w:rsidRPr="000C3834" w:rsidRDefault="00F00C53"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EA654E" w:rsidRPr="000C3834" w:rsidRDefault="00E03558" w:rsidP="002A3E9F">
      <w:pPr>
        <w:pStyle w:val="Ttulo1"/>
        <w:numPr>
          <w:ilvl w:val="0"/>
          <w:numId w:val="0"/>
        </w:numPr>
        <w:spacing w:line="240" w:lineRule="auto"/>
        <w:ind w:left="431"/>
        <w:jc w:val="center"/>
        <w:rPr>
          <w:lang w:val="es-ES"/>
        </w:rPr>
      </w:pPr>
      <w:r w:rsidRPr="000C3834">
        <w:rPr>
          <w:lang w:val="es-ES"/>
        </w:rPr>
        <w:br w:type="page"/>
      </w:r>
      <w:bookmarkStart w:id="1" w:name="_Toc359178284"/>
      <w:r w:rsidR="00EA654E" w:rsidRPr="000C3834">
        <w:rPr>
          <w:sz w:val="32"/>
          <w:lang w:val="es-ES"/>
        </w:rPr>
        <w:lastRenderedPageBreak/>
        <w:t>CAPÍTULO 1</w:t>
      </w:r>
      <w:bookmarkEnd w:id="1"/>
    </w:p>
    <w:p w:rsidR="00AF37EB" w:rsidRPr="000C3834" w:rsidRDefault="00AF37EB" w:rsidP="00AF37EB">
      <w:pPr>
        <w:rPr>
          <w:lang w:val="es-ES"/>
        </w:rPr>
      </w:pPr>
    </w:p>
    <w:p w:rsidR="00E03558" w:rsidRPr="000C3834" w:rsidRDefault="00EA654E" w:rsidP="00AF37EB">
      <w:pPr>
        <w:pStyle w:val="Ttulo1"/>
        <w:rPr>
          <w:sz w:val="28"/>
          <w:lang w:val="es-ES"/>
        </w:rPr>
      </w:pPr>
      <w:bookmarkStart w:id="2" w:name="_Toc359178285"/>
      <w:r w:rsidRPr="000C3834">
        <w:rPr>
          <w:sz w:val="28"/>
          <w:lang w:val="es-ES"/>
        </w:rPr>
        <w:t>Problemática</w:t>
      </w:r>
      <w:bookmarkEnd w:id="2"/>
    </w:p>
    <w:p w:rsidR="005737E9" w:rsidRPr="000C3834" w:rsidRDefault="005737E9" w:rsidP="005737E9">
      <w:pPr>
        <w:rPr>
          <w:lang w:val="es-ES"/>
        </w:rPr>
      </w:pPr>
    </w:p>
    <w:p w:rsidR="00980F8E" w:rsidRPr="000C3834" w:rsidRDefault="00980F8E" w:rsidP="00980F8E">
      <w:pPr>
        <w:autoSpaceDE w:val="0"/>
        <w:autoSpaceDN w:val="0"/>
        <w:adjustRightInd w:val="0"/>
        <w:ind w:firstLine="432"/>
        <w:rPr>
          <w:lang w:val="es-ES"/>
        </w:rPr>
      </w:pPr>
      <w:r w:rsidRPr="000C3834">
        <w:rPr>
          <w:lang w:val="es-ES"/>
        </w:rPr>
        <w:t xml:space="preserve">El Perú es un país aún considerado </w:t>
      </w:r>
      <w:r w:rsidR="00FE34BD">
        <w:rPr>
          <w:lang w:val="es-ES"/>
        </w:rPr>
        <w:t xml:space="preserve">en términos generales </w:t>
      </w:r>
      <w:r w:rsidRPr="000C3834">
        <w:rPr>
          <w:lang w:val="es-ES"/>
        </w:rPr>
        <w:t>en vía de desarrollo</w:t>
      </w:r>
      <w:r w:rsidR="000D13CF">
        <w:rPr>
          <w:lang w:val="es-ES"/>
        </w:rPr>
        <w:t xml:space="preserve"> [IMF, 2013]</w:t>
      </w:r>
      <w:r w:rsidRPr="000C3834">
        <w:rPr>
          <w:lang w:val="es-ES"/>
        </w:rPr>
        <w:t>. Como estado emergente que es, existen muchos aspectos que</w:t>
      </w:r>
      <w:r w:rsidR="00C35F16" w:rsidRPr="000C3834">
        <w:rPr>
          <w:lang w:val="es-ES"/>
        </w:rPr>
        <w:t>,</w:t>
      </w:r>
      <w:r w:rsidRPr="000C3834">
        <w:rPr>
          <w:lang w:val="es-ES"/>
        </w:rPr>
        <w:t xml:space="preserve"> de mejorarse</w:t>
      </w:r>
      <w:r w:rsidR="00C35F16" w:rsidRPr="000C3834">
        <w:rPr>
          <w:lang w:val="es-ES"/>
        </w:rPr>
        <w:t>,</w:t>
      </w:r>
      <w:r w:rsidRPr="000C3834">
        <w:rPr>
          <w:lang w:val="es-ES"/>
        </w:rPr>
        <w:t xml:space="preserve"> podrían permitir alcanzar mejores niveles tanto económicos como de imagen y prestigio. Uno de estos aspectos es el desarrollo social y calidad de vida de la población. Estos conceptos tratan acerca del aumento de posibilidades y mejora de las condiciones de vida de los ciudadanos. El Programa de Naciones Unidas para el Desarrollo (PNUD) define hoy al desarrollo humano como "el proceso mediante el cual se amplían las oportunidades de los individuos, </w:t>
      </w:r>
      <w:r w:rsidR="000812BC" w:rsidRPr="000C3834">
        <w:rPr>
          <w:lang w:val="es-ES"/>
        </w:rPr>
        <w:t xml:space="preserve">de las cuales </w:t>
      </w:r>
      <w:r w:rsidR="00C35F16" w:rsidRPr="000C3834">
        <w:rPr>
          <w:lang w:val="es-ES"/>
        </w:rPr>
        <w:t xml:space="preserve">las más importantes </w:t>
      </w:r>
      <w:r w:rsidRPr="000C3834">
        <w:rPr>
          <w:lang w:val="es-ES"/>
        </w:rPr>
        <w:t>son una vida prolongada y saludable, acceso a la educación, y el disfrute de un nivel de vida decente" [</w:t>
      </w:r>
      <w:r w:rsidR="00E5597C" w:rsidRPr="000C3834">
        <w:rPr>
          <w:lang w:val="es-ES"/>
        </w:rPr>
        <w:t>PNUD, 1990</w:t>
      </w:r>
      <w:r w:rsidR="00586B07" w:rsidRPr="000C3834">
        <w:rPr>
          <w:lang w:val="es-ES"/>
        </w:rPr>
        <w:t>: 33</w:t>
      </w:r>
      <w:r w:rsidR="00414E50" w:rsidRPr="000C3834">
        <w:rPr>
          <w:lang w:val="es-ES"/>
        </w:rPr>
        <w:t>-33</w:t>
      </w:r>
      <w:r w:rsidRPr="000C3834">
        <w:rPr>
          <w:lang w:val="es-ES"/>
        </w:rPr>
        <w:t>]. Si se llevan estas nociones y conceptos a la realidad del Perú, se pueden identificar áreas en las que se debe trabajar a fin de poder garantizar la calidad de vida y el desarrollo la población.</w:t>
      </w:r>
    </w:p>
    <w:p w:rsidR="00BB3A8E" w:rsidRPr="000C3834" w:rsidRDefault="00BB3A8E" w:rsidP="00980F8E">
      <w:pPr>
        <w:autoSpaceDE w:val="0"/>
        <w:autoSpaceDN w:val="0"/>
        <w:adjustRightInd w:val="0"/>
        <w:rPr>
          <w:lang w:val="es-ES"/>
        </w:rPr>
      </w:pPr>
    </w:p>
    <w:p w:rsidR="00980F8E" w:rsidRPr="000C3834" w:rsidRDefault="00980F8E" w:rsidP="00BB3A8E">
      <w:pPr>
        <w:autoSpaceDE w:val="0"/>
        <w:autoSpaceDN w:val="0"/>
        <w:adjustRightInd w:val="0"/>
        <w:ind w:firstLine="432"/>
        <w:rPr>
          <w:lang w:val="es-ES"/>
        </w:rPr>
      </w:pPr>
      <w:r w:rsidRPr="000C3834">
        <w:rPr>
          <w:lang w:val="es-ES"/>
        </w:rPr>
        <w:t xml:space="preserve">Una de estas áreas la cual </w:t>
      </w:r>
      <w:r w:rsidR="00035A14" w:rsidRPr="000C3834">
        <w:rPr>
          <w:lang w:val="es-ES"/>
        </w:rPr>
        <w:t>servirá</w:t>
      </w:r>
      <w:r w:rsidRPr="000C3834">
        <w:rPr>
          <w:lang w:val="es-ES"/>
        </w:rPr>
        <w:t xml:space="preserve"> como punto de partida para el presente proyecto de fin de carrera involucra el tema de</w:t>
      </w:r>
      <w:r w:rsidR="00035A14" w:rsidRPr="000C3834">
        <w:rPr>
          <w:lang w:val="es-ES"/>
        </w:rPr>
        <w:t>l</w:t>
      </w:r>
      <w:r w:rsidRPr="000C3834">
        <w:rPr>
          <w:lang w:val="es-ES"/>
        </w:rPr>
        <w:t xml:space="preserve"> trabajo informal. Si bien es cierto dicho tema dada su propia naturaleza </w:t>
      </w:r>
      <w:r w:rsidR="00035A14" w:rsidRPr="000C3834">
        <w:rPr>
          <w:lang w:val="es-ES"/>
        </w:rPr>
        <w:t>es</w:t>
      </w:r>
      <w:r w:rsidRPr="000C3834">
        <w:rPr>
          <w:lang w:val="es-ES"/>
        </w:rPr>
        <w:t xml:space="preserve"> de elevada complejidad, lo que se pretende aquí es mostrar </w:t>
      </w:r>
      <w:r w:rsidR="000E2634" w:rsidRPr="000C3834">
        <w:rPr>
          <w:lang w:val="es-ES"/>
        </w:rPr>
        <w:t>un</w:t>
      </w:r>
      <w:r w:rsidR="00035A14" w:rsidRPr="000C3834">
        <w:rPr>
          <w:lang w:val="es-ES"/>
        </w:rPr>
        <w:t xml:space="preserve"> escenario puntual </w:t>
      </w:r>
      <w:r w:rsidRPr="000C3834">
        <w:rPr>
          <w:lang w:val="es-ES"/>
        </w:rPr>
        <w:t xml:space="preserve">en </w:t>
      </w:r>
      <w:r w:rsidR="00035A14" w:rsidRPr="000C3834">
        <w:rPr>
          <w:lang w:val="es-ES"/>
        </w:rPr>
        <w:t xml:space="preserve">el que el </w:t>
      </w:r>
      <w:r w:rsidRPr="000C3834">
        <w:rPr>
          <w:lang w:val="es-ES"/>
        </w:rPr>
        <w:t>uso de una herramienta tecnológica permita afrontar alg</w:t>
      </w:r>
      <w:r w:rsidR="00035A14" w:rsidRPr="000C3834">
        <w:rPr>
          <w:lang w:val="es-ES"/>
        </w:rPr>
        <w:t>unos de los problemas que dicho escenario presenta</w:t>
      </w:r>
      <w:r w:rsidRPr="000C3834">
        <w:rPr>
          <w:lang w:val="es-ES"/>
        </w:rPr>
        <w:t>.</w:t>
      </w:r>
    </w:p>
    <w:p w:rsidR="00980F8E" w:rsidRPr="000C3834" w:rsidRDefault="00980F8E" w:rsidP="00980F8E">
      <w:pPr>
        <w:autoSpaceDE w:val="0"/>
        <w:autoSpaceDN w:val="0"/>
        <w:adjustRightInd w:val="0"/>
        <w:rPr>
          <w:lang w:val="es-ES"/>
        </w:rPr>
      </w:pPr>
    </w:p>
    <w:p w:rsidR="003E1B25" w:rsidRPr="000C3834" w:rsidRDefault="000812BC" w:rsidP="004B6B21">
      <w:pPr>
        <w:autoSpaceDE w:val="0"/>
        <w:autoSpaceDN w:val="0"/>
        <w:adjustRightInd w:val="0"/>
        <w:ind w:firstLine="432"/>
        <w:rPr>
          <w:lang w:val="es-ES"/>
        </w:rPr>
      </w:pPr>
      <w:r w:rsidRPr="000C3834">
        <w:rPr>
          <w:lang w:val="es-ES"/>
        </w:rPr>
        <w:t>D</w:t>
      </w:r>
      <w:r w:rsidR="000111B4" w:rsidRPr="000C3834">
        <w:rPr>
          <w:lang w:val="es-ES"/>
        </w:rPr>
        <w:t>e acuerdo</w:t>
      </w:r>
      <w:r w:rsidR="00526151" w:rsidRPr="000C3834">
        <w:rPr>
          <w:lang w:val="es-ES"/>
        </w:rPr>
        <w:t xml:space="preserve"> </w:t>
      </w:r>
      <w:r w:rsidR="000111B4" w:rsidRPr="000C3834">
        <w:rPr>
          <w:lang w:val="es-ES"/>
        </w:rPr>
        <w:t xml:space="preserve">con </w:t>
      </w:r>
      <w:r w:rsidR="00D908FD" w:rsidRPr="000C3834">
        <w:rPr>
          <w:lang w:val="es-ES"/>
        </w:rPr>
        <w:t xml:space="preserve">el estudio </w:t>
      </w:r>
      <w:r w:rsidR="00D908FD" w:rsidRPr="000C3834">
        <w:rPr>
          <w:i/>
          <w:lang w:val="es-ES"/>
        </w:rPr>
        <w:t xml:space="preserve">Empleo informal y política de protección social en el Perú </w:t>
      </w:r>
      <w:r w:rsidR="00D908FD" w:rsidRPr="000C3834">
        <w:rPr>
          <w:lang w:val="es-ES"/>
        </w:rPr>
        <w:t>del Consorcio de Investigación Económica y Social (CIES), el nivel de informalidad alcanzó el 79.4% en el año 2009 [CIES</w:t>
      </w:r>
      <w:r w:rsidR="00B974CC" w:rsidRPr="000C3834">
        <w:rPr>
          <w:lang w:val="es-ES"/>
        </w:rPr>
        <w:t xml:space="preserve">, </w:t>
      </w:r>
      <w:r w:rsidR="00D908FD" w:rsidRPr="000C3834">
        <w:rPr>
          <w:lang w:val="es-ES"/>
        </w:rPr>
        <w:t xml:space="preserve">2009]; mientras que de acuerdo con </w:t>
      </w:r>
      <w:r w:rsidR="000111B4" w:rsidRPr="000C3834">
        <w:rPr>
          <w:lang w:val="es-ES"/>
        </w:rPr>
        <w:t xml:space="preserve">el informe </w:t>
      </w:r>
      <w:r w:rsidR="000111B4" w:rsidRPr="000C3834">
        <w:rPr>
          <w:i/>
          <w:lang w:val="es-ES"/>
        </w:rPr>
        <w:t xml:space="preserve">Panorama Laboral 2012 </w:t>
      </w:r>
      <w:r w:rsidR="000111B4" w:rsidRPr="000C3834">
        <w:rPr>
          <w:lang w:val="es-ES"/>
        </w:rPr>
        <w:t xml:space="preserve">elaborado </w:t>
      </w:r>
      <w:r w:rsidR="00526151" w:rsidRPr="000C3834">
        <w:rPr>
          <w:lang w:val="es-ES"/>
        </w:rPr>
        <w:t>por</w:t>
      </w:r>
      <w:r w:rsidRPr="000C3834">
        <w:rPr>
          <w:lang w:val="es-ES"/>
        </w:rPr>
        <w:t xml:space="preserve"> </w:t>
      </w:r>
      <w:r w:rsidR="000111B4" w:rsidRPr="000C3834">
        <w:rPr>
          <w:lang w:val="es-ES"/>
        </w:rPr>
        <w:t>la Organización Internacional del Trabajo (OIT), el nivel de informalidad en el Perú alcanzó el 68.8%</w:t>
      </w:r>
      <w:r w:rsidR="000B46CA" w:rsidRPr="000C3834">
        <w:rPr>
          <w:lang w:val="es-ES"/>
        </w:rPr>
        <w:t xml:space="preserve"> </w:t>
      </w:r>
      <w:r w:rsidR="00B94E5E" w:rsidRPr="000C3834">
        <w:rPr>
          <w:lang w:val="es-ES"/>
        </w:rPr>
        <w:t>en el 2011</w:t>
      </w:r>
      <w:r w:rsidR="00F4198F" w:rsidRPr="000C3834">
        <w:rPr>
          <w:lang w:val="es-ES"/>
        </w:rPr>
        <w:t xml:space="preserve"> </w:t>
      </w:r>
      <w:r w:rsidR="00847687" w:rsidRPr="000C3834">
        <w:rPr>
          <w:lang w:val="es-ES"/>
        </w:rPr>
        <w:br/>
      </w:r>
      <w:r w:rsidR="000B46CA" w:rsidRPr="000C3834">
        <w:rPr>
          <w:lang w:val="es-ES"/>
        </w:rPr>
        <w:t>[</w:t>
      </w:r>
      <w:r w:rsidR="00414E50" w:rsidRPr="000C3834">
        <w:rPr>
          <w:lang w:val="es-ES"/>
        </w:rPr>
        <w:t>OIT, 2011</w:t>
      </w:r>
      <w:r w:rsidR="004F23B8" w:rsidRPr="000C3834">
        <w:rPr>
          <w:lang w:val="es-ES"/>
        </w:rPr>
        <w:t xml:space="preserve">]. </w:t>
      </w:r>
      <w:r w:rsidR="003E1B25" w:rsidRPr="000C3834">
        <w:rPr>
          <w:lang w:val="es-ES"/>
        </w:rPr>
        <w:t xml:space="preserve">Ambos estudios dan luces acerca de que, en efecto, el nivel de </w:t>
      </w:r>
      <w:r w:rsidR="00F76682" w:rsidRPr="000C3834">
        <w:rPr>
          <w:lang w:val="es-ES"/>
        </w:rPr>
        <w:t xml:space="preserve">trabajo informal </w:t>
      </w:r>
      <w:r w:rsidR="003E1B25" w:rsidRPr="000C3834">
        <w:rPr>
          <w:lang w:val="es-ES"/>
        </w:rPr>
        <w:t>en el país es alto</w:t>
      </w:r>
      <w:r w:rsidR="004F23B8" w:rsidRPr="000C3834">
        <w:rPr>
          <w:lang w:val="es-ES"/>
        </w:rPr>
        <w:t>.</w:t>
      </w:r>
    </w:p>
    <w:p w:rsidR="003E1B25" w:rsidRPr="000C3834" w:rsidRDefault="003E1B25" w:rsidP="004B6B21">
      <w:pPr>
        <w:autoSpaceDE w:val="0"/>
        <w:autoSpaceDN w:val="0"/>
        <w:adjustRightInd w:val="0"/>
        <w:ind w:firstLine="432"/>
        <w:rPr>
          <w:lang w:val="es-ES"/>
        </w:rPr>
      </w:pPr>
    </w:p>
    <w:p w:rsidR="00E66442" w:rsidRPr="000C3834" w:rsidRDefault="00980F8E" w:rsidP="004B6B21">
      <w:pPr>
        <w:autoSpaceDE w:val="0"/>
        <w:autoSpaceDN w:val="0"/>
        <w:adjustRightInd w:val="0"/>
        <w:ind w:firstLine="432"/>
        <w:rPr>
          <w:lang w:val="es-ES"/>
        </w:rPr>
      </w:pPr>
      <w:r w:rsidRPr="000C3834">
        <w:rPr>
          <w:lang w:val="es-ES"/>
        </w:rPr>
        <w:t xml:space="preserve">En particular, destaca la importante participación de los independientes </w:t>
      </w:r>
      <w:r w:rsidR="00DB5D65" w:rsidRPr="000C3834">
        <w:rPr>
          <w:lang w:val="es-ES"/>
        </w:rPr>
        <w:br/>
      </w:r>
      <w:r w:rsidR="00D1537C" w:rsidRPr="000C3834">
        <w:rPr>
          <w:lang w:val="es-ES"/>
        </w:rPr>
        <w:t>no profesionales/no</w:t>
      </w:r>
      <w:r w:rsidR="00576041" w:rsidRPr="000C3834">
        <w:rPr>
          <w:lang w:val="es-ES"/>
        </w:rPr>
        <w:t xml:space="preserve"> técnicos </w:t>
      </w:r>
      <w:r w:rsidRPr="000C3834">
        <w:rPr>
          <w:lang w:val="es-ES"/>
        </w:rPr>
        <w:t xml:space="preserve">en </w:t>
      </w:r>
      <w:r w:rsidR="0033010D" w:rsidRPr="000C3834">
        <w:rPr>
          <w:lang w:val="es-ES"/>
        </w:rPr>
        <w:t>todo el universo d</w:t>
      </w:r>
      <w:r w:rsidR="00F76682" w:rsidRPr="000C3834">
        <w:rPr>
          <w:lang w:val="es-ES"/>
        </w:rPr>
        <w:t>el mercado laboral</w:t>
      </w:r>
      <w:r w:rsidRPr="000C3834">
        <w:rPr>
          <w:lang w:val="es-ES"/>
        </w:rPr>
        <w:t>, los cuales</w:t>
      </w:r>
      <w:r w:rsidR="00F4198F" w:rsidRPr="000C3834">
        <w:rPr>
          <w:lang w:val="es-ES"/>
        </w:rPr>
        <w:t xml:space="preserve"> representan cerca d</w:t>
      </w:r>
      <w:r w:rsidR="00576041" w:rsidRPr="000C3834">
        <w:rPr>
          <w:lang w:val="es-ES"/>
        </w:rPr>
        <w:t>el 3</w:t>
      </w:r>
      <w:r w:rsidR="008975AE" w:rsidRPr="000C3834">
        <w:rPr>
          <w:lang w:val="es-ES"/>
        </w:rPr>
        <w:t>4</w:t>
      </w:r>
      <w:r w:rsidR="00576041" w:rsidRPr="000C3834">
        <w:rPr>
          <w:lang w:val="es-ES"/>
        </w:rPr>
        <w:t>.</w:t>
      </w:r>
      <w:r w:rsidR="008975AE" w:rsidRPr="000C3834">
        <w:rPr>
          <w:lang w:val="es-ES"/>
        </w:rPr>
        <w:t>8</w:t>
      </w:r>
      <w:r w:rsidR="00F4198F" w:rsidRPr="000C3834">
        <w:rPr>
          <w:lang w:val="es-ES"/>
        </w:rPr>
        <w:t xml:space="preserve">% de la población económicamente activa </w:t>
      </w:r>
      <w:r w:rsidR="0033010D" w:rsidRPr="000C3834">
        <w:rPr>
          <w:lang w:val="es-ES"/>
        </w:rPr>
        <w:t xml:space="preserve">(PEA) </w:t>
      </w:r>
      <w:r w:rsidR="00F4198F" w:rsidRPr="000C3834">
        <w:rPr>
          <w:lang w:val="es-ES"/>
        </w:rPr>
        <w:t>y ocupada [</w:t>
      </w:r>
      <w:proofErr w:type="spellStart"/>
      <w:r w:rsidR="008847BA" w:rsidRPr="000C3834">
        <w:rPr>
          <w:lang w:val="es-ES"/>
        </w:rPr>
        <w:t>Chuquizuta</w:t>
      </w:r>
      <w:proofErr w:type="spellEnd"/>
      <w:r w:rsidR="008847BA" w:rsidRPr="000C3834">
        <w:rPr>
          <w:lang w:val="es-ES"/>
        </w:rPr>
        <w:t>, 2008</w:t>
      </w:r>
      <w:r w:rsidR="00F4198F" w:rsidRPr="000C3834">
        <w:rPr>
          <w:lang w:val="es-ES"/>
        </w:rPr>
        <w:t>]</w:t>
      </w:r>
      <w:r w:rsidRPr="000C3834">
        <w:rPr>
          <w:lang w:val="es-ES"/>
        </w:rPr>
        <w:t xml:space="preserve">. Justamente éste será uno de los sectores a los que estará orientado el escenario problemático </w:t>
      </w:r>
      <w:r w:rsidR="00140702" w:rsidRPr="000C3834">
        <w:rPr>
          <w:lang w:val="es-ES"/>
        </w:rPr>
        <w:t>que representa el</w:t>
      </w:r>
      <w:r w:rsidRPr="000C3834">
        <w:rPr>
          <w:lang w:val="es-ES"/>
        </w:rPr>
        <w:t xml:space="preserve"> trabajo informal, ya que dentro del rubro trabajador independiente se pueden identificar diversos sub sectores económicos como son los de servicios a hogares y servicios prestados a empresas. En este caso</w:t>
      </w:r>
      <w:r w:rsidR="003E1B25" w:rsidRPr="000C3834">
        <w:rPr>
          <w:lang w:val="es-ES"/>
        </w:rPr>
        <w:t>,</w:t>
      </w:r>
      <w:r w:rsidRPr="000C3834">
        <w:rPr>
          <w:lang w:val="es-ES"/>
        </w:rPr>
        <w:t xml:space="preserve"> la problemática puntual refiere a aquellos independientes que prestan servicios generales y de mantenimiento (como por ejemplo pintura, limpieza, gasfitería, electricidad</w:t>
      </w:r>
      <w:r w:rsidR="00E66442" w:rsidRPr="000C3834">
        <w:rPr>
          <w:lang w:val="es-ES"/>
        </w:rPr>
        <w:t>, drywall, pisos</w:t>
      </w:r>
      <w:r w:rsidR="00A134DB" w:rsidRPr="000C3834">
        <w:rPr>
          <w:lang w:val="es-ES"/>
        </w:rPr>
        <w:t xml:space="preserve"> y</w:t>
      </w:r>
      <w:r w:rsidR="00E66442" w:rsidRPr="000C3834">
        <w:rPr>
          <w:lang w:val="es-ES"/>
        </w:rPr>
        <w:t xml:space="preserve"> carpintería) e incluso se puede incluir también a las </w:t>
      </w:r>
      <w:r w:rsidR="00A27E27" w:rsidRPr="000C3834">
        <w:rPr>
          <w:lang w:val="es-ES"/>
        </w:rPr>
        <w:t>micro</w:t>
      </w:r>
      <w:r w:rsidR="00E66442" w:rsidRPr="000C3834">
        <w:rPr>
          <w:lang w:val="es-ES"/>
        </w:rPr>
        <w:t xml:space="preserve">empresas (mypes) que prestan estos </w:t>
      </w:r>
      <w:r w:rsidR="006C3E5D" w:rsidRPr="000C3834">
        <w:rPr>
          <w:lang w:val="es-ES"/>
        </w:rPr>
        <w:t xml:space="preserve">mismos </w:t>
      </w:r>
      <w:r w:rsidR="00E66442" w:rsidRPr="000C3834">
        <w:rPr>
          <w:lang w:val="es-ES"/>
        </w:rPr>
        <w:t>tipos de servicios. Para ambos grupos, se tienen los siguientes inconvenientes:</w:t>
      </w:r>
      <w:r w:rsidR="002774B5" w:rsidRPr="000C3834">
        <w:rPr>
          <w:lang w:val="es-ES"/>
        </w:rPr>
        <w:tab/>
      </w:r>
      <w:r w:rsidR="006F68E1" w:rsidRPr="000C3834">
        <w:rPr>
          <w:lang w:val="es-ES"/>
        </w:rPr>
        <w:br/>
      </w:r>
    </w:p>
    <w:p w:rsidR="00E66442" w:rsidRPr="000C3834" w:rsidRDefault="00E66442" w:rsidP="003E15F2">
      <w:pPr>
        <w:pStyle w:val="Prrafodelista"/>
        <w:numPr>
          <w:ilvl w:val="0"/>
          <w:numId w:val="2"/>
        </w:numPr>
        <w:autoSpaceDE w:val="0"/>
        <w:autoSpaceDN w:val="0"/>
        <w:adjustRightInd w:val="0"/>
        <w:rPr>
          <w:lang w:val="es-ES"/>
        </w:rPr>
      </w:pPr>
      <w:r w:rsidRPr="000C3834">
        <w:rPr>
          <w:lang w:val="es-ES"/>
        </w:rPr>
        <w:t>N</w:t>
      </w:r>
      <w:r w:rsidR="00980F8E" w:rsidRPr="000C3834">
        <w:rPr>
          <w:lang w:val="es-ES"/>
        </w:rPr>
        <w:t xml:space="preserve">o cuentan con los medios para hacerse conocer ni conseguir oportunidades laborales formales, por lo que recurren a trabajos simples que muchas veces no están supeditados a la legislación laboral regular. </w:t>
      </w:r>
      <w:r w:rsidR="006F68E1" w:rsidRPr="000C3834">
        <w:rPr>
          <w:lang w:val="es-ES"/>
        </w:rPr>
        <w:tab/>
      </w:r>
      <w:r w:rsidR="006F68E1" w:rsidRPr="000C3834">
        <w:rPr>
          <w:lang w:val="es-ES"/>
        </w:rPr>
        <w:br/>
      </w:r>
    </w:p>
    <w:p w:rsidR="002774B5" w:rsidRPr="000C3834" w:rsidRDefault="00E66442" w:rsidP="003E15F2">
      <w:pPr>
        <w:pStyle w:val="Prrafodelista"/>
        <w:numPr>
          <w:ilvl w:val="0"/>
          <w:numId w:val="2"/>
        </w:numPr>
        <w:autoSpaceDE w:val="0"/>
        <w:autoSpaceDN w:val="0"/>
        <w:adjustRightInd w:val="0"/>
        <w:rPr>
          <w:lang w:val="es-ES"/>
        </w:rPr>
      </w:pPr>
      <w:r w:rsidRPr="000C3834">
        <w:rPr>
          <w:lang w:val="es-ES"/>
        </w:rPr>
        <w:lastRenderedPageBreak/>
        <w:t>L</w:t>
      </w:r>
      <w:r w:rsidR="00980F8E" w:rsidRPr="000C3834">
        <w:rPr>
          <w:lang w:val="es-ES"/>
        </w:rPr>
        <w:t xml:space="preserve">a </w:t>
      </w:r>
      <w:r w:rsidRPr="000C3834">
        <w:rPr>
          <w:lang w:val="es-ES"/>
        </w:rPr>
        <w:t xml:space="preserve">mejor </w:t>
      </w:r>
      <w:r w:rsidR="00980F8E" w:rsidRPr="000C3834">
        <w:rPr>
          <w:lang w:val="es-ES"/>
        </w:rPr>
        <w:t xml:space="preserve">forma de publicitar sus servicios </w:t>
      </w:r>
      <w:r w:rsidR="00BB3A8E" w:rsidRPr="000C3834">
        <w:rPr>
          <w:lang w:val="es-ES"/>
        </w:rPr>
        <w:t xml:space="preserve">y llegar a sus clientes </w:t>
      </w:r>
      <w:r w:rsidR="00980F8E" w:rsidRPr="000C3834">
        <w:rPr>
          <w:lang w:val="es-ES"/>
        </w:rPr>
        <w:t>es mediante el ‘volanteo’, anuncios en postes de iluminación pública, y hasta pintado en paredes de avenidas y jirones,</w:t>
      </w:r>
      <w:r w:rsidR="00920596" w:rsidRPr="000C3834">
        <w:rPr>
          <w:lang w:val="es-ES"/>
        </w:rPr>
        <w:t xml:space="preserve"> dado que realizar anuncios formales en periódicos o cualquier otro medio de pago resulta </w:t>
      </w:r>
      <w:r w:rsidR="004B6B21" w:rsidRPr="000C3834">
        <w:rPr>
          <w:lang w:val="es-ES"/>
        </w:rPr>
        <w:t xml:space="preserve">muchas veces inaccesible </w:t>
      </w:r>
      <w:r w:rsidR="00876734" w:rsidRPr="000C3834">
        <w:rPr>
          <w:lang w:val="es-ES"/>
        </w:rPr>
        <w:t xml:space="preserve">por los </w:t>
      </w:r>
      <w:r w:rsidR="00D271B8" w:rsidRPr="000C3834">
        <w:rPr>
          <w:lang w:val="es-ES"/>
        </w:rPr>
        <w:t>escasos recursos</w:t>
      </w:r>
      <w:r w:rsidR="00876734" w:rsidRPr="000C3834">
        <w:rPr>
          <w:lang w:val="es-ES"/>
        </w:rPr>
        <w:t xml:space="preserve"> con los que cuentan.</w:t>
      </w:r>
      <w:r w:rsidR="006F68E1" w:rsidRPr="000C3834">
        <w:rPr>
          <w:lang w:val="es-ES"/>
        </w:rPr>
        <w:tab/>
      </w:r>
      <w:r w:rsidR="006F68E1" w:rsidRPr="000C3834">
        <w:rPr>
          <w:lang w:val="es-ES"/>
        </w:rPr>
        <w:br/>
      </w:r>
    </w:p>
    <w:p w:rsidR="00E66442" w:rsidRPr="000C3834" w:rsidRDefault="00D271B8" w:rsidP="003E15F2">
      <w:pPr>
        <w:pStyle w:val="Prrafodelista"/>
        <w:numPr>
          <w:ilvl w:val="0"/>
          <w:numId w:val="2"/>
        </w:numPr>
        <w:autoSpaceDE w:val="0"/>
        <w:autoSpaceDN w:val="0"/>
        <w:adjustRightInd w:val="0"/>
        <w:rPr>
          <w:lang w:val="es-ES"/>
        </w:rPr>
      </w:pPr>
      <w:r w:rsidRPr="000C3834">
        <w:rPr>
          <w:lang w:val="es-ES"/>
        </w:rPr>
        <w:t xml:space="preserve">Su actual forma </w:t>
      </w:r>
      <w:r w:rsidR="00AF6CC4" w:rsidRPr="000C3834">
        <w:rPr>
          <w:lang w:val="es-ES"/>
        </w:rPr>
        <w:t xml:space="preserve">de </w:t>
      </w:r>
      <w:r w:rsidRPr="000C3834">
        <w:rPr>
          <w:lang w:val="es-ES"/>
        </w:rPr>
        <w:t xml:space="preserve">publicitar su trabajo </w:t>
      </w:r>
      <w:r w:rsidR="00980F8E" w:rsidRPr="000C3834">
        <w:rPr>
          <w:lang w:val="es-ES"/>
        </w:rPr>
        <w:t>no le</w:t>
      </w:r>
      <w:r w:rsidR="004B6B21" w:rsidRPr="000C3834">
        <w:rPr>
          <w:lang w:val="es-ES"/>
        </w:rPr>
        <w:t>s</w:t>
      </w:r>
      <w:r w:rsidR="00980F8E" w:rsidRPr="000C3834">
        <w:rPr>
          <w:lang w:val="es-ES"/>
        </w:rPr>
        <w:t xml:space="preserve"> garantiza la efectiva consecución de nuevos clientes ni mucho menos les garantiza una forma de vida </w:t>
      </w:r>
      <w:r w:rsidR="00140702" w:rsidRPr="000C3834">
        <w:rPr>
          <w:lang w:val="es-ES"/>
        </w:rPr>
        <w:t xml:space="preserve">estable en </w:t>
      </w:r>
      <w:r w:rsidR="009B6A1A" w:rsidRPr="000C3834">
        <w:rPr>
          <w:lang w:val="es-ES"/>
        </w:rPr>
        <w:t xml:space="preserve">cuanto a </w:t>
      </w:r>
      <w:r w:rsidR="00140702" w:rsidRPr="000C3834">
        <w:rPr>
          <w:lang w:val="es-ES"/>
        </w:rPr>
        <w:t>términos económicos</w:t>
      </w:r>
      <w:r w:rsidR="009B6A1A" w:rsidRPr="000C3834">
        <w:rPr>
          <w:lang w:val="es-ES"/>
        </w:rPr>
        <w:t xml:space="preserve"> se refiere</w:t>
      </w:r>
      <w:r w:rsidR="00140702" w:rsidRPr="000C3834">
        <w:rPr>
          <w:lang w:val="es-ES"/>
        </w:rPr>
        <w:t>.</w:t>
      </w:r>
      <w:r w:rsidR="009B6A1A" w:rsidRPr="000C3834">
        <w:rPr>
          <w:lang w:val="es-ES"/>
        </w:rPr>
        <w:tab/>
        <w:t xml:space="preserve"> </w:t>
      </w:r>
      <w:r w:rsidR="006F68E1" w:rsidRPr="000C3834">
        <w:rPr>
          <w:lang w:val="es-ES"/>
        </w:rPr>
        <w:br/>
      </w:r>
    </w:p>
    <w:p w:rsidR="00E66442" w:rsidRPr="000C3834" w:rsidRDefault="00137DE5" w:rsidP="003E15F2">
      <w:pPr>
        <w:pStyle w:val="Prrafodelista"/>
        <w:numPr>
          <w:ilvl w:val="0"/>
          <w:numId w:val="2"/>
        </w:numPr>
        <w:autoSpaceDE w:val="0"/>
        <w:autoSpaceDN w:val="0"/>
        <w:adjustRightInd w:val="0"/>
        <w:rPr>
          <w:lang w:val="es-ES"/>
        </w:rPr>
      </w:pPr>
      <w:r w:rsidRPr="000C3834">
        <w:rPr>
          <w:lang w:val="es-ES"/>
        </w:rPr>
        <w:t xml:space="preserve">En el caso de los </w:t>
      </w:r>
      <w:r w:rsidR="009B6A1A" w:rsidRPr="000C3834">
        <w:rPr>
          <w:lang w:val="es-ES"/>
        </w:rPr>
        <w:t xml:space="preserve">trabajadores </w:t>
      </w:r>
      <w:r w:rsidRPr="000C3834">
        <w:rPr>
          <w:lang w:val="es-ES"/>
        </w:rPr>
        <w:t xml:space="preserve">independientes, estos </w:t>
      </w:r>
      <w:r w:rsidR="00F52B39">
        <w:rPr>
          <w:lang w:val="es-ES"/>
        </w:rPr>
        <w:t xml:space="preserve">por lo general </w:t>
      </w:r>
      <w:r w:rsidR="004F0F1F">
        <w:rPr>
          <w:lang w:val="es-ES"/>
        </w:rPr>
        <w:t xml:space="preserve">tienen </w:t>
      </w:r>
      <w:r w:rsidRPr="000C3834">
        <w:rPr>
          <w:lang w:val="es-ES"/>
        </w:rPr>
        <w:t xml:space="preserve">desventajas respecto de las empresas formales y más grandes del mismo rubro ya que las personas que desean contratar los servicios (en adelante </w:t>
      </w:r>
      <w:r w:rsidRPr="000C3834">
        <w:rPr>
          <w:i/>
          <w:lang w:val="es-ES"/>
        </w:rPr>
        <w:t>Clientes</w:t>
      </w:r>
      <w:r w:rsidRPr="000C3834">
        <w:rPr>
          <w:lang w:val="es-ES"/>
        </w:rPr>
        <w:t xml:space="preserve">) tenderán a percibir mayor confianza en dichas empresas dejando </w:t>
      </w:r>
      <w:r w:rsidR="00AD278A">
        <w:rPr>
          <w:lang w:val="es-ES"/>
        </w:rPr>
        <w:t xml:space="preserve">de lado a los independientes. Esto se debe por lo mismo que son personas naturales de las cuales los clientes muchas veces no las conocerán </w:t>
      </w:r>
      <w:r w:rsidR="00142968">
        <w:rPr>
          <w:lang w:val="es-ES"/>
        </w:rPr>
        <w:t>y</w:t>
      </w:r>
      <w:r w:rsidR="00AD278A">
        <w:rPr>
          <w:lang w:val="es-ES"/>
        </w:rPr>
        <w:t xml:space="preserve"> no sabrán su reputación previa (en cuanto a histórico de trabajos realizados se refiere).</w:t>
      </w:r>
    </w:p>
    <w:p w:rsidR="009B610E" w:rsidRPr="000C3834" w:rsidRDefault="009B610E" w:rsidP="009B610E">
      <w:pPr>
        <w:pStyle w:val="Prrafodelista"/>
        <w:autoSpaceDE w:val="0"/>
        <w:autoSpaceDN w:val="0"/>
        <w:adjustRightInd w:val="0"/>
        <w:rPr>
          <w:lang w:val="es-ES"/>
        </w:rPr>
      </w:pPr>
    </w:p>
    <w:p w:rsidR="00137DE5" w:rsidRPr="000C3834" w:rsidRDefault="00BB4819" w:rsidP="003E15F2">
      <w:pPr>
        <w:pStyle w:val="Prrafodelista"/>
        <w:numPr>
          <w:ilvl w:val="0"/>
          <w:numId w:val="2"/>
        </w:numPr>
        <w:autoSpaceDE w:val="0"/>
        <w:autoSpaceDN w:val="0"/>
        <w:adjustRightInd w:val="0"/>
        <w:rPr>
          <w:lang w:val="es-ES"/>
        </w:rPr>
      </w:pPr>
      <w:r w:rsidRPr="000C3834">
        <w:rPr>
          <w:lang w:val="es-ES"/>
        </w:rPr>
        <w:t>Muchas mypes ni siquiera cuentan con una página web o correo electrónico que les permitan promocionar sus servicios brindados [</w:t>
      </w:r>
      <w:r w:rsidR="00E358A7" w:rsidRPr="000C3834">
        <w:rPr>
          <w:lang w:val="es-ES"/>
        </w:rPr>
        <w:t>INEI, 2013</w:t>
      </w:r>
      <w:r w:rsidRPr="000C3834">
        <w:rPr>
          <w:lang w:val="es-ES"/>
        </w:rPr>
        <w:t>].</w:t>
      </w:r>
    </w:p>
    <w:p w:rsidR="00137DE5" w:rsidRPr="000C3834" w:rsidRDefault="00137DE5" w:rsidP="00137DE5">
      <w:pPr>
        <w:autoSpaceDE w:val="0"/>
        <w:autoSpaceDN w:val="0"/>
        <w:adjustRightInd w:val="0"/>
        <w:rPr>
          <w:lang w:val="es-ES"/>
        </w:rPr>
      </w:pPr>
    </w:p>
    <w:p w:rsidR="00BB3A8E" w:rsidRPr="000C3834" w:rsidRDefault="001F7E1E" w:rsidP="00137DE5">
      <w:pPr>
        <w:autoSpaceDE w:val="0"/>
        <w:autoSpaceDN w:val="0"/>
        <w:adjustRightInd w:val="0"/>
        <w:ind w:firstLine="360"/>
        <w:rPr>
          <w:lang w:val="es-ES"/>
        </w:rPr>
      </w:pPr>
      <w:r w:rsidRPr="000C3834">
        <w:rPr>
          <w:lang w:val="es-ES"/>
        </w:rPr>
        <w:t>Por</w:t>
      </w:r>
      <w:r w:rsidR="00BB3A8E" w:rsidRPr="000C3834">
        <w:rPr>
          <w:lang w:val="es-ES"/>
        </w:rPr>
        <w:t xml:space="preserve"> lo mismo que muchos trabajan por cuenta propia, sería ideal que</w:t>
      </w:r>
      <w:r w:rsidR="00365A32" w:rsidRPr="000C3834">
        <w:rPr>
          <w:lang w:val="es-ES"/>
        </w:rPr>
        <w:t xml:space="preserve"> puedan</w:t>
      </w:r>
      <w:r w:rsidR="00BB3A8E" w:rsidRPr="000C3834">
        <w:rPr>
          <w:lang w:val="es-ES"/>
        </w:rPr>
        <w:t xml:space="preserve"> conta</w:t>
      </w:r>
      <w:r w:rsidR="00365A32" w:rsidRPr="000C3834">
        <w:rPr>
          <w:lang w:val="es-ES"/>
        </w:rPr>
        <w:t>r</w:t>
      </w:r>
      <w:r w:rsidR="00BB3A8E" w:rsidRPr="000C3834">
        <w:rPr>
          <w:lang w:val="es-ES"/>
        </w:rPr>
        <w:t xml:space="preserve"> con un medio alternativo </w:t>
      </w:r>
      <w:r w:rsidR="001D0E9A">
        <w:rPr>
          <w:lang w:val="es-ES"/>
        </w:rPr>
        <w:t xml:space="preserve">tecnológico </w:t>
      </w:r>
      <w:r w:rsidR="00B440B7" w:rsidRPr="000C3834">
        <w:rPr>
          <w:lang w:val="es-ES"/>
        </w:rPr>
        <w:t xml:space="preserve">que les de las oportunidades </w:t>
      </w:r>
      <w:r w:rsidR="00365A32" w:rsidRPr="000C3834">
        <w:rPr>
          <w:lang w:val="es-ES"/>
        </w:rPr>
        <w:t>de promocionar el servicio que ofrecen</w:t>
      </w:r>
      <w:r w:rsidR="0040589E" w:rsidRPr="000C3834">
        <w:rPr>
          <w:lang w:val="es-ES"/>
        </w:rPr>
        <w:t xml:space="preserve"> y</w:t>
      </w:r>
      <w:r w:rsidR="00B440B7" w:rsidRPr="000C3834">
        <w:rPr>
          <w:lang w:val="es-ES"/>
        </w:rPr>
        <w:t xml:space="preserve">, consecuentemente, </w:t>
      </w:r>
      <w:r w:rsidR="00BB3A8E" w:rsidRPr="000C3834">
        <w:rPr>
          <w:lang w:val="es-ES"/>
        </w:rPr>
        <w:t>los im</w:t>
      </w:r>
      <w:r w:rsidR="00331738" w:rsidRPr="000C3834">
        <w:rPr>
          <w:lang w:val="es-ES"/>
        </w:rPr>
        <w:t>pulse a entrar a la formalidad e incluso</w:t>
      </w:r>
      <w:r w:rsidR="00BB3A8E" w:rsidRPr="000C3834">
        <w:rPr>
          <w:lang w:val="es-ES"/>
        </w:rPr>
        <w:t xml:space="preserve"> volverse micro empresarios</w:t>
      </w:r>
      <w:r w:rsidR="00D91351" w:rsidRPr="000C3834">
        <w:rPr>
          <w:lang w:val="es-ES"/>
        </w:rPr>
        <w:t xml:space="preserve"> en el caso de los independientes</w:t>
      </w:r>
      <w:r w:rsidR="00BB3A8E" w:rsidRPr="000C3834">
        <w:rPr>
          <w:lang w:val="es-ES"/>
        </w:rPr>
        <w:t>, t</w:t>
      </w:r>
      <w:r w:rsidR="00331738" w:rsidRPr="000C3834">
        <w:rPr>
          <w:lang w:val="es-ES"/>
        </w:rPr>
        <w:t>odo lo cual a la larga fomentaría</w:t>
      </w:r>
      <w:r w:rsidR="00BB3A8E" w:rsidRPr="000C3834">
        <w:rPr>
          <w:lang w:val="es-ES"/>
        </w:rPr>
        <w:t xml:space="preserve"> el empleo </w:t>
      </w:r>
      <w:r w:rsidR="00C025F3" w:rsidRPr="000C3834">
        <w:rPr>
          <w:lang w:val="es-ES"/>
        </w:rPr>
        <w:t>en</w:t>
      </w:r>
      <w:r w:rsidR="00B440B7" w:rsidRPr="000C3834">
        <w:rPr>
          <w:lang w:val="es-ES"/>
        </w:rPr>
        <w:t xml:space="preserve"> este sector de trabajadores en el país.</w:t>
      </w:r>
    </w:p>
    <w:p w:rsidR="00BB3A8E" w:rsidRPr="000C3834" w:rsidRDefault="00BB3A8E" w:rsidP="00980F8E">
      <w:pPr>
        <w:autoSpaceDE w:val="0"/>
        <w:autoSpaceDN w:val="0"/>
        <w:adjustRightInd w:val="0"/>
        <w:ind w:firstLine="708"/>
        <w:rPr>
          <w:lang w:val="es-ES"/>
        </w:rPr>
      </w:pPr>
    </w:p>
    <w:p w:rsidR="0083755A" w:rsidRPr="000D13CF" w:rsidRDefault="00140702" w:rsidP="0083755A">
      <w:pPr>
        <w:autoSpaceDE w:val="0"/>
        <w:autoSpaceDN w:val="0"/>
        <w:adjustRightInd w:val="0"/>
        <w:ind w:firstLine="432"/>
      </w:pPr>
      <w:r w:rsidRPr="000C3834">
        <w:rPr>
          <w:lang w:val="es-ES"/>
        </w:rPr>
        <w:t>Adicionalmente a</w:t>
      </w:r>
      <w:r w:rsidR="00FD7BFF" w:rsidRPr="000C3834">
        <w:rPr>
          <w:lang w:val="es-ES"/>
        </w:rPr>
        <w:t xml:space="preserve"> éste </w:t>
      </w:r>
      <w:r w:rsidRPr="000C3834">
        <w:rPr>
          <w:lang w:val="es-ES"/>
        </w:rPr>
        <w:t xml:space="preserve">primer enfoque </w:t>
      </w:r>
      <w:r w:rsidR="00ED6BFC" w:rsidRPr="000C3834">
        <w:rPr>
          <w:lang w:val="es-ES"/>
        </w:rPr>
        <w:t xml:space="preserve">problemático </w:t>
      </w:r>
      <w:r w:rsidRPr="000C3834">
        <w:rPr>
          <w:lang w:val="es-ES"/>
        </w:rPr>
        <w:t>planteado</w:t>
      </w:r>
      <w:r w:rsidR="009B610E" w:rsidRPr="000C3834">
        <w:rPr>
          <w:lang w:val="es-ES"/>
        </w:rPr>
        <w:t xml:space="preserve"> y viéndolo </w:t>
      </w:r>
      <w:r w:rsidR="00FD7BFF" w:rsidRPr="000C3834">
        <w:rPr>
          <w:lang w:val="es-ES"/>
        </w:rPr>
        <w:t xml:space="preserve">ahora </w:t>
      </w:r>
      <w:r w:rsidR="009B610E" w:rsidRPr="000C3834">
        <w:rPr>
          <w:lang w:val="es-ES"/>
        </w:rPr>
        <w:t>desde la perspectiva del cliente,</w:t>
      </w:r>
      <w:r w:rsidR="00E66442" w:rsidRPr="000C3834">
        <w:rPr>
          <w:lang w:val="es-ES"/>
        </w:rPr>
        <w:t xml:space="preserve"> se </w:t>
      </w:r>
      <w:r w:rsidR="009B610E" w:rsidRPr="000C3834">
        <w:rPr>
          <w:lang w:val="es-ES"/>
        </w:rPr>
        <w:t xml:space="preserve">tiene que </w:t>
      </w:r>
      <w:r w:rsidR="00EF2099" w:rsidRPr="000C3834">
        <w:rPr>
          <w:lang w:val="es-ES"/>
        </w:rPr>
        <w:t xml:space="preserve">no existen las facilidades del caso para la ubicación, selección y contratación de proveedores de estos servicios generales pues el modo habitual es contratar o bien a una empresa formal y considerada ‘de prestigio’, o bien a cualquier proveedor independiente que haya colocado su aviso en un medio público. Aunque esto </w:t>
      </w:r>
      <w:r w:rsidR="00836181" w:rsidRPr="000C3834">
        <w:rPr>
          <w:lang w:val="es-ES"/>
        </w:rPr>
        <w:t xml:space="preserve">parezca </w:t>
      </w:r>
      <w:r w:rsidR="00EF2099" w:rsidRPr="000C3834">
        <w:rPr>
          <w:lang w:val="es-ES"/>
        </w:rPr>
        <w:t xml:space="preserve">lo más práctico para satisfacer sus necesidades del servicio, nada le garantiza al cliente que dicho proveedor contratado ofrecerá un </w:t>
      </w:r>
      <w:r w:rsidR="00FC5658" w:rsidRPr="000C3834">
        <w:rPr>
          <w:lang w:val="es-ES"/>
        </w:rPr>
        <w:t>trabajo</w:t>
      </w:r>
      <w:r w:rsidR="00EF2099" w:rsidRPr="000C3834">
        <w:rPr>
          <w:lang w:val="es-ES"/>
        </w:rPr>
        <w:t xml:space="preserve"> de verdadera calidad</w:t>
      </w:r>
      <w:r w:rsidR="00836181" w:rsidRPr="000C3834">
        <w:rPr>
          <w:lang w:val="es-ES"/>
        </w:rPr>
        <w:t xml:space="preserve"> pues muchas veces poco o nada sabrá sobre </w:t>
      </w:r>
      <w:r w:rsidR="0083755A" w:rsidRPr="000C3834">
        <w:rPr>
          <w:lang w:val="es-ES"/>
        </w:rPr>
        <w:t>este proveedor.</w:t>
      </w:r>
      <w:r w:rsidR="000D13CF">
        <w:rPr>
          <w:lang w:val="es-ES"/>
        </w:rPr>
        <w:t xml:space="preserve"> </w:t>
      </w:r>
      <w:r w:rsidR="000D13CF" w:rsidRPr="000D13CF">
        <w:rPr>
          <w:lang w:val="es-ES"/>
        </w:rPr>
        <w:t>Dado que son servicios muy puntuales ofrecidos por personas naturales e independientes, sería idóneo que exista una forma de calificación o retroalimentación tal que se puedan distinguir aquellos proveedores que ofrecen los mejores servicios respecto de otros de manera tal que sean los propios clientes los que califiquen a estos proveedores por sus servicios entregados garantizando, así, que efectivamente los mejores proveedores serán los que ofrezcan los mejores servicios.</w:t>
      </w:r>
    </w:p>
    <w:p w:rsidR="0083755A" w:rsidRPr="000C3834" w:rsidRDefault="0083755A" w:rsidP="0083755A">
      <w:pPr>
        <w:autoSpaceDE w:val="0"/>
        <w:autoSpaceDN w:val="0"/>
        <w:adjustRightInd w:val="0"/>
        <w:ind w:firstLine="432"/>
        <w:rPr>
          <w:lang w:val="es-ES"/>
        </w:rPr>
      </w:pPr>
    </w:p>
    <w:p w:rsidR="00980F8E" w:rsidRPr="000C3834" w:rsidRDefault="00C51048" w:rsidP="00B03158">
      <w:pPr>
        <w:autoSpaceDE w:val="0"/>
        <w:autoSpaceDN w:val="0"/>
        <w:adjustRightInd w:val="0"/>
        <w:ind w:firstLine="432"/>
        <w:rPr>
          <w:lang w:val="es-ES"/>
        </w:rPr>
      </w:pPr>
      <w:r w:rsidRPr="000C3834">
        <w:rPr>
          <w:lang w:val="es-ES"/>
        </w:rPr>
        <w:t>Asim</w:t>
      </w:r>
      <w:r w:rsidR="00531568" w:rsidRPr="000C3834">
        <w:rPr>
          <w:lang w:val="es-ES"/>
        </w:rPr>
        <w:t xml:space="preserve">ismo </w:t>
      </w:r>
      <w:r w:rsidR="00333E81" w:rsidRPr="000C3834">
        <w:rPr>
          <w:lang w:val="es-ES"/>
        </w:rPr>
        <w:t xml:space="preserve">y por la propia naturaleza de cómo se brindan los servicios, </w:t>
      </w:r>
      <w:r w:rsidR="00981B2C" w:rsidRPr="000C3834">
        <w:rPr>
          <w:lang w:val="es-ES"/>
        </w:rPr>
        <w:t>no existe una estandarización en cuanto a los costos de cada servicio</w:t>
      </w:r>
      <w:r w:rsidR="00365A32" w:rsidRPr="000C3834">
        <w:rPr>
          <w:lang w:val="es-ES"/>
        </w:rPr>
        <w:t xml:space="preserve"> (mano de obra y materiales)</w:t>
      </w:r>
      <w:r w:rsidR="00981B2C" w:rsidRPr="000C3834">
        <w:rPr>
          <w:lang w:val="es-ES"/>
        </w:rPr>
        <w:t xml:space="preserve"> ofrecido se refiere. Esto ocasiona que cada proveedor establezca sus propios costos </w:t>
      </w:r>
      <w:r w:rsidR="00606DF7" w:rsidRPr="000C3834">
        <w:rPr>
          <w:lang w:val="es-ES"/>
        </w:rPr>
        <w:t xml:space="preserve">en base a su criterio y beneficio, lo que perjudica al cliente final pues éste no tiene por qué saber </w:t>
      </w:r>
      <w:r w:rsidR="005C42F8" w:rsidRPr="000C3834">
        <w:rPr>
          <w:lang w:val="es-ES"/>
        </w:rPr>
        <w:t>d</w:t>
      </w:r>
      <w:r w:rsidR="00606DF7" w:rsidRPr="000C3834">
        <w:rPr>
          <w:lang w:val="es-ES"/>
        </w:rPr>
        <w:t>el costo real y puede ser hasta engañado en ese sentido.</w:t>
      </w:r>
    </w:p>
    <w:p w:rsidR="00A073FF" w:rsidRPr="000C3834" w:rsidRDefault="00A073FF" w:rsidP="00DD4E5A">
      <w:pPr>
        <w:autoSpaceDE w:val="0"/>
        <w:autoSpaceDN w:val="0"/>
        <w:adjustRightInd w:val="0"/>
        <w:ind w:left="708" w:hanging="276"/>
        <w:rPr>
          <w:lang w:val="es-ES"/>
        </w:rPr>
      </w:pPr>
    </w:p>
    <w:p w:rsidR="00A073FF" w:rsidRPr="000C3834" w:rsidRDefault="00C44473" w:rsidP="00B03158">
      <w:pPr>
        <w:autoSpaceDE w:val="0"/>
        <w:autoSpaceDN w:val="0"/>
        <w:adjustRightInd w:val="0"/>
        <w:ind w:firstLine="432"/>
        <w:rPr>
          <w:lang w:val="es-ES"/>
        </w:rPr>
      </w:pPr>
      <w:r>
        <w:rPr>
          <w:lang w:val="es-ES"/>
        </w:rPr>
        <w:t>Por lo tanto y p</w:t>
      </w:r>
      <w:r w:rsidR="007A75A5">
        <w:rPr>
          <w:lang w:val="es-ES"/>
        </w:rPr>
        <w:t>ara hacer frente a los problemas antes expuestos</w:t>
      </w:r>
      <w:r w:rsidR="00224FB2">
        <w:rPr>
          <w:lang w:val="es-ES"/>
        </w:rPr>
        <w:t xml:space="preserve"> previamente</w:t>
      </w:r>
      <w:r w:rsidR="00A073FF" w:rsidRPr="000C3834">
        <w:rPr>
          <w:lang w:val="es-ES"/>
        </w:rPr>
        <w:t xml:space="preserve">, se considera necesario elaborar una herramienta informática que </w:t>
      </w:r>
      <w:r w:rsidR="00DD4E5A" w:rsidRPr="000C3834">
        <w:rPr>
          <w:lang w:val="es-ES"/>
        </w:rPr>
        <w:t xml:space="preserve">brinde una </w:t>
      </w:r>
      <w:r w:rsidR="00D82707" w:rsidRPr="000C3834">
        <w:rPr>
          <w:lang w:val="es-ES"/>
        </w:rPr>
        <w:t xml:space="preserve">alternativa de </w:t>
      </w:r>
      <w:r w:rsidR="00DD4E5A" w:rsidRPr="000C3834">
        <w:rPr>
          <w:lang w:val="es-ES"/>
        </w:rPr>
        <w:lastRenderedPageBreak/>
        <w:t xml:space="preserve">solución a </w:t>
      </w:r>
      <w:r w:rsidR="00C32EFA" w:rsidRPr="000C3834">
        <w:rPr>
          <w:lang w:val="es-ES"/>
        </w:rPr>
        <w:t>l</w:t>
      </w:r>
      <w:r w:rsidR="00D82707" w:rsidRPr="000C3834">
        <w:rPr>
          <w:lang w:val="es-ES"/>
        </w:rPr>
        <w:t>os</w:t>
      </w:r>
      <w:r w:rsidR="00C32EFA" w:rsidRPr="000C3834">
        <w:rPr>
          <w:lang w:val="es-ES"/>
        </w:rPr>
        <w:t xml:space="preserve"> problem</w:t>
      </w:r>
      <w:r w:rsidR="00D82707" w:rsidRPr="000C3834">
        <w:rPr>
          <w:lang w:val="es-ES"/>
        </w:rPr>
        <w:t>as</w:t>
      </w:r>
      <w:r w:rsidR="00C32EFA" w:rsidRPr="000C3834">
        <w:rPr>
          <w:lang w:val="es-ES"/>
        </w:rPr>
        <w:t xml:space="preserve"> </w:t>
      </w:r>
      <w:r w:rsidR="00DD4E5A" w:rsidRPr="000C3834">
        <w:rPr>
          <w:lang w:val="es-ES"/>
        </w:rPr>
        <w:t>plantead</w:t>
      </w:r>
      <w:r w:rsidR="006F20B5" w:rsidRPr="000C3834">
        <w:rPr>
          <w:lang w:val="es-ES"/>
        </w:rPr>
        <w:t>o</w:t>
      </w:r>
      <w:r w:rsidR="00DD4E5A" w:rsidRPr="000C3834">
        <w:rPr>
          <w:lang w:val="es-ES"/>
        </w:rPr>
        <w:t xml:space="preserve">s </w:t>
      </w:r>
      <w:r w:rsidR="00C32EFA" w:rsidRPr="000C3834">
        <w:rPr>
          <w:lang w:val="es-ES"/>
        </w:rPr>
        <w:t>desde ambas perspectivas. Dicha solución permitirá conectar proveedores con clientes, proporcionando para ambos gr</w:t>
      </w:r>
      <w:r w:rsidR="00CB31B5" w:rsidRPr="000C3834">
        <w:rPr>
          <w:lang w:val="es-ES"/>
        </w:rPr>
        <w:t>upos accesos a la herramienta</w:t>
      </w:r>
      <w:r w:rsidR="003969E0" w:rsidRPr="000C3834">
        <w:rPr>
          <w:lang w:val="es-ES"/>
        </w:rPr>
        <w:t xml:space="preserve"> y a su información</w:t>
      </w:r>
      <w:r w:rsidR="00CB31B5" w:rsidRPr="000C3834">
        <w:rPr>
          <w:lang w:val="es-ES"/>
        </w:rPr>
        <w:t>,</w:t>
      </w:r>
      <w:r w:rsidR="00590136" w:rsidRPr="000C3834">
        <w:rPr>
          <w:lang w:val="es-ES"/>
        </w:rPr>
        <w:t xml:space="preserve"> permitiendo a los clientes satisfacer sus necesidades del servicio</w:t>
      </w:r>
      <w:r w:rsidR="00F9448F" w:rsidRPr="000C3834">
        <w:rPr>
          <w:lang w:val="es-ES"/>
        </w:rPr>
        <w:t xml:space="preserve"> basado en búsquedas según preferencias de criterios del servicio a contratar</w:t>
      </w:r>
      <w:r w:rsidR="00590136" w:rsidRPr="000C3834">
        <w:rPr>
          <w:lang w:val="es-ES"/>
        </w:rPr>
        <w:t>,</w:t>
      </w:r>
      <w:r w:rsidR="00CB31B5" w:rsidRPr="000C3834">
        <w:rPr>
          <w:lang w:val="es-ES"/>
        </w:rPr>
        <w:t xml:space="preserve"> </w:t>
      </w:r>
      <w:r w:rsidR="00590136" w:rsidRPr="000C3834">
        <w:rPr>
          <w:lang w:val="es-ES"/>
        </w:rPr>
        <w:t xml:space="preserve">posibilitando a los proveedores </w:t>
      </w:r>
      <w:r w:rsidR="0068571D" w:rsidRPr="000C3834">
        <w:rPr>
          <w:lang w:val="es-ES"/>
        </w:rPr>
        <w:t xml:space="preserve">que se den </w:t>
      </w:r>
      <w:r w:rsidR="00590136" w:rsidRPr="000C3834">
        <w:rPr>
          <w:lang w:val="es-ES"/>
        </w:rPr>
        <w:t>a conocer</w:t>
      </w:r>
      <w:r w:rsidR="00B175A4" w:rsidRPr="000C3834">
        <w:rPr>
          <w:lang w:val="es-ES"/>
        </w:rPr>
        <w:t xml:space="preserve"> </w:t>
      </w:r>
      <w:r w:rsidR="009B63BE">
        <w:rPr>
          <w:lang w:val="es-ES"/>
        </w:rPr>
        <w:t xml:space="preserve">estableciendo un servicio estándar (en cuanto a atención y costos) </w:t>
      </w:r>
      <w:r w:rsidR="00590136" w:rsidRPr="000C3834">
        <w:rPr>
          <w:lang w:val="es-ES"/>
        </w:rPr>
        <w:t>y,</w:t>
      </w:r>
      <w:r w:rsidR="00CB31B5" w:rsidRPr="000C3834">
        <w:rPr>
          <w:lang w:val="es-ES"/>
        </w:rPr>
        <w:t xml:space="preserve"> </w:t>
      </w:r>
      <w:r w:rsidR="00590136" w:rsidRPr="000C3834">
        <w:rPr>
          <w:lang w:val="es-ES"/>
        </w:rPr>
        <w:t xml:space="preserve">así, </w:t>
      </w:r>
      <w:r w:rsidR="00A073FF" w:rsidRPr="000C3834">
        <w:rPr>
          <w:lang w:val="es-ES"/>
        </w:rPr>
        <w:t xml:space="preserve">fomentar la formalización y promoción del empleo </w:t>
      </w:r>
      <w:r w:rsidR="00A27E27" w:rsidRPr="000C3834">
        <w:rPr>
          <w:lang w:val="es-ES"/>
        </w:rPr>
        <w:t>en los micro</w:t>
      </w:r>
      <w:r w:rsidR="00C32EFA" w:rsidRPr="000C3834">
        <w:rPr>
          <w:lang w:val="es-ES"/>
        </w:rPr>
        <w:t xml:space="preserve">empresarios </w:t>
      </w:r>
      <w:r w:rsidR="00CB31B5" w:rsidRPr="000C3834">
        <w:rPr>
          <w:lang w:val="es-ES"/>
        </w:rPr>
        <w:t xml:space="preserve">y trabajadores </w:t>
      </w:r>
      <w:r w:rsidR="00C32EFA" w:rsidRPr="000C3834">
        <w:rPr>
          <w:lang w:val="es-ES"/>
        </w:rPr>
        <w:t>independientes</w:t>
      </w:r>
      <w:r w:rsidR="00CB31B5" w:rsidRPr="000C3834">
        <w:rPr>
          <w:lang w:val="es-ES"/>
        </w:rPr>
        <w:t xml:space="preserve"> del país.</w:t>
      </w:r>
      <w:r w:rsidR="00A926CA" w:rsidRPr="000C3834">
        <w:rPr>
          <w:lang w:val="es-ES"/>
        </w:rPr>
        <w:tab/>
      </w:r>
    </w:p>
    <w:p w:rsidR="006F68E1" w:rsidRDefault="006F68E1" w:rsidP="000D6E01">
      <w:pPr>
        <w:autoSpaceDE w:val="0"/>
        <w:autoSpaceDN w:val="0"/>
        <w:adjustRightInd w:val="0"/>
        <w:rPr>
          <w:lang w:val="es-ES"/>
        </w:rPr>
      </w:pPr>
    </w:p>
    <w:p w:rsidR="00881C43" w:rsidRDefault="00881C43" w:rsidP="000D6E01">
      <w:pPr>
        <w:autoSpaceDE w:val="0"/>
        <w:autoSpaceDN w:val="0"/>
        <w:adjustRightInd w:val="0"/>
        <w:rPr>
          <w:lang w:val="es-ES"/>
        </w:rPr>
      </w:pPr>
    </w:p>
    <w:p w:rsidR="00881C43" w:rsidRPr="000C3834" w:rsidRDefault="00881C43" w:rsidP="000D6E01">
      <w:pPr>
        <w:autoSpaceDE w:val="0"/>
        <w:autoSpaceDN w:val="0"/>
        <w:adjustRightInd w:val="0"/>
        <w:rPr>
          <w:lang w:val="es-ES"/>
        </w:rPr>
      </w:pPr>
    </w:p>
    <w:p w:rsidR="007A5781" w:rsidRPr="000C3834" w:rsidRDefault="00EA654E" w:rsidP="007A5781">
      <w:pPr>
        <w:pStyle w:val="Ttulo1"/>
        <w:rPr>
          <w:sz w:val="28"/>
          <w:lang w:val="es-ES"/>
        </w:rPr>
      </w:pPr>
      <w:bookmarkStart w:id="3" w:name="_Toc359178286"/>
      <w:r w:rsidRPr="000C3834">
        <w:rPr>
          <w:sz w:val="28"/>
          <w:lang w:val="es-ES"/>
        </w:rPr>
        <w:t>Marco teórico</w:t>
      </w:r>
      <w:bookmarkEnd w:id="3"/>
    </w:p>
    <w:p w:rsidR="00EA654E" w:rsidRPr="000C3834" w:rsidRDefault="00EA654E" w:rsidP="00EA654E">
      <w:pPr>
        <w:rPr>
          <w:lang w:val="es-ES"/>
        </w:rPr>
      </w:pPr>
    </w:p>
    <w:p w:rsidR="00582CF2" w:rsidRPr="000C3834" w:rsidRDefault="00582CF2" w:rsidP="00A11964">
      <w:pPr>
        <w:ind w:firstLine="432"/>
        <w:rPr>
          <w:bCs/>
          <w:iCs/>
          <w:lang w:val="es-ES"/>
        </w:rPr>
      </w:pPr>
      <w:r w:rsidRPr="000C3834">
        <w:rPr>
          <w:bCs/>
          <w:iCs/>
          <w:lang w:val="es-ES"/>
        </w:rPr>
        <w:t>En esta sección se presentarán y describirán los conceptos fundam</w:t>
      </w:r>
      <w:r w:rsidR="00EA7482" w:rsidRPr="000C3834">
        <w:rPr>
          <w:bCs/>
          <w:iCs/>
          <w:lang w:val="es-ES"/>
        </w:rPr>
        <w:t>entales que están involucrados co</w:t>
      </w:r>
      <w:r w:rsidRPr="000C3834">
        <w:rPr>
          <w:bCs/>
          <w:iCs/>
          <w:lang w:val="es-ES"/>
        </w:rPr>
        <w:t>n el proyecto de fin de carrera y cuya</w:t>
      </w:r>
      <w:r w:rsidR="00EA7482" w:rsidRPr="000C3834">
        <w:rPr>
          <w:bCs/>
          <w:iCs/>
          <w:lang w:val="es-ES"/>
        </w:rPr>
        <w:t>s definiciones</w:t>
      </w:r>
      <w:r w:rsidRPr="000C3834">
        <w:rPr>
          <w:bCs/>
          <w:iCs/>
          <w:lang w:val="es-ES"/>
        </w:rPr>
        <w:t xml:space="preserve"> permitirá una mayor comprensión de la problemática que dicha solución pretende resolver.</w:t>
      </w:r>
    </w:p>
    <w:p w:rsidR="00582CF2" w:rsidRPr="000C3834" w:rsidRDefault="00582CF2" w:rsidP="00C850BD">
      <w:pPr>
        <w:rPr>
          <w:bCs/>
          <w:iCs/>
          <w:lang w:val="es-ES"/>
        </w:rPr>
      </w:pPr>
    </w:p>
    <w:p w:rsidR="004151FA" w:rsidRPr="000C3834" w:rsidRDefault="00EA654E" w:rsidP="005A1A24">
      <w:pPr>
        <w:pStyle w:val="Ttulo2"/>
        <w:rPr>
          <w:lang w:val="es-ES"/>
        </w:rPr>
      </w:pPr>
      <w:bookmarkStart w:id="4" w:name="_Toc359178287"/>
      <w:r w:rsidRPr="000C3834">
        <w:rPr>
          <w:lang w:val="es-ES"/>
        </w:rPr>
        <w:t>Marco conceptual</w:t>
      </w:r>
      <w:bookmarkEnd w:id="4"/>
    </w:p>
    <w:p w:rsidR="00B2608E" w:rsidRPr="000C3834" w:rsidRDefault="00B2608E" w:rsidP="00835772">
      <w:pPr>
        <w:rPr>
          <w:lang w:val="es-ES"/>
        </w:rPr>
      </w:pPr>
    </w:p>
    <w:p w:rsidR="00E50A32" w:rsidRPr="000C3834" w:rsidRDefault="00E50A32" w:rsidP="00E50A32">
      <w:pPr>
        <w:ind w:firstLine="576"/>
        <w:rPr>
          <w:lang w:val="es-ES"/>
        </w:rPr>
      </w:pPr>
      <w:r w:rsidRPr="000C3834">
        <w:rPr>
          <w:lang w:val="es-ES"/>
        </w:rPr>
        <w:t xml:space="preserve">Los conceptos serán presentados en grupos de acuerdo a su relación con el proyecto para un mejor entendimiento de cada uno de estos. </w:t>
      </w:r>
      <w:r w:rsidRPr="000C3834">
        <w:rPr>
          <w:lang w:val="es-ES"/>
        </w:rPr>
        <w:tab/>
      </w:r>
      <w:r w:rsidRPr="000C3834">
        <w:rPr>
          <w:lang w:val="es-ES"/>
        </w:rPr>
        <w:br/>
      </w:r>
    </w:p>
    <w:p w:rsidR="00E50A32" w:rsidRPr="000C3834" w:rsidRDefault="00E50A32" w:rsidP="00E50A32">
      <w:pPr>
        <w:pStyle w:val="Ttulo3"/>
        <w:rPr>
          <w:lang w:val="es-ES"/>
        </w:rPr>
      </w:pPr>
      <w:bookmarkStart w:id="5" w:name="_Toc355594398"/>
      <w:bookmarkStart w:id="6" w:name="_Toc359178288"/>
      <w:r w:rsidRPr="000C3834">
        <w:rPr>
          <w:lang w:val="es-ES"/>
        </w:rPr>
        <w:t>Conceptos relacionados al problema</w:t>
      </w:r>
      <w:bookmarkEnd w:id="5"/>
      <w:bookmarkEnd w:id="6"/>
    </w:p>
    <w:p w:rsidR="00E50A32" w:rsidRPr="000C3834" w:rsidRDefault="00E50A32" w:rsidP="00E50A32">
      <w:pPr>
        <w:pStyle w:val="Ttulo4"/>
        <w:rPr>
          <w:sz w:val="22"/>
          <w:lang w:val="es-ES"/>
        </w:rPr>
      </w:pPr>
      <w:r w:rsidRPr="000C3834">
        <w:rPr>
          <w:sz w:val="22"/>
          <w:lang w:val="es-ES"/>
        </w:rPr>
        <w:t>Economía y Empleo Informal</w:t>
      </w:r>
      <w:r w:rsidRPr="000C3834">
        <w:rPr>
          <w:sz w:val="22"/>
          <w:lang w:val="es-ES"/>
        </w:rPr>
        <w:tab/>
      </w:r>
    </w:p>
    <w:p w:rsidR="00E50A32" w:rsidRPr="000C3834" w:rsidRDefault="00E50A32" w:rsidP="00E50A32">
      <w:pPr>
        <w:pStyle w:val="Ttulo4"/>
        <w:numPr>
          <w:ilvl w:val="0"/>
          <w:numId w:val="0"/>
        </w:numPr>
        <w:ind w:firstLine="426"/>
        <w:rPr>
          <w:b w:val="0"/>
          <w:sz w:val="24"/>
          <w:lang w:val="es-ES"/>
        </w:rPr>
      </w:pPr>
      <w:r w:rsidRPr="000C3834">
        <w:rPr>
          <w:b w:val="0"/>
          <w:sz w:val="24"/>
          <w:lang w:val="es-ES"/>
        </w:rPr>
        <w:t xml:space="preserve">El primero concepto que se debe entender y que está involucrado en la problemática del presente proyecto es el concepto de </w:t>
      </w:r>
      <w:r w:rsidRPr="000C3834">
        <w:rPr>
          <w:b w:val="0"/>
          <w:i/>
          <w:sz w:val="24"/>
          <w:lang w:val="es-ES"/>
        </w:rPr>
        <w:t>Economía Informal</w:t>
      </w:r>
      <w:r w:rsidRPr="000C3834">
        <w:rPr>
          <w:b w:val="0"/>
          <w:sz w:val="24"/>
          <w:lang w:val="es-ES"/>
        </w:rPr>
        <w:t xml:space="preserve">. Si bien es cierto es un término que carece de consenso en cuanto a su definición se refiere, se puede hacer uso de la definición que la Organización Internacional del Trabajo le dio y el cual la define de la siguiente manera: “Conjunto de actividades económicas desarrolladas por los trabajadores y las unidades económicas que, tanto en la legislación como en la práctica, están insuficientemente contempladas por sistemas formales o no lo están en absoluto” [OIT, 2012]. Además el término es ampliamente utilizado para hacer referencia a los trabajadores y empresas que operan en el ámbito de informalidad, es decir, al margen de la ley, ya sea porque ésta no se cumple, o porque es inadecuada y engorrosa. </w:t>
      </w:r>
    </w:p>
    <w:p w:rsidR="00E50A32" w:rsidRPr="000C3834" w:rsidRDefault="00E50A32" w:rsidP="00E50A32">
      <w:pPr>
        <w:pStyle w:val="Ttulo4"/>
        <w:numPr>
          <w:ilvl w:val="0"/>
          <w:numId w:val="0"/>
        </w:numPr>
        <w:ind w:firstLine="426"/>
        <w:rPr>
          <w:b w:val="0"/>
          <w:sz w:val="24"/>
          <w:szCs w:val="22"/>
          <w:lang w:val="es-ES"/>
        </w:rPr>
      </w:pPr>
      <w:r w:rsidRPr="000C3834">
        <w:rPr>
          <w:b w:val="0"/>
          <w:sz w:val="24"/>
          <w:szCs w:val="22"/>
          <w:lang w:val="es-ES"/>
        </w:rPr>
        <w:t xml:space="preserve">Por su parte, el término </w:t>
      </w:r>
      <w:r w:rsidRPr="000C3834">
        <w:rPr>
          <w:b w:val="0"/>
          <w:i/>
          <w:sz w:val="24"/>
          <w:szCs w:val="22"/>
          <w:lang w:val="es-ES"/>
        </w:rPr>
        <w:t xml:space="preserve">Empleo Informal </w:t>
      </w:r>
      <w:r w:rsidRPr="000C3834">
        <w:rPr>
          <w:b w:val="0"/>
          <w:sz w:val="24"/>
          <w:szCs w:val="22"/>
          <w:lang w:val="es-ES"/>
        </w:rPr>
        <w:t xml:space="preserve">o también conocido como </w:t>
      </w:r>
      <w:r w:rsidRPr="000C3834">
        <w:rPr>
          <w:b w:val="0"/>
          <w:i/>
          <w:sz w:val="24"/>
          <w:szCs w:val="22"/>
          <w:lang w:val="es-ES"/>
        </w:rPr>
        <w:t>Trabajo Informal</w:t>
      </w:r>
      <w:r w:rsidRPr="000C3834">
        <w:rPr>
          <w:b w:val="0"/>
          <w:sz w:val="24"/>
          <w:szCs w:val="22"/>
          <w:lang w:val="es-ES"/>
        </w:rPr>
        <w:t xml:space="preserve"> se le puede entender como que está enmarcado dentro de lo que vendría a ser la economía informal de un país (es decir forma parte de ésta), puesto que como se mencionó éste último concepto abarca toda forma de actividad económica que tiene un país, en particular aquellas actividades que tiene que ver con el empleo informal el cual involucra evasión de pagos tributarios, contratos informales, malas condiciones para trabajar,  trabajos no declarados, obligación de sobretiempos, despidos arbitrarios, ausencia de beneficios como las pensiones, y seguros de vida y de salud. </w:t>
      </w:r>
    </w:p>
    <w:p w:rsidR="00E50A32" w:rsidRPr="000C3834" w:rsidRDefault="00E50A32" w:rsidP="00E50A32">
      <w:pPr>
        <w:pStyle w:val="Ttulo4"/>
        <w:numPr>
          <w:ilvl w:val="0"/>
          <w:numId w:val="0"/>
        </w:numPr>
        <w:ind w:firstLine="426"/>
        <w:rPr>
          <w:b w:val="0"/>
          <w:sz w:val="24"/>
          <w:szCs w:val="22"/>
          <w:lang w:val="es-ES"/>
        </w:rPr>
      </w:pPr>
      <w:r w:rsidRPr="000C3834">
        <w:rPr>
          <w:b w:val="0"/>
          <w:sz w:val="24"/>
          <w:szCs w:val="22"/>
          <w:lang w:val="es-ES"/>
        </w:rPr>
        <w:t>El empleo informal representa, de alguna manera, una alternativa para la población económicamente activa ante el desempleo y que tiene obvias necesidades de proveer ingresos a su familia [</w:t>
      </w:r>
      <w:proofErr w:type="spellStart"/>
      <w:r w:rsidRPr="000C3834">
        <w:rPr>
          <w:b w:val="0"/>
          <w:sz w:val="24"/>
          <w:szCs w:val="22"/>
          <w:lang w:val="es-ES"/>
        </w:rPr>
        <w:t>Gorisov</w:t>
      </w:r>
      <w:proofErr w:type="spellEnd"/>
      <w:r w:rsidRPr="000C3834">
        <w:rPr>
          <w:b w:val="0"/>
          <w:sz w:val="24"/>
          <w:szCs w:val="22"/>
          <w:lang w:val="es-ES"/>
        </w:rPr>
        <w:t xml:space="preserve"> (apud Jiménez, Mondragón, 2008)]. Precisamente el </w:t>
      </w:r>
      <w:r w:rsidRPr="000C3834">
        <w:rPr>
          <w:b w:val="0"/>
          <w:sz w:val="24"/>
          <w:szCs w:val="22"/>
          <w:lang w:val="es-ES"/>
        </w:rPr>
        <w:lastRenderedPageBreak/>
        <w:t xml:space="preserve">desempleo en un país genera que los individuos tengan que optar por aquellos trabajos que no se encuentran amparados ante la ley (es decir, son trabajos informales). Además, el concepto de empleo informal comprende por un lado a trabajadores por cuenta propia (autónomos no profesionales), y por el otro, al empleo asalariado no declarado (en los que no hay presencia de contratos formales a pesar de trabajar para empresas debidamente registradas). </w:t>
      </w:r>
    </w:p>
    <w:p w:rsidR="00E50A32" w:rsidRPr="000C3834" w:rsidRDefault="00E50A32" w:rsidP="00E50A32">
      <w:pPr>
        <w:rPr>
          <w:lang w:val="es-ES"/>
        </w:rPr>
      </w:pPr>
    </w:p>
    <w:p w:rsidR="00E50A32" w:rsidRPr="000C3834" w:rsidRDefault="00E50A32" w:rsidP="00E50A32">
      <w:pPr>
        <w:ind w:firstLine="426"/>
        <w:rPr>
          <w:lang w:val="es-ES"/>
        </w:rPr>
      </w:pPr>
      <w:r w:rsidRPr="000C3834">
        <w:rPr>
          <w:lang w:val="es-ES"/>
        </w:rPr>
        <w:t>Como se ve, ambos conceptos están fuertemente ligados. Sin embargo, la economía informal es un concepto mucho más difícil de definir y entender, puesto que se utiliza para hacer referencia al concepto general de informalidad que incluye tanto las relaciones de producción como las relaciones de empleo, e incluye otros aspectos tales como comercio, transporte, vivienda e industria, por ejemplo [OIT, 2002].</w:t>
      </w:r>
    </w:p>
    <w:p w:rsidR="00E50A32" w:rsidRPr="000C3834" w:rsidRDefault="00E50A32" w:rsidP="00E50A32">
      <w:pPr>
        <w:ind w:firstLine="426"/>
        <w:rPr>
          <w:lang w:val="es-ES"/>
        </w:rPr>
      </w:pPr>
    </w:p>
    <w:p w:rsidR="00E50A32" w:rsidRPr="000C3834" w:rsidRDefault="00E50A32" w:rsidP="00E50A32">
      <w:pPr>
        <w:ind w:firstLine="426"/>
        <w:rPr>
          <w:lang w:val="es-ES"/>
        </w:rPr>
      </w:pPr>
      <w:r w:rsidRPr="000C3834">
        <w:rPr>
          <w:lang w:val="es-ES"/>
        </w:rPr>
        <w:t>Estos conceptos han sido presentados de la manera más general posible para poder entender a qué se hace referencia en el presente proyecto cuando se habla de informalidad y empleo informal.</w:t>
      </w:r>
    </w:p>
    <w:p w:rsidR="002B025D" w:rsidRPr="000C3834" w:rsidRDefault="002B025D" w:rsidP="002B025D">
      <w:pPr>
        <w:rPr>
          <w:lang w:val="es-ES"/>
        </w:rPr>
      </w:pPr>
    </w:p>
    <w:p w:rsidR="00B31BDF" w:rsidRPr="000C3834" w:rsidRDefault="00B31BDF" w:rsidP="00B31BDF">
      <w:pPr>
        <w:pStyle w:val="Ttulo4"/>
        <w:rPr>
          <w:sz w:val="22"/>
          <w:lang w:val="es-ES"/>
        </w:rPr>
      </w:pPr>
      <w:r w:rsidRPr="000C3834">
        <w:rPr>
          <w:sz w:val="22"/>
          <w:lang w:val="es-ES"/>
        </w:rPr>
        <w:t xml:space="preserve">Trabajador </w:t>
      </w:r>
      <w:r w:rsidR="00485D76" w:rsidRPr="000C3834">
        <w:rPr>
          <w:sz w:val="22"/>
          <w:lang w:val="es-ES"/>
        </w:rPr>
        <w:t>Autónomo-</w:t>
      </w:r>
      <w:r w:rsidRPr="000C3834">
        <w:rPr>
          <w:sz w:val="22"/>
          <w:lang w:val="es-ES"/>
        </w:rPr>
        <w:t>Independiente</w:t>
      </w:r>
    </w:p>
    <w:p w:rsidR="00B31BDF" w:rsidRPr="000C3834" w:rsidRDefault="00B31BDF" w:rsidP="00B31BDF">
      <w:pPr>
        <w:pStyle w:val="Prrafodelista"/>
        <w:rPr>
          <w:lang w:val="es-ES"/>
        </w:rPr>
      </w:pPr>
    </w:p>
    <w:p w:rsidR="00E6615A" w:rsidRPr="000C3834" w:rsidRDefault="00E6615A" w:rsidP="00EB591E">
      <w:pPr>
        <w:pStyle w:val="Prrafodelista"/>
        <w:ind w:left="0" w:firstLine="426"/>
        <w:rPr>
          <w:lang w:val="es-ES"/>
        </w:rPr>
      </w:pPr>
      <w:r w:rsidRPr="000C3834">
        <w:rPr>
          <w:lang w:val="es-ES"/>
        </w:rPr>
        <w:t xml:space="preserve">Otro concepto importante que será usado en el presente proyecto de manera recurrente es el del </w:t>
      </w:r>
      <w:r w:rsidRPr="000C3834">
        <w:rPr>
          <w:i/>
          <w:lang w:val="es-ES"/>
        </w:rPr>
        <w:t xml:space="preserve">Trabajador Autónomo </w:t>
      </w:r>
      <w:r w:rsidRPr="000C3834">
        <w:rPr>
          <w:lang w:val="es-ES"/>
        </w:rPr>
        <w:t xml:space="preserve">o también conocido como </w:t>
      </w:r>
      <w:r w:rsidRPr="000C3834">
        <w:rPr>
          <w:i/>
          <w:lang w:val="es-ES"/>
        </w:rPr>
        <w:t>Independiente</w:t>
      </w:r>
      <w:r w:rsidRPr="000C3834">
        <w:rPr>
          <w:lang w:val="es-ES"/>
        </w:rPr>
        <w:t>.</w:t>
      </w:r>
      <w:r w:rsidRPr="000C3834">
        <w:rPr>
          <w:lang w:val="es-ES"/>
        </w:rPr>
        <w:br/>
      </w:r>
    </w:p>
    <w:p w:rsidR="00E56A93" w:rsidRPr="000C3834" w:rsidRDefault="00E6615A" w:rsidP="00EB591E">
      <w:pPr>
        <w:pStyle w:val="Prrafodelista"/>
        <w:ind w:left="0" w:firstLine="426"/>
        <w:rPr>
          <w:b/>
          <w:lang w:val="es-ES"/>
        </w:rPr>
      </w:pPr>
      <w:r w:rsidRPr="000C3834">
        <w:rPr>
          <w:lang w:val="es-ES"/>
        </w:rPr>
        <w:t>Según la definición del Ministerio del Trabajo y Promoción del Empleo</w:t>
      </w:r>
      <w:r w:rsidR="0033010D" w:rsidRPr="000C3834">
        <w:rPr>
          <w:lang w:val="es-ES"/>
        </w:rPr>
        <w:t xml:space="preserve"> (MINTRA)</w:t>
      </w:r>
      <w:r w:rsidRPr="000C3834">
        <w:rPr>
          <w:lang w:val="es-ES"/>
        </w:rPr>
        <w:t xml:space="preserve">, dentro de las categorías ocupacionales oficiales, el </w:t>
      </w:r>
      <w:r w:rsidR="005F7891" w:rsidRPr="000C3834">
        <w:rPr>
          <w:lang w:val="es-ES"/>
        </w:rPr>
        <w:t>t</w:t>
      </w:r>
      <w:r w:rsidRPr="000C3834">
        <w:rPr>
          <w:lang w:val="es-ES"/>
        </w:rPr>
        <w:t xml:space="preserve">rabajador </w:t>
      </w:r>
      <w:r w:rsidR="005F7891" w:rsidRPr="000C3834">
        <w:rPr>
          <w:lang w:val="es-ES"/>
        </w:rPr>
        <w:t>i</w:t>
      </w:r>
      <w:r w:rsidRPr="000C3834">
        <w:rPr>
          <w:lang w:val="es-ES"/>
        </w:rPr>
        <w:t>ndependiente se define como aquella persona que trabaja en forma individual o asociada, explotando una empresa, negocio o profesión, y que no tiene trabajadores remunerados a su cargo</w:t>
      </w:r>
      <w:r w:rsidR="00A808ED" w:rsidRPr="000C3834">
        <w:rPr>
          <w:lang w:val="es-ES"/>
        </w:rPr>
        <w:t xml:space="preserve"> [</w:t>
      </w:r>
      <w:r w:rsidR="000D671F" w:rsidRPr="000C3834">
        <w:rPr>
          <w:lang w:val="es-ES"/>
        </w:rPr>
        <w:t>MINTRA, 2012</w:t>
      </w:r>
      <w:r w:rsidR="00A808ED" w:rsidRPr="000C3834">
        <w:rPr>
          <w:lang w:val="es-ES"/>
        </w:rPr>
        <w:t>]</w:t>
      </w:r>
      <w:r w:rsidRPr="000C3834">
        <w:rPr>
          <w:lang w:val="es-ES"/>
        </w:rPr>
        <w:t>.</w:t>
      </w:r>
      <w:r w:rsidR="00127E7A" w:rsidRPr="000C3834">
        <w:rPr>
          <w:lang w:val="es-ES"/>
        </w:rPr>
        <w:t xml:space="preserve"> </w:t>
      </w:r>
      <w:r w:rsidR="001C0095" w:rsidRPr="000C3834">
        <w:rPr>
          <w:lang w:val="es-ES"/>
        </w:rPr>
        <w:t xml:space="preserve">Este tipo de trabajadores realizan sus servicios por cuenta propia, bajo su dirección, conocimientos y experiencias. En otras palabras, son personas naturales que prestan servicios a otras personas naturales y/o jurídicas, recibiendo una compensación a cambio de ésta prestación. </w:t>
      </w:r>
    </w:p>
    <w:p w:rsidR="00E56A93" w:rsidRPr="000C3834" w:rsidRDefault="00E56A93" w:rsidP="00B31BDF">
      <w:pPr>
        <w:pStyle w:val="Prrafodelista"/>
        <w:rPr>
          <w:lang w:val="es-ES"/>
        </w:rPr>
      </w:pPr>
    </w:p>
    <w:p w:rsidR="00485D76" w:rsidRPr="000C3834" w:rsidRDefault="0033010D" w:rsidP="0033010D">
      <w:pPr>
        <w:pStyle w:val="Prrafodelista"/>
        <w:ind w:left="0" w:firstLine="708"/>
        <w:rPr>
          <w:lang w:val="es-ES"/>
        </w:rPr>
      </w:pPr>
      <w:r w:rsidRPr="000C3834">
        <w:rPr>
          <w:lang w:val="es-ES"/>
        </w:rPr>
        <w:t>En cuanto a participación del mercado laboral peruano se refiere, el MINTRA elaboró unos cuadros estadísticos en los que se aprecia el porcentaje de la participación de los trabajadores independientes en la</w:t>
      </w:r>
      <w:r w:rsidR="00CF5E57" w:rsidRPr="000C3834">
        <w:rPr>
          <w:lang w:val="es-ES"/>
        </w:rPr>
        <w:t xml:space="preserve"> población económicamente activa (PEA)</w:t>
      </w:r>
      <w:r w:rsidR="00F51A75" w:rsidRPr="000C3834">
        <w:rPr>
          <w:lang w:val="es-ES"/>
        </w:rPr>
        <w:t>,</w:t>
      </w:r>
      <w:r w:rsidR="00B8455D" w:rsidRPr="000C3834">
        <w:rPr>
          <w:lang w:val="es-ES"/>
        </w:rPr>
        <w:t xml:space="preserve"> los cuales se aprecian a continuación:</w:t>
      </w:r>
    </w:p>
    <w:p w:rsidR="00B8455D" w:rsidRPr="000C3834" w:rsidRDefault="00B8455D" w:rsidP="0033010D">
      <w:pPr>
        <w:pStyle w:val="Prrafodelista"/>
        <w:ind w:left="0" w:firstLine="708"/>
        <w:rPr>
          <w:lang w:val="es-ES"/>
        </w:rPr>
      </w:pPr>
    </w:p>
    <w:p w:rsidR="00B8455D" w:rsidRPr="000C3834" w:rsidRDefault="00F00C53" w:rsidP="00B8455D">
      <w:pPr>
        <w:pStyle w:val="Prrafodelista"/>
        <w:ind w:left="0"/>
        <w:rPr>
          <w:lang w:val="es-ES"/>
        </w:rPr>
      </w:pPr>
      <w:r w:rsidRPr="000C3834">
        <w:rPr>
          <w:noProof/>
          <w:lang w:val="es-MX" w:eastAsia="es-MX"/>
        </w:rPr>
        <w:drawing>
          <wp:inline distT="0" distB="0" distL="0" distR="0" wp14:anchorId="6087518C" wp14:editId="42505481">
            <wp:extent cx="5394960" cy="194767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94960" cy="1947672"/>
                    </a:xfrm>
                    <a:prstGeom prst="rect">
                      <a:avLst/>
                    </a:prstGeom>
                  </pic:spPr>
                </pic:pic>
              </a:graphicData>
            </a:graphic>
          </wp:inline>
        </w:drawing>
      </w:r>
    </w:p>
    <w:p w:rsidR="00F009DB" w:rsidRPr="000C3834" w:rsidRDefault="00F009DB" w:rsidP="001E2FAA">
      <w:pPr>
        <w:pStyle w:val="Epgrafe"/>
        <w:jc w:val="center"/>
        <w:rPr>
          <w:color w:val="auto"/>
          <w:sz w:val="22"/>
          <w:lang w:val="es-ES"/>
        </w:rPr>
      </w:pPr>
      <w:bookmarkStart w:id="7" w:name="_Toc353057260"/>
      <w:bookmarkStart w:id="8" w:name="_Toc359178332"/>
      <w:r w:rsidRPr="000C3834">
        <w:rPr>
          <w:color w:val="auto"/>
          <w:sz w:val="22"/>
          <w:lang w:val="es-ES"/>
        </w:rPr>
        <w:t xml:space="preserve">Figura 1.1 </w:t>
      </w:r>
      <w:r w:rsidR="001E2FAA" w:rsidRPr="000C3834">
        <w:rPr>
          <w:color w:val="auto"/>
          <w:sz w:val="22"/>
          <w:lang w:val="es-ES"/>
        </w:rPr>
        <w:t xml:space="preserve">Extracto de </w:t>
      </w:r>
      <w:r w:rsidRPr="000C3834">
        <w:rPr>
          <w:i/>
          <w:color w:val="auto"/>
          <w:sz w:val="22"/>
          <w:lang w:val="es-ES"/>
        </w:rPr>
        <w:t>Distribución de la PEA ocupada según sexo y categoría</w:t>
      </w:r>
      <w:r w:rsidR="003B0A54" w:rsidRPr="000C3834">
        <w:rPr>
          <w:i/>
          <w:color w:val="auto"/>
          <w:sz w:val="22"/>
          <w:lang w:val="es-ES"/>
        </w:rPr>
        <w:t xml:space="preserve"> ocupacional </w:t>
      </w:r>
      <w:r w:rsidRPr="000C3834">
        <w:rPr>
          <w:i/>
          <w:color w:val="auto"/>
          <w:sz w:val="22"/>
          <w:lang w:val="es-ES"/>
        </w:rPr>
        <w:t>20</w:t>
      </w:r>
      <w:bookmarkEnd w:id="7"/>
      <w:r w:rsidR="003B0A54" w:rsidRPr="000C3834">
        <w:rPr>
          <w:i/>
          <w:color w:val="auto"/>
          <w:sz w:val="22"/>
          <w:lang w:val="es-ES"/>
        </w:rPr>
        <w:t>01-2011</w:t>
      </w:r>
      <w:r w:rsidR="00345D24" w:rsidRPr="000C3834">
        <w:rPr>
          <w:color w:val="auto"/>
          <w:sz w:val="22"/>
          <w:lang w:val="es-ES"/>
        </w:rPr>
        <w:t xml:space="preserve"> [</w:t>
      </w:r>
      <w:r w:rsidR="00ED1FED" w:rsidRPr="000C3834">
        <w:rPr>
          <w:color w:val="auto"/>
          <w:sz w:val="22"/>
          <w:lang w:val="es-ES"/>
        </w:rPr>
        <w:t>MINTRA, 2011</w:t>
      </w:r>
      <w:r w:rsidR="00345D24" w:rsidRPr="000C3834">
        <w:rPr>
          <w:color w:val="auto"/>
          <w:sz w:val="22"/>
          <w:lang w:val="es-ES"/>
        </w:rPr>
        <w:t>]</w:t>
      </w:r>
      <w:bookmarkEnd w:id="8"/>
    </w:p>
    <w:p w:rsidR="00A00120" w:rsidRPr="000C3834" w:rsidRDefault="003B0A54" w:rsidP="00F00C53">
      <w:pPr>
        <w:pStyle w:val="Prrafodelista"/>
        <w:ind w:left="0"/>
        <w:jc w:val="center"/>
        <w:rPr>
          <w:b/>
          <w:sz w:val="20"/>
          <w:lang w:val="es-ES"/>
        </w:rPr>
      </w:pPr>
      <w:r w:rsidRPr="000C3834">
        <w:rPr>
          <w:noProof/>
          <w:lang w:val="es-MX" w:eastAsia="es-MX"/>
        </w:rPr>
        <w:lastRenderedPageBreak/>
        <w:drawing>
          <wp:inline distT="0" distB="0" distL="0" distR="0" wp14:anchorId="1EC6C13E" wp14:editId="49F01BF9">
            <wp:extent cx="5384965" cy="2441448"/>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448283"/>
                    </a:xfrm>
                    <a:prstGeom prst="rect">
                      <a:avLst/>
                    </a:prstGeom>
                  </pic:spPr>
                </pic:pic>
              </a:graphicData>
            </a:graphic>
          </wp:inline>
        </w:drawing>
      </w:r>
    </w:p>
    <w:p w:rsidR="00B8455D" w:rsidRPr="000C3834" w:rsidRDefault="00F00C53" w:rsidP="00F009DB">
      <w:pPr>
        <w:pStyle w:val="Epgrafe"/>
        <w:jc w:val="center"/>
        <w:rPr>
          <w:color w:val="auto"/>
          <w:sz w:val="22"/>
          <w:lang w:val="es-ES"/>
        </w:rPr>
      </w:pPr>
      <w:bookmarkStart w:id="9" w:name="_Toc353057261"/>
      <w:bookmarkStart w:id="10" w:name="_Toc359178333"/>
      <w:r w:rsidRPr="000C3834">
        <w:rPr>
          <w:color w:val="auto"/>
          <w:sz w:val="22"/>
          <w:lang w:val="es-ES"/>
        </w:rPr>
        <w:t>Figura 1.</w:t>
      </w:r>
      <w:r w:rsidR="00F009DB" w:rsidRPr="000C3834">
        <w:rPr>
          <w:color w:val="auto"/>
          <w:sz w:val="22"/>
          <w:lang w:val="es-ES"/>
        </w:rPr>
        <w:t>2</w:t>
      </w:r>
      <w:r w:rsidRPr="000C3834">
        <w:rPr>
          <w:color w:val="auto"/>
          <w:sz w:val="22"/>
          <w:lang w:val="es-ES"/>
        </w:rPr>
        <w:t xml:space="preserve"> </w:t>
      </w:r>
      <w:r w:rsidR="001E2FAA" w:rsidRPr="000C3834">
        <w:rPr>
          <w:color w:val="auto"/>
          <w:sz w:val="22"/>
          <w:lang w:val="es-ES"/>
        </w:rPr>
        <w:t xml:space="preserve">Extracto de </w:t>
      </w:r>
      <w:r w:rsidRPr="000C3834">
        <w:rPr>
          <w:i/>
          <w:color w:val="auto"/>
          <w:sz w:val="22"/>
          <w:lang w:val="es-ES"/>
        </w:rPr>
        <w:t xml:space="preserve">Distribución de la PEA ocupada según sexo y </w:t>
      </w:r>
      <w:r w:rsidR="003B0A54" w:rsidRPr="000C3834">
        <w:rPr>
          <w:i/>
          <w:color w:val="auto"/>
          <w:sz w:val="22"/>
          <w:lang w:val="es-ES"/>
        </w:rPr>
        <w:t>estructura de mercado</w:t>
      </w:r>
      <w:r w:rsidRPr="000C3834">
        <w:rPr>
          <w:i/>
          <w:color w:val="auto"/>
          <w:sz w:val="22"/>
          <w:lang w:val="es-ES"/>
        </w:rPr>
        <w:t xml:space="preserve"> </w:t>
      </w:r>
      <w:bookmarkEnd w:id="9"/>
      <w:r w:rsidR="003B0A54" w:rsidRPr="000C3834">
        <w:rPr>
          <w:i/>
          <w:color w:val="auto"/>
          <w:sz w:val="22"/>
          <w:lang w:val="es-ES"/>
        </w:rPr>
        <w:t>2001-2011</w:t>
      </w:r>
      <w:r w:rsidR="00345D24" w:rsidRPr="000C3834">
        <w:rPr>
          <w:color w:val="auto"/>
          <w:sz w:val="22"/>
          <w:lang w:val="es-ES"/>
        </w:rPr>
        <w:t xml:space="preserve"> [</w:t>
      </w:r>
      <w:r w:rsidR="009600C7" w:rsidRPr="000C3834">
        <w:rPr>
          <w:color w:val="auto"/>
          <w:sz w:val="22"/>
          <w:lang w:val="es-ES"/>
        </w:rPr>
        <w:t>MINTRA, 2011</w:t>
      </w:r>
      <w:r w:rsidR="00345D24" w:rsidRPr="000C3834">
        <w:rPr>
          <w:color w:val="auto"/>
          <w:sz w:val="22"/>
          <w:lang w:val="es-ES"/>
        </w:rPr>
        <w:t>]</w:t>
      </w:r>
      <w:bookmarkEnd w:id="10"/>
    </w:p>
    <w:p w:rsidR="00E50A32" w:rsidRPr="000C3834" w:rsidRDefault="00E50A32" w:rsidP="00E50A32">
      <w:pPr>
        <w:pStyle w:val="Prrafodelista"/>
        <w:ind w:left="0" w:firstLine="284"/>
        <w:rPr>
          <w:lang w:val="es-ES"/>
        </w:rPr>
      </w:pPr>
      <w:r w:rsidRPr="000C3834">
        <w:rPr>
          <w:lang w:val="es-ES"/>
        </w:rPr>
        <w:t>Como se puede apreciar en el primer cuadro, al 2011 los independientes representaban un 35.1% de toda la PEA ocupada ese año según categoría ocupacional, siendo el porcentaje más alto de todas las categorías. Esto indica que, en efecto, la participación de los independientes es considerable y más aún si es que en ésta categoría se concentra un gran número de informales.</w:t>
      </w:r>
    </w:p>
    <w:p w:rsidR="00E50A32" w:rsidRPr="000C3834" w:rsidRDefault="00E50A32" w:rsidP="00E50A32">
      <w:pPr>
        <w:pStyle w:val="Prrafodelista"/>
        <w:ind w:left="0"/>
        <w:rPr>
          <w:lang w:val="es-ES"/>
        </w:rPr>
      </w:pPr>
    </w:p>
    <w:p w:rsidR="00E50A32" w:rsidRPr="000C3834" w:rsidRDefault="00E50A32" w:rsidP="00E50A32">
      <w:pPr>
        <w:pStyle w:val="Prrafodelista"/>
        <w:ind w:left="0" w:firstLine="284"/>
        <w:rPr>
          <w:lang w:val="es-ES"/>
        </w:rPr>
      </w:pPr>
      <w:r w:rsidRPr="000C3834">
        <w:rPr>
          <w:lang w:val="es-ES"/>
        </w:rPr>
        <w:t>En el segundo cuadro, por su parte, se tiene la división según la estructura de mercado. En éste, se aprecia que el mismo porcentaje de independientes (35.1%) está a su vez dividido en dos segmentos: independientes profesionales y técnicos con apenas un 1.4%, e independientes no profesionales/no técnicos con un porcentaje de 33.7%.</w:t>
      </w:r>
    </w:p>
    <w:p w:rsidR="00E50A32" w:rsidRPr="000C3834" w:rsidRDefault="00E50A32" w:rsidP="00E50A32">
      <w:pPr>
        <w:pStyle w:val="Prrafodelista"/>
        <w:ind w:left="0"/>
        <w:rPr>
          <w:lang w:val="es-ES"/>
        </w:rPr>
      </w:pPr>
    </w:p>
    <w:p w:rsidR="00A116FD" w:rsidRPr="000C3834" w:rsidRDefault="00E50A32" w:rsidP="00E50A32">
      <w:pPr>
        <w:pStyle w:val="Prrafodelista"/>
        <w:ind w:left="0" w:firstLine="284"/>
        <w:rPr>
          <w:lang w:val="es-ES"/>
        </w:rPr>
      </w:pPr>
      <w:r w:rsidRPr="000C3834">
        <w:rPr>
          <w:lang w:val="es-ES"/>
        </w:rPr>
        <w:t>Teniendo en cuenta que el presente proyecto estará orientado a éste último segmento de trabajadores independientes, se puede ahora entender que hay un gran mercado potencial sobre el cuál la solución pretende impactar.</w:t>
      </w:r>
    </w:p>
    <w:p w:rsidR="00B8455D" w:rsidRPr="000C3834" w:rsidRDefault="00B8455D" w:rsidP="00B8455D">
      <w:pPr>
        <w:pStyle w:val="Prrafodelista"/>
        <w:ind w:left="0"/>
        <w:rPr>
          <w:lang w:val="es-ES"/>
        </w:rPr>
      </w:pPr>
    </w:p>
    <w:p w:rsidR="005F7C1B" w:rsidRPr="000C3834" w:rsidRDefault="005F7C1B" w:rsidP="005F7C1B">
      <w:pPr>
        <w:pStyle w:val="Ttulo4"/>
        <w:rPr>
          <w:sz w:val="22"/>
          <w:lang w:val="es-ES"/>
        </w:rPr>
      </w:pPr>
      <w:r w:rsidRPr="000C3834">
        <w:rPr>
          <w:sz w:val="22"/>
          <w:lang w:val="es-ES"/>
        </w:rPr>
        <w:t>MYPE Informal</w:t>
      </w:r>
    </w:p>
    <w:p w:rsidR="00912DDE" w:rsidRPr="000C3834" w:rsidRDefault="00912DDE" w:rsidP="00FE744D">
      <w:pPr>
        <w:rPr>
          <w:lang w:val="es-ES"/>
        </w:rPr>
      </w:pPr>
    </w:p>
    <w:p w:rsidR="00E50A32" w:rsidRPr="000C3834" w:rsidRDefault="00E50A32" w:rsidP="00E50A32">
      <w:pPr>
        <w:ind w:firstLine="284"/>
        <w:rPr>
          <w:lang w:val="es-ES"/>
        </w:rPr>
      </w:pPr>
      <w:r w:rsidRPr="000C3834">
        <w:rPr>
          <w:lang w:val="es-ES"/>
        </w:rPr>
        <w:t>Por definición y de acuerdo al Artículo 4, Título I, del Texto Único Ordenado de la Ley de Promoción de la Competitividad, Formalización y Desarrollo de la Micro y Pequeña Empresa y del Acceso al Empleo Decente, las mypes son unidades económicas (empresas) constituidas por personas naturales o jurídicas que se caracterizan por ser “pequeñas” y que pueden realizar actividades de extracción, transformación, producción, comercialización o prestación de servicios [MINTRA, 2008]. Dicha ley considera como características de las microempresa a las siguientes:</w:t>
      </w:r>
    </w:p>
    <w:p w:rsidR="00E50A32" w:rsidRPr="000C3834" w:rsidRDefault="00E50A32" w:rsidP="00E50A32">
      <w:pPr>
        <w:ind w:firstLine="708"/>
        <w:rPr>
          <w:lang w:val="es-ES"/>
        </w:rPr>
      </w:pPr>
    </w:p>
    <w:p w:rsidR="00E50A32" w:rsidRPr="000C3834" w:rsidRDefault="00E50A32" w:rsidP="003E15F2">
      <w:pPr>
        <w:pStyle w:val="Prrafodelista"/>
        <w:numPr>
          <w:ilvl w:val="0"/>
          <w:numId w:val="3"/>
        </w:numPr>
        <w:ind w:left="0" w:firstLine="284"/>
        <w:rPr>
          <w:lang w:val="es-ES"/>
        </w:rPr>
      </w:pPr>
      <w:r w:rsidRPr="000C3834">
        <w:rPr>
          <w:lang w:val="es-ES"/>
        </w:rPr>
        <w:t>El número de trabajadores no deberá exceder las 10 personas</w:t>
      </w:r>
    </w:p>
    <w:p w:rsidR="00E50A32" w:rsidRPr="000C3834" w:rsidRDefault="00E50A32" w:rsidP="003E15F2">
      <w:pPr>
        <w:pStyle w:val="Prrafodelista"/>
        <w:numPr>
          <w:ilvl w:val="0"/>
          <w:numId w:val="3"/>
        </w:numPr>
        <w:ind w:left="709" w:hanging="425"/>
        <w:rPr>
          <w:lang w:val="es-ES"/>
        </w:rPr>
      </w:pPr>
      <w:r w:rsidRPr="000C3834">
        <w:rPr>
          <w:lang w:val="es-ES"/>
        </w:rPr>
        <w:t xml:space="preserve">El valor de ventas anuales no deberá exceder de 150 UIT (Unidad Impositiva </w:t>
      </w:r>
    </w:p>
    <w:p w:rsidR="00E331B5" w:rsidRPr="000C3834" w:rsidRDefault="00E50A32" w:rsidP="007F2682">
      <w:pPr>
        <w:pStyle w:val="Prrafodelista"/>
        <w:ind w:left="709"/>
        <w:rPr>
          <w:lang w:val="es-ES"/>
        </w:rPr>
      </w:pPr>
      <w:r w:rsidRPr="000C3834">
        <w:rPr>
          <w:lang w:val="es-ES"/>
        </w:rPr>
        <w:t>Tributaria)</w:t>
      </w:r>
    </w:p>
    <w:p w:rsidR="00E331B5" w:rsidRPr="000C3834" w:rsidRDefault="00E331B5" w:rsidP="007F2682">
      <w:pPr>
        <w:pStyle w:val="Prrafodelista"/>
        <w:ind w:left="709"/>
        <w:rPr>
          <w:lang w:val="es-ES"/>
        </w:rPr>
      </w:pPr>
    </w:p>
    <w:p w:rsidR="00BA2867" w:rsidRPr="000C3834" w:rsidRDefault="00E75A29" w:rsidP="00EB591E">
      <w:pPr>
        <w:ind w:firstLine="360"/>
        <w:rPr>
          <w:lang w:val="es-ES"/>
        </w:rPr>
      </w:pPr>
      <w:r w:rsidRPr="000C3834">
        <w:rPr>
          <w:lang w:val="es-ES"/>
        </w:rPr>
        <w:t>A fin de poder considerar como formal o informal a una MYPE, el Ministerio de Producción aplica los siguientes criterios de selección</w:t>
      </w:r>
      <w:r w:rsidR="00597957" w:rsidRPr="000C3834">
        <w:rPr>
          <w:lang w:val="es-ES"/>
        </w:rPr>
        <w:t xml:space="preserve"> [</w:t>
      </w:r>
      <w:r w:rsidR="004E648E" w:rsidRPr="000C3834">
        <w:rPr>
          <w:lang w:val="es-ES"/>
        </w:rPr>
        <w:t>VMYPE</w:t>
      </w:r>
      <w:r w:rsidR="000D5409" w:rsidRPr="000C3834">
        <w:rPr>
          <w:lang w:val="es-ES"/>
        </w:rPr>
        <w:t>, 201</w:t>
      </w:r>
      <w:r w:rsidR="00F57DE7" w:rsidRPr="000C3834">
        <w:rPr>
          <w:lang w:val="es-ES"/>
        </w:rPr>
        <w:t>2</w:t>
      </w:r>
      <w:r w:rsidR="00F17A3A" w:rsidRPr="000C3834">
        <w:rPr>
          <w:lang w:val="es-ES"/>
        </w:rPr>
        <w:t>: 25-27</w:t>
      </w:r>
      <w:r w:rsidR="00597957" w:rsidRPr="000C3834">
        <w:rPr>
          <w:lang w:val="es-ES"/>
        </w:rPr>
        <w:t>]</w:t>
      </w:r>
      <w:r w:rsidRPr="000C3834">
        <w:rPr>
          <w:lang w:val="es-ES"/>
        </w:rPr>
        <w:t>:</w:t>
      </w:r>
    </w:p>
    <w:p w:rsidR="00E75A29" w:rsidRPr="000C3834" w:rsidRDefault="00E75A29" w:rsidP="00E75A29">
      <w:pPr>
        <w:rPr>
          <w:lang w:val="es-ES"/>
        </w:rPr>
      </w:pPr>
    </w:p>
    <w:p w:rsidR="00E75A29" w:rsidRPr="000C3834" w:rsidRDefault="00E75A29" w:rsidP="003E15F2">
      <w:pPr>
        <w:pStyle w:val="Prrafodelista"/>
        <w:numPr>
          <w:ilvl w:val="0"/>
          <w:numId w:val="4"/>
        </w:numPr>
        <w:rPr>
          <w:lang w:val="es-ES"/>
        </w:rPr>
      </w:pPr>
      <w:r w:rsidRPr="000C3834">
        <w:rPr>
          <w:lang w:val="es-ES"/>
        </w:rPr>
        <w:t>RUC vigente</w:t>
      </w:r>
    </w:p>
    <w:p w:rsidR="00E75A29" w:rsidRPr="000C3834" w:rsidRDefault="00E75A29" w:rsidP="003E15F2">
      <w:pPr>
        <w:pStyle w:val="Prrafodelista"/>
        <w:numPr>
          <w:ilvl w:val="0"/>
          <w:numId w:val="4"/>
        </w:numPr>
        <w:rPr>
          <w:lang w:val="es-ES"/>
        </w:rPr>
      </w:pPr>
      <w:r w:rsidRPr="000C3834">
        <w:rPr>
          <w:lang w:val="es-ES"/>
        </w:rPr>
        <w:lastRenderedPageBreak/>
        <w:t>Pago de Impuestos a la Renta Tercera Categoría</w:t>
      </w:r>
    </w:p>
    <w:p w:rsidR="00E75A29" w:rsidRPr="000C3834" w:rsidRDefault="00FC4411" w:rsidP="003E15F2">
      <w:pPr>
        <w:pStyle w:val="Prrafodelista"/>
        <w:numPr>
          <w:ilvl w:val="0"/>
          <w:numId w:val="4"/>
        </w:numPr>
        <w:rPr>
          <w:lang w:val="es-ES"/>
        </w:rPr>
      </w:pPr>
      <w:r w:rsidRPr="000C3834">
        <w:rPr>
          <w:lang w:val="es-ES"/>
        </w:rPr>
        <w:t>Ventas anuales hasta 150 UIT</w:t>
      </w:r>
      <w:r w:rsidR="00E50D24" w:rsidRPr="000C3834">
        <w:rPr>
          <w:lang w:val="es-ES"/>
        </w:rPr>
        <w:t xml:space="preserve"> para microempresas, y hasta 1700 UIT para pequeñas empresas</w:t>
      </w:r>
    </w:p>
    <w:p w:rsidR="00E50D24" w:rsidRPr="000C3834" w:rsidRDefault="00E50D24" w:rsidP="003E15F2">
      <w:pPr>
        <w:pStyle w:val="Prrafodelista"/>
        <w:numPr>
          <w:ilvl w:val="0"/>
          <w:numId w:val="4"/>
        </w:numPr>
        <w:rPr>
          <w:lang w:val="es-ES"/>
        </w:rPr>
      </w:pPr>
      <w:r w:rsidRPr="000C3834">
        <w:rPr>
          <w:lang w:val="es-ES"/>
        </w:rPr>
        <w:t>Pertenecer a un tipo de contribuyente (persona natural con negocio, EIRL, S.A, S.A.C, etc.)</w:t>
      </w:r>
    </w:p>
    <w:p w:rsidR="00E50D24" w:rsidRPr="000C3834" w:rsidRDefault="00597957" w:rsidP="003E15F2">
      <w:pPr>
        <w:pStyle w:val="Prrafodelista"/>
        <w:numPr>
          <w:ilvl w:val="0"/>
          <w:numId w:val="4"/>
        </w:numPr>
        <w:rPr>
          <w:lang w:val="es-ES"/>
        </w:rPr>
      </w:pPr>
      <w:r w:rsidRPr="000C3834">
        <w:rPr>
          <w:lang w:val="es-ES"/>
        </w:rPr>
        <w:t>Tener una actividad económica que tenga como objetivo la generación de lucro</w:t>
      </w:r>
    </w:p>
    <w:p w:rsidR="00BA2867" w:rsidRPr="000C3834" w:rsidRDefault="00BA2867" w:rsidP="00BA2867">
      <w:pPr>
        <w:pStyle w:val="Prrafodelista"/>
        <w:ind w:left="0"/>
        <w:rPr>
          <w:lang w:val="es-ES"/>
        </w:rPr>
      </w:pPr>
    </w:p>
    <w:p w:rsidR="00BA2867" w:rsidRPr="000C3834" w:rsidRDefault="00E75A29" w:rsidP="00E75A29">
      <w:pPr>
        <w:rPr>
          <w:lang w:val="es-ES"/>
        </w:rPr>
      </w:pPr>
      <w:r w:rsidRPr="000C3834">
        <w:rPr>
          <w:lang w:val="es-ES"/>
        </w:rPr>
        <w:t>Con estos criterios, el Ministerio elaboró los siguientes cuadros estadísticos:</w:t>
      </w:r>
    </w:p>
    <w:p w:rsidR="00BA2867" w:rsidRPr="000C3834" w:rsidRDefault="00BA2867" w:rsidP="007F2682">
      <w:pPr>
        <w:pStyle w:val="Prrafodelista"/>
        <w:ind w:left="709"/>
        <w:rPr>
          <w:lang w:val="es-ES"/>
        </w:rPr>
      </w:pPr>
    </w:p>
    <w:p w:rsidR="00677935" w:rsidRPr="000C3834" w:rsidRDefault="00597957" w:rsidP="00677935">
      <w:pPr>
        <w:jc w:val="center"/>
        <w:rPr>
          <w:lang w:val="es-ES"/>
        </w:rPr>
      </w:pPr>
      <w:r w:rsidRPr="000C3834">
        <w:rPr>
          <w:noProof/>
          <w:lang w:val="es-MX" w:eastAsia="es-MX"/>
        </w:rPr>
        <w:drawing>
          <wp:inline distT="0" distB="0" distL="0" distR="0" wp14:anchorId="1B6DFEFE" wp14:editId="65DC2073">
            <wp:extent cx="5389102" cy="181864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1822331"/>
                    </a:xfrm>
                    <a:prstGeom prst="rect">
                      <a:avLst/>
                    </a:prstGeom>
                  </pic:spPr>
                </pic:pic>
              </a:graphicData>
            </a:graphic>
          </wp:inline>
        </w:drawing>
      </w:r>
    </w:p>
    <w:p w:rsidR="009107C5" w:rsidRPr="000C3834" w:rsidRDefault="009107C5" w:rsidP="009107C5">
      <w:pPr>
        <w:pStyle w:val="Epgrafe"/>
        <w:jc w:val="center"/>
        <w:rPr>
          <w:color w:val="auto"/>
          <w:sz w:val="22"/>
          <w:lang w:val="es-ES"/>
        </w:rPr>
      </w:pPr>
      <w:bookmarkStart w:id="11" w:name="_Toc359178334"/>
      <w:r w:rsidRPr="000C3834">
        <w:rPr>
          <w:color w:val="auto"/>
          <w:sz w:val="22"/>
          <w:lang w:val="es-ES"/>
        </w:rPr>
        <w:t xml:space="preserve">Figura </w:t>
      </w:r>
      <w:r w:rsidR="00B6149B" w:rsidRPr="000C3834">
        <w:rPr>
          <w:color w:val="auto"/>
          <w:sz w:val="22"/>
          <w:lang w:val="es-ES"/>
        </w:rPr>
        <w:t>1</w:t>
      </w:r>
      <w:r w:rsidRPr="000C3834">
        <w:rPr>
          <w:color w:val="auto"/>
          <w:sz w:val="22"/>
          <w:lang w:val="es-ES"/>
        </w:rPr>
        <w:t xml:space="preserve">.3 </w:t>
      </w:r>
      <w:r w:rsidR="001E2FAA" w:rsidRPr="000C3834">
        <w:rPr>
          <w:color w:val="auto"/>
          <w:sz w:val="22"/>
          <w:lang w:val="es-ES"/>
        </w:rPr>
        <w:t xml:space="preserve">Extracto de </w:t>
      </w:r>
      <w:r w:rsidRPr="000C3834">
        <w:rPr>
          <w:i/>
          <w:color w:val="auto"/>
          <w:sz w:val="22"/>
          <w:lang w:val="es-ES"/>
        </w:rPr>
        <w:t>Estimación de las MYPE informales</w:t>
      </w:r>
      <w:r w:rsidRPr="000C3834">
        <w:rPr>
          <w:color w:val="auto"/>
          <w:sz w:val="22"/>
          <w:lang w:val="es-ES"/>
        </w:rPr>
        <w:t xml:space="preserve"> [</w:t>
      </w:r>
      <w:r w:rsidR="00F17A3A" w:rsidRPr="000C3834">
        <w:rPr>
          <w:color w:val="auto"/>
          <w:sz w:val="22"/>
          <w:lang w:val="es-ES"/>
        </w:rPr>
        <w:t>VMYPE, 2012: 21</w:t>
      </w:r>
      <w:r w:rsidRPr="000C3834">
        <w:rPr>
          <w:color w:val="auto"/>
          <w:sz w:val="22"/>
          <w:lang w:val="es-ES"/>
        </w:rPr>
        <w:t>]</w:t>
      </w:r>
      <w:bookmarkEnd w:id="11"/>
    </w:p>
    <w:p w:rsidR="00677935" w:rsidRPr="000C3834" w:rsidRDefault="00677935" w:rsidP="00677935">
      <w:pPr>
        <w:jc w:val="center"/>
        <w:rPr>
          <w:lang w:val="es-ES"/>
        </w:rPr>
      </w:pPr>
    </w:p>
    <w:p w:rsidR="00677935" w:rsidRPr="000C3834" w:rsidRDefault="009F7769" w:rsidP="00677935">
      <w:pPr>
        <w:jc w:val="center"/>
        <w:rPr>
          <w:lang w:val="es-ES"/>
        </w:rPr>
      </w:pPr>
      <w:r w:rsidRPr="000C3834">
        <w:rPr>
          <w:noProof/>
          <w:lang w:val="es-MX" w:eastAsia="es-MX"/>
        </w:rPr>
        <w:drawing>
          <wp:inline distT="0" distB="0" distL="0" distR="0" wp14:anchorId="48D5D53C" wp14:editId="4E62497F">
            <wp:extent cx="5445760" cy="210312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42549" cy="2101880"/>
                    </a:xfrm>
                    <a:prstGeom prst="rect">
                      <a:avLst/>
                    </a:prstGeom>
                  </pic:spPr>
                </pic:pic>
              </a:graphicData>
            </a:graphic>
          </wp:inline>
        </w:drawing>
      </w:r>
    </w:p>
    <w:p w:rsidR="009F7769" w:rsidRPr="000C3834" w:rsidRDefault="009F7769" w:rsidP="009F7769">
      <w:pPr>
        <w:pStyle w:val="Epgrafe"/>
        <w:jc w:val="center"/>
        <w:rPr>
          <w:color w:val="auto"/>
          <w:sz w:val="22"/>
          <w:lang w:val="es-ES"/>
        </w:rPr>
      </w:pPr>
      <w:bookmarkStart w:id="12" w:name="_Toc359178335"/>
      <w:r w:rsidRPr="000C3834">
        <w:rPr>
          <w:color w:val="auto"/>
          <w:sz w:val="22"/>
          <w:lang w:val="es-ES"/>
        </w:rPr>
        <w:t xml:space="preserve">Figura </w:t>
      </w:r>
      <w:r w:rsidR="00B6149B" w:rsidRPr="000C3834">
        <w:rPr>
          <w:color w:val="auto"/>
          <w:sz w:val="22"/>
          <w:lang w:val="es-ES"/>
        </w:rPr>
        <w:t>1.4</w:t>
      </w:r>
      <w:r w:rsidRPr="000C3834">
        <w:rPr>
          <w:color w:val="auto"/>
          <w:sz w:val="22"/>
          <w:lang w:val="es-ES"/>
        </w:rPr>
        <w:t xml:space="preserve"> </w:t>
      </w:r>
      <w:r w:rsidR="001E2FAA" w:rsidRPr="000C3834">
        <w:rPr>
          <w:color w:val="auto"/>
          <w:sz w:val="22"/>
          <w:lang w:val="es-ES"/>
        </w:rPr>
        <w:t xml:space="preserve">Extracto de </w:t>
      </w:r>
      <w:r w:rsidRPr="000C3834">
        <w:rPr>
          <w:i/>
          <w:color w:val="auto"/>
          <w:sz w:val="22"/>
          <w:lang w:val="es-ES"/>
        </w:rPr>
        <w:t>Empresas formales según tipo de contribuyente y organización</w:t>
      </w:r>
      <w:r w:rsidRPr="000C3834">
        <w:rPr>
          <w:color w:val="auto"/>
          <w:sz w:val="22"/>
          <w:lang w:val="es-ES"/>
        </w:rPr>
        <w:t xml:space="preserve"> </w:t>
      </w:r>
      <w:r w:rsidR="00F17A3A" w:rsidRPr="000C3834">
        <w:rPr>
          <w:color w:val="auto"/>
          <w:sz w:val="22"/>
          <w:lang w:val="es-ES"/>
        </w:rPr>
        <w:t>[VMYPE, 2012: 33]</w:t>
      </w:r>
      <w:bookmarkEnd w:id="12"/>
    </w:p>
    <w:p w:rsidR="00597957" w:rsidRPr="000C3834" w:rsidRDefault="00597957" w:rsidP="00677935">
      <w:pPr>
        <w:jc w:val="center"/>
        <w:rPr>
          <w:lang w:val="es-ES"/>
        </w:rPr>
      </w:pPr>
    </w:p>
    <w:p w:rsidR="00597957" w:rsidRPr="000C3834" w:rsidRDefault="009F7769" w:rsidP="00F51A75">
      <w:pPr>
        <w:ind w:firstLine="426"/>
        <w:rPr>
          <w:lang w:val="es-ES"/>
        </w:rPr>
      </w:pPr>
      <w:r w:rsidRPr="000C3834">
        <w:rPr>
          <w:lang w:val="es-ES"/>
        </w:rPr>
        <w:t>Como se puede ver, también en el sector de las MYPE existe un gran mercado potencial</w:t>
      </w:r>
      <w:r w:rsidR="00510E9F" w:rsidRPr="000C3834">
        <w:rPr>
          <w:lang w:val="es-ES"/>
        </w:rPr>
        <w:t xml:space="preserve"> ya sea formal o informal y, en particular, con aquellas empresas individuales</w:t>
      </w:r>
      <w:r w:rsidR="00F23023" w:rsidRPr="000C3834">
        <w:rPr>
          <w:lang w:val="es-ES"/>
        </w:rPr>
        <w:t xml:space="preserve"> ya formalizadas (los que antes eran independientes) con lo que se busca también promover aún más el desarrollo de los que unas vez fueron independientes.</w:t>
      </w:r>
    </w:p>
    <w:p w:rsidR="00597957" w:rsidRPr="000C3834" w:rsidRDefault="00597957" w:rsidP="00677935">
      <w:pPr>
        <w:jc w:val="center"/>
        <w:rPr>
          <w:lang w:val="es-ES"/>
        </w:rPr>
      </w:pPr>
    </w:p>
    <w:p w:rsidR="00EA654E" w:rsidRPr="000C3834" w:rsidRDefault="00EA654E" w:rsidP="00EA654E">
      <w:pPr>
        <w:pStyle w:val="Ttulo3"/>
        <w:rPr>
          <w:lang w:val="es-ES"/>
        </w:rPr>
      </w:pPr>
      <w:bookmarkStart w:id="13" w:name="_Toc359178289"/>
      <w:r w:rsidRPr="000C3834">
        <w:rPr>
          <w:lang w:val="es-ES"/>
        </w:rPr>
        <w:t>Conceptos relacionados a la propuesta de solución</w:t>
      </w:r>
      <w:bookmarkEnd w:id="13"/>
    </w:p>
    <w:p w:rsidR="006732CA" w:rsidRPr="000C3834" w:rsidRDefault="00256D6A" w:rsidP="006732CA">
      <w:pPr>
        <w:pStyle w:val="Ttulo4"/>
        <w:rPr>
          <w:sz w:val="22"/>
          <w:lang w:val="es-ES"/>
        </w:rPr>
      </w:pPr>
      <w:r w:rsidRPr="000C3834">
        <w:rPr>
          <w:sz w:val="22"/>
          <w:lang w:val="es-ES"/>
        </w:rPr>
        <w:t>Comercio Electrónico</w:t>
      </w:r>
      <w:r w:rsidR="00C92D12" w:rsidRPr="000C3834">
        <w:rPr>
          <w:sz w:val="22"/>
          <w:lang w:val="es-ES"/>
        </w:rPr>
        <w:t xml:space="preserve"> y Mercado Digital</w:t>
      </w:r>
    </w:p>
    <w:p w:rsidR="00256D6A" w:rsidRPr="000C3834" w:rsidRDefault="00256D6A" w:rsidP="00256D6A">
      <w:pPr>
        <w:rPr>
          <w:lang w:val="es-ES"/>
        </w:rPr>
      </w:pPr>
    </w:p>
    <w:p w:rsidR="00316B30" w:rsidRPr="000C3834" w:rsidRDefault="00647F49" w:rsidP="00EB591E">
      <w:pPr>
        <w:ind w:firstLine="284"/>
        <w:rPr>
          <w:lang w:val="es-ES"/>
        </w:rPr>
      </w:pPr>
      <w:r w:rsidRPr="000C3834">
        <w:rPr>
          <w:lang w:val="es-ES"/>
        </w:rPr>
        <w:t xml:space="preserve">Según Efraim Turban, el concepto de </w:t>
      </w:r>
      <w:r w:rsidRPr="000C3834">
        <w:rPr>
          <w:i/>
          <w:lang w:val="es-ES"/>
        </w:rPr>
        <w:t>Comercio Electrónico</w:t>
      </w:r>
      <w:r w:rsidRPr="000C3834">
        <w:rPr>
          <w:lang w:val="es-ES"/>
        </w:rPr>
        <w:t xml:space="preserve"> o también conocido como </w:t>
      </w:r>
      <w:r w:rsidR="00553F10" w:rsidRPr="000C3834">
        <w:rPr>
          <w:i/>
          <w:lang w:val="es-ES"/>
        </w:rPr>
        <w:t>e-c</w:t>
      </w:r>
      <w:r w:rsidRPr="000C3834">
        <w:rPr>
          <w:i/>
          <w:lang w:val="es-ES"/>
        </w:rPr>
        <w:t>ommerce</w:t>
      </w:r>
      <w:r w:rsidRPr="000C3834">
        <w:rPr>
          <w:lang w:val="es-ES"/>
        </w:rPr>
        <w:t xml:space="preserve"> se define</w:t>
      </w:r>
      <w:r w:rsidR="00A06B09">
        <w:rPr>
          <w:lang w:val="es-ES"/>
        </w:rPr>
        <w:t xml:space="preserve"> como</w:t>
      </w:r>
      <w:r w:rsidRPr="000C3834">
        <w:rPr>
          <w:lang w:val="es-ES"/>
        </w:rPr>
        <w:t xml:space="preserve"> </w:t>
      </w:r>
      <w:r w:rsidR="00DF4234" w:rsidRPr="000C3834">
        <w:rPr>
          <w:lang w:val="es-ES"/>
        </w:rPr>
        <w:t xml:space="preserve">el proceso mediante el cual se puede comprar, vender e intercambiar productos y servicios haciendo uso </w:t>
      </w:r>
      <w:r w:rsidR="003069DB" w:rsidRPr="000C3834">
        <w:rPr>
          <w:lang w:val="es-ES"/>
        </w:rPr>
        <w:t xml:space="preserve">del Internet y otras redes informáticas </w:t>
      </w:r>
      <w:r w:rsidR="00DF4234" w:rsidRPr="000C3834">
        <w:rPr>
          <w:lang w:val="es-ES"/>
        </w:rPr>
        <w:lastRenderedPageBreak/>
        <w:t>[</w:t>
      </w:r>
      <w:r w:rsidR="0086622E" w:rsidRPr="000C3834">
        <w:rPr>
          <w:lang w:val="es-ES"/>
        </w:rPr>
        <w:t>Turban, 2008</w:t>
      </w:r>
      <w:r w:rsidR="00DF4234" w:rsidRPr="000C3834">
        <w:rPr>
          <w:lang w:val="es-ES"/>
        </w:rPr>
        <w:t>].</w:t>
      </w:r>
      <w:r w:rsidR="00553F10" w:rsidRPr="000C3834">
        <w:rPr>
          <w:lang w:val="es-ES"/>
        </w:rPr>
        <w:t xml:space="preserve"> El autor señala que </w:t>
      </w:r>
      <w:r w:rsidR="00A77C23" w:rsidRPr="000C3834">
        <w:rPr>
          <w:lang w:val="es-ES"/>
        </w:rPr>
        <w:t>existen</w:t>
      </w:r>
      <w:r w:rsidR="00553F10" w:rsidRPr="000C3834">
        <w:rPr>
          <w:lang w:val="es-ES"/>
        </w:rPr>
        <w:t xml:space="preserve"> grados de digitalización del e-commerce pues depende del producto/servicio, de los procesos involucrados tales como pedido y pago, y de la forma del delivery o entrega de estos.</w:t>
      </w:r>
      <w:r w:rsidR="006633A9" w:rsidRPr="000C3834">
        <w:rPr>
          <w:lang w:val="es-ES"/>
        </w:rPr>
        <w:t xml:space="preserve"> El grado de digitalización se puede entender entonces como que tan “electrónico” </w:t>
      </w:r>
      <w:r w:rsidR="00316B30" w:rsidRPr="000C3834">
        <w:rPr>
          <w:lang w:val="es-ES"/>
        </w:rPr>
        <w:t xml:space="preserve">será </w:t>
      </w:r>
      <w:r w:rsidR="006633A9" w:rsidRPr="000C3834">
        <w:rPr>
          <w:lang w:val="es-ES"/>
        </w:rPr>
        <w:t xml:space="preserve">el comercio </w:t>
      </w:r>
      <w:r w:rsidR="00316B30" w:rsidRPr="000C3834">
        <w:rPr>
          <w:lang w:val="es-ES"/>
        </w:rPr>
        <w:t>para una determinada organización o contexto empresarial.</w:t>
      </w:r>
    </w:p>
    <w:p w:rsidR="006633A9" w:rsidRPr="000C3834" w:rsidRDefault="006633A9" w:rsidP="00647F49">
      <w:pPr>
        <w:ind w:firstLine="708"/>
        <w:rPr>
          <w:lang w:val="es-ES"/>
        </w:rPr>
      </w:pPr>
    </w:p>
    <w:p w:rsidR="006633A9" w:rsidRPr="000C3834" w:rsidRDefault="00C92D12" w:rsidP="00EB591E">
      <w:pPr>
        <w:ind w:firstLine="284"/>
        <w:rPr>
          <w:lang w:val="es-ES"/>
        </w:rPr>
      </w:pPr>
      <w:r w:rsidRPr="000C3834">
        <w:rPr>
          <w:lang w:val="es-ES"/>
        </w:rPr>
        <w:t xml:space="preserve">Turban además define al </w:t>
      </w:r>
      <w:r w:rsidRPr="000C3834">
        <w:rPr>
          <w:i/>
          <w:lang w:val="es-ES"/>
        </w:rPr>
        <w:t>mercado digital</w:t>
      </w:r>
      <w:r w:rsidR="0089086B" w:rsidRPr="000C3834">
        <w:rPr>
          <w:i/>
          <w:lang w:val="es-ES"/>
        </w:rPr>
        <w:t xml:space="preserve"> </w:t>
      </w:r>
      <w:r w:rsidR="0089086B" w:rsidRPr="000C3834">
        <w:rPr>
          <w:lang w:val="es-ES"/>
        </w:rPr>
        <w:t xml:space="preserve">(e-marketplace) </w:t>
      </w:r>
      <w:r w:rsidRPr="000C3834">
        <w:rPr>
          <w:lang w:val="es-ES"/>
        </w:rPr>
        <w:t xml:space="preserve">como el </w:t>
      </w:r>
      <w:r w:rsidR="00945180" w:rsidRPr="000C3834">
        <w:rPr>
          <w:i/>
          <w:lang w:val="es-ES"/>
        </w:rPr>
        <w:t>“</w:t>
      </w:r>
      <w:r w:rsidR="00945180" w:rsidRPr="000C3834">
        <w:rPr>
          <w:lang w:val="es-ES"/>
        </w:rPr>
        <w:t>lugar”</w:t>
      </w:r>
      <w:r w:rsidRPr="000C3834">
        <w:rPr>
          <w:lang w:val="es-ES"/>
        </w:rPr>
        <w:t xml:space="preserve"> en el cual los compradores y proveedores se encuentran para intercambiar bienes, servicios, dinero e información.</w:t>
      </w:r>
      <w:r w:rsidR="00623D3F" w:rsidRPr="000C3834">
        <w:rPr>
          <w:lang w:val="es-ES"/>
        </w:rPr>
        <w:t xml:space="preserve"> Precisamente y para fines del presente proyecto, éste </w:t>
      </w:r>
      <w:r w:rsidR="00945180" w:rsidRPr="000C3834">
        <w:rPr>
          <w:lang w:val="es-ES"/>
        </w:rPr>
        <w:t xml:space="preserve">lugar </w:t>
      </w:r>
      <w:r w:rsidR="00623D3F" w:rsidRPr="000C3834">
        <w:rPr>
          <w:lang w:val="es-ES"/>
        </w:rPr>
        <w:t xml:space="preserve">al que el autor hace referencia vendrá a ser una página web a través de la cual se llevará a cabo </w:t>
      </w:r>
      <w:r w:rsidR="00D553BE" w:rsidRPr="000C3834">
        <w:rPr>
          <w:lang w:val="es-ES"/>
        </w:rPr>
        <w:t xml:space="preserve">una forma de </w:t>
      </w:r>
      <w:r w:rsidR="00623D3F" w:rsidRPr="000C3834">
        <w:rPr>
          <w:lang w:val="es-ES"/>
        </w:rPr>
        <w:t xml:space="preserve">comercio electrónico </w:t>
      </w:r>
      <w:r w:rsidR="00D553BE" w:rsidRPr="000C3834">
        <w:rPr>
          <w:lang w:val="es-ES"/>
        </w:rPr>
        <w:t xml:space="preserve">ya </w:t>
      </w:r>
      <w:r w:rsidR="00623D3F" w:rsidRPr="000C3834">
        <w:rPr>
          <w:lang w:val="es-ES"/>
        </w:rPr>
        <w:t>que los proveedores ofrecerán sus servicios hacia los adquirientes de los mismos</w:t>
      </w:r>
      <w:r w:rsidR="0089086B" w:rsidRPr="000C3834">
        <w:rPr>
          <w:lang w:val="es-ES"/>
        </w:rPr>
        <w:t xml:space="preserve"> (clientes)</w:t>
      </w:r>
      <w:r w:rsidR="00623D3F" w:rsidRPr="000C3834">
        <w:rPr>
          <w:lang w:val="es-ES"/>
        </w:rPr>
        <w:t>.</w:t>
      </w:r>
    </w:p>
    <w:p w:rsidR="002A02EA" w:rsidRPr="000C3834" w:rsidRDefault="002A02EA" w:rsidP="002A02EA">
      <w:pPr>
        <w:rPr>
          <w:lang w:val="es-ES"/>
        </w:rPr>
      </w:pPr>
    </w:p>
    <w:p w:rsidR="000C73B5" w:rsidRPr="000C3834" w:rsidRDefault="0089086B" w:rsidP="00EB591E">
      <w:pPr>
        <w:ind w:firstLine="284"/>
        <w:rPr>
          <w:lang w:val="es-ES"/>
        </w:rPr>
      </w:pPr>
      <w:r w:rsidRPr="000C3834">
        <w:rPr>
          <w:lang w:val="es-ES"/>
        </w:rPr>
        <w:t xml:space="preserve">La ventaja </w:t>
      </w:r>
      <w:r w:rsidR="007152F3" w:rsidRPr="000C3834">
        <w:rPr>
          <w:lang w:val="es-ES"/>
        </w:rPr>
        <w:t xml:space="preserve">principal </w:t>
      </w:r>
      <w:r w:rsidRPr="000C3834">
        <w:rPr>
          <w:lang w:val="es-ES"/>
        </w:rPr>
        <w:t xml:space="preserve">de </w:t>
      </w:r>
      <w:r w:rsidR="007152F3" w:rsidRPr="000C3834">
        <w:rPr>
          <w:lang w:val="es-ES"/>
        </w:rPr>
        <w:t>la modalidad</w:t>
      </w:r>
      <w:r w:rsidRPr="000C3834">
        <w:rPr>
          <w:lang w:val="es-ES"/>
        </w:rPr>
        <w:t xml:space="preserve"> e-marketplace radica en </w:t>
      </w:r>
      <w:r w:rsidR="007152F3" w:rsidRPr="000C3834">
        <w:rPr>
          <w:lang w:val="es-ES"/>
        </w:rPr>
        <w:t>la disponibilidad y alcance que el Internet provee ya que la web está disponible en todas partes haciendo que el mercado potencial se extienda más allá de cualquier límite geográfico</w:t>
      </w:r>
      <w:r w:rsidR="00FF5E24" w:rsidRPr="000C3834">
        <w:rPr>
          <w:lang w:val="es-ES"/>
        </w:rPr>
        <w:t>.</w:t>
      </w:r>
    </w:p>
    <w:p w:rsidR="000331BC" w:rsidRPr="000C3834" w:rsidRDefault="000331BC" w:rsidP="002A02EA">
      <w:pPr>
        <w:ind w:firstLine="708"/>
        <w:rPr>
          <w:lang w:val="es-ES"/>
        </w:rPr>
      </w:pPr>
    </w:p>
    <w:p w:rsidR="00751AA2" w:rsidRPr="000C3834" w:rsidRDefault="00751AA2" w:rsidP="00751AA2">
      <w:pPr>
        <w:pStyle w:val="Ttulo4"/>
        <w:rPr>
          <w:sz w:val="18"/>
          <w:lang w:val="es-ES"/>
        </w:rPr>
      </w:pPr>
      <w:r w:rsidRPr="000C3834">
        <w:rPr>
          <w:sz w:val="22"/>
          <w:lang w:val="es-ES"/>
        </w:rPr>
        <w:t>Algoritmo de Búsqueda Tabú</w:t>
      </w:r>
    </w:p>
    <w:p w:rsidR="00751AA2" w:rsidRPr="000C3834" w:rsidRDefault="00751AA2" w:rsidP="00751AA2">
      <w:pPr>
        <w:rPr>
          <w:lang w:val="es-ES"/>
        </w:rPr>
      </w:pPr>
    </w:p>
    <w:p w:rsidR="000C73B5" w:rsidRPr="000C3834" w:rsidRDefault="008B57FC" w:rsidP="00EB591E">
      <w:pPr>
        <w:ind w:firstLine="284"/>
        <w:rPr>
          <w:lang w:val="es-ES"/>
        </w:rPr>
      </w:pPr>
      <w:r w:rsidRPr="000C3834">
        <w:rPr>
          <w:lang w:val="es-ES"/>
        </w:rPr>
        <w:t xml:space="preserve">De acuerdo con la definición de </w:t>
      </w:r>
      <w:r w:rsidR="000F00A6" w:rsidRPr="000C3834">
        <w:rPr>
          <w:lang w:val="es-ES"/>
        </w:rPr>
        <w:t xml:space="preserve">su propio creador </w:t>
      </w:r>
      <w:r w:rsidRPr="000C3834">
        <w:rPr>
          <w:lang w:val="es-ES"/>
        </w:rPr>
        <w:t>Fred Glover</w:t>
      </w:r>
      <w:r w:rsidR="000F00A6" w:rsidRPr="000C3834">
        <w:rPr>
          <w:lang w:val="es-ES"/>
        </w:rPr>
        <w:t>,</w:t>
      </w:r>
      <w:r w:rsidR="008B5A71" w:rsidRPr="000C3834">
        <w:rPr>
          <w:lang w:val="es-ES"/>
        </w:rPr>
        <w:t xml:space="preserve"> el algoritmo de búsqueda </w:t>
      </w:r>
      <w:r w:rsidR="000F00A6" w:rsidRPr="000C3834">
        <w:rPr>
          <w:lang w:val="es-ES"/>
        </w:rPr>
        <w:t xml:space="preserve">Tabú es un algoritmo </w:t>
      </w:r>
      <w:r w:rsidR="004236D8" w:rsidRPr="000C3834">
        <w:rPr>
          <w:lang w:val="es-ES"/>
        </w:rPr>
        <w:t>meta heurístico</w:t>
      </w:r>
      <w:r w:rsidR="000F00A6" w:rsidRPr="000C3834">
        <w:rPr>
          <w:lang w:val="es-ES"/>
        </w:rPr>
        <w:t xml:space="preserve"> </w:t>
      </w:r>
      <w:r w:rsidR="007C2836" w:rsidRPr="000C3834">
        <w:rPr>
          <w:lang w:val="es-ES"/>
        </w:rPr>
        <w:t>que puede ser utilizado para resolver problemas de optimización combinatoria</w:t>
      </w:r>
      <w:r w:rsidR="00640A94" w:rsidRPr="000C3834">
        <w:rPr>
          <w:lang w:val="es-ES"/>
        </w:rPr>
        <w:t xml:space="preserve"> [</w:t>
      </w:r>
      <w:r w:rsidR="000C3834" w:rsidRPr="000C3834">
        <w:rPr>
          <w:lang w:val="es-ES"/>
        </w:rPr>
        <w:t>Murphy</w:t>
      </w:r>
      <w:r w:rsidR="0007087A" w:rsidRPr="000C3834">
        <w:rPr>
          <w:lang w:val="es-ES"/>
        </w:rPr>
        <w:t>, 1990</w:t>
      </w:r>
      <w:r w:rsidR="00640A94" w:rsidRPr="000C3834">
        <w:rPr>
          <w:lang w:val="es-ES"/>
        </w:rPr>
        <w:t>]</w:t>
      </w:r>
      <w:r w:rsidR="007C2836" w:rsidRPr="000C3834">
        <w:rPr>
          <w:lang w:val="es-ES"/>
        </w:rPr>
        <w:t>.</w:t>
      </w:r>
      <w:r w:rsidR="00640A94" w:rsidRPr="000C3834">
        <w:rPr>
          <w:lang w:val="es-ES"/>
        </w:rPr>
        <w:t xml:space="preserve"> El principio básico de éste algoritmo es que </w:t>
      </w:r>
      <w:r w:rsidR="00A401B4" w:rsidRPr="000C3834">
        <w:rPr>
          <w:lang w:val="es-ES"/>
        </w:rPr>
        <w:t xml:space="preserve">parte de una solución inicial y mediante su ejecución irá buscando soluciones cada vez más óptimas hasta encontrar la mejor. Para esto, </w:t>
      </w:r>
      <w:r w:rsidR="00AB2602" w:rsidRPr="000C3834">
        <w:rPr>
          <w:lang w:val="es-ES"/>
        </w:rPr>
        <w:t>este algoritmo pose</w:t>
      </w:r>
      <w:r w:rsidR="00F014D0" w:rsidRPr="000C3834">
        <w:rPr>
          <w:lang w:val="es-ES"/>
        </w:rPr>
        <w:t>e</w:t>
      </w:r>
      <w:r w:rsidR="00AB2602" w:rsidRPr="000C3834">
        <w:rPr>
          <w:lang w:val="es-ES"/>
        </w:rPr>
        <w:t xml:space="preserve"> dos características fundamentales:</w:t>
      </w:r>
    </w:p>
    <w:p w:rsidR="00E63891" w:rsidRPr="000C3834" w:rsidRDefault="00E63891" w:rsidP="000F00A6">
      <w:pPr>
        <w:ind w:firstLine="708"/>
        <w:rPr>
          <w:lang w:val="es-ES"/>
        </w:rPr>
      </w:pPr>
    </w:p>
    <w:p w:rsidR="00E63891" w:rsidRPr="000C3834" w:rsidRDefault="00E63891" w:rsidP="003E15F2">
      <w:pPr>
        <w:pStyle w:val="Prrafodelista"/>
        <w:numPr>
          <w:ilvl w:val="0"/>
          <w:numId w:val="5"/>
        </w:numPr>
        <w:rPr>
          <w:lang w:val="es-ES"/>
        </w:rPr>
      </w:pPr>
      <w:r w:rsidRPr="000C3834">
        <w:rPr>
          <w:b/>
          <w:lang w:val="es-ES"/>
        </w:rPr>
        <w:t>Memoria Adaptativa</w:t>
      </w:r>
      <w:r w:rsidR="00016589" w:rsidRPr="000C3834">
        <w:rPr>
          <w:lang w:val="es-ES"/>
        </w:rPr>
        <w:t>:</w:t>
      </w:r>
      <w:r w:rsidR="00773FE1" w:rsidRPr="000C3834">
        <w:rPr>
          <w:lang w:val="es-ES"/>
        </w:rPr>
        <w:t xml:space="preserve"> </w:t>
      </w:r>
      <w:r w:rsidR="0063775E" w:rsidRPr="000C3834">
        <w:rPr>
          <w:lang w:val="es-ES"/>
        </w:rPr>
        <w:t xml:space="preserve">el algoritmo </w:t>
      </w:r>
      <w:r w:rsidR="00773FE1" w:rsidRPr="000C3834">
        <w:rPr>
          <w:lang w:val="es-ES"/>
        </w:rPr>
        <w:t xml:space="preserve">utiliza estructuras de almacenamiento </w:t>
      </w:r>
      <w:r w:rsidR="0063775E" w:rsidRPr="000C3834">
        <w:rPr>
          <w:lang w:val="es-ES"/>
        </w:rPr>
        <w:t xml:space="preserve">la cual le permite ir guardando aquellas posibles soluciones encontradas </w:t>
      </w:r>
      <w:r w:rsidR="00B912CD" w:rsidRPr="000C3834">
        <w:rPr>
          <w:lang w:val="es-ES"/>
        </w:rPr>
        <w:t>de manera tal que no vuelva</w:t>
      </w:r>
      <w:r w:rsidR="00F66528" w:rsidRPr="000C3834">
        <w:rPr>
          <w:lang w:val="es-ES"/>
        </w:rPr>
        <w:t xml:space="preserve"> a considerarlas (las marca como </w:t>
      </w:r>
      <w:r w:rsidR="00AE6319" w:rsidRPr="000C3834">
        <w:rPr>
          <w:lang w:val="es-ES"/>
        </w:rPr>
        <w:t>“</w:t>
      </w:r>
      <w:r w:rsidR="00F66528" w:rsidRPr="000C3834">
        <w:rPr>
          <w:lang w:val="es-ES"/>
        </w:rPr>
        <w:t>Tabú</w:t>
      </w:r>
      <w:r w:rsidR="00AE6319" w:rsidRPr="000C3834">
        <w:rPr>
          <w:lang w:val="es-ES"/>
        </w:rPr>
        <w:t>”</w:t>
      </w:r>
      <w:r w:rsidR="00F66528" w:rsidRPr="000C3834">
        <w:rPr>
          <w:lang w:val="es-ES"/>
        </w:rPr>
        <w:t>).</w:t>
      </w:r>
    </w:p>
    <w:p w:rsidR="00016589" w:rsidRPr="000C3834" w:rsidRDefault="00016589" w:rsidP="00016589">
      <w:pPr>
        <w:rPr>
          <w:lang w:val="es-ES"/>
        </w:rPr>
      </w:pPr>
    </w:p>
    <w:p w:rsidR="001D1680" w:rsidRPr="000C3834" w:rsidRDefault="00016589" w:rsidP="003E15F2">
      <w:pPr>
        <w:pStyle w:val="Prrafodelista"/>
        <w:numPr>
          <w:ilvl w:val="0"/>
          <w:numId w:val="5"/>
        </w:numPr>
        <w:rPr>
          <w:lang w:val="es-ES"/>
        </w:rPr>
      </w:pPr>
      <w:r w:rsidRPr="000C3834">
        <w:rPr>
          <w:b/>
          <w:lang w:val="es-ES"/>
        </w:rPr>
        <w:t>Exploración Responsiva</w:t>
      </w:r>
      <w:r w:rsidR="00F66528" w:rsidRPr="000C3834">
        <w:rPr>
          <w:lang w:val="es-ES"/>
        </w:rPr>
        <w:t xml:space="preserve">: </w:t>
      </w:r>
      <w:r w:rsidR="001D1680" w:rsidRPr="000C3834">
        <w:rPr>
          <w:lang w:val="es-ES"/>
        </w:rPr>
        <w:t xml:space="preserve">consiste en que una mala estrategia de elección de una solución </w:t>
      </w:r>
      <w:r w:rsidR="00AD26BB" w:rsidRPr="000C3834">
        <w:rPr>
          <w:lang w:val="es-ES"/>
        </w:rPr>
        <w:t>puede otorgar más información que si se hubiera hecho una buena elección.</w:t>
      </w:r>
    </w:p>
    <w:p w:rsidR="005D0BE4" w:rsidRPr="000C3834" w:rsidRDefault="005D0BE4" w:rsidP="005D0BE4">
      <w:pPr>
        <w:pStyle w:val="Prrafodelista"/>
        <w:rPr>
          <w:lang w:val="es-ES"/>
        </w:rPr>
      </w:pPr>
    </w:p>
    <w:p w:rsidR="005D0BE4" w:rsidRPr="000C3834" w:rsidRDefault="005D0BE4" w:rsidP="00EB591E">
      <w:pPr>
        <w:ind w:firstLine="284"/>
        <w:rPr>
          <w:lang w:val="es-ES"/>
        </w:rPr>
      </w:pPr>
      <w:r w:rsidRPr="000C3834">
        <w:rPr>
          <w:lang w:val="es-ES"/>
        </w:rPr>
        <w:t xml:space="preserve">Gracias a estas dos características que </w:t>
      </w:r>
      <w:r w:rsidR="00F014D0" w:rsidRPr="000C3834">
        <w:rPr>
          <w:lang w:val="es-ES"/>
        </w:rPr>
        <w:t>posee</w:t>
      </w:r>
      <w:r w:rsidRPr="000C3834">
        <w:rPr>
          <w:lang w:val="es-ES"/>
        </w:rPr>
        <w:t xml:space="preserve"> el algoritmo, se le considera como una búsqueda inteligente.</w:t>
      </w:r>
      <w:r w:rsidR="004E4CAC" w:rsidRPr="000C3834">
        <w:rPr>
          <w:lang w:val="es-ES"/>
        </w:rPr>
        <w:t xml:space="preserve"> El esquema de funcionamiento del</w:t>
      </w:r>
      <w:r w:rsidR="00827791" w:rsidRPr="000C3834">
        <w:rPr>
          <w:lang w:val="es-ES"/>
        </w:rPr>
        <w:t xml:space="preserve"> algoritmo es el siguiente:</w:t>
      </w:r>
    </w:p>
    <w:p w:rsidR="00827791" w:rsidRPr="000C3834" w:rsidRDefault="00827791" w:rsidP="00A459E1">
      <w:pPr>
        <w:ind w:firstLine="708"/>
        <w:rPr>
          <w:lang w:val="es-ES"/>
        </w:rPr>
      </w:pPr>
    </w:p>
    <w:p w:rsidR="00827791" w:rsidRPr="000C3834" w:rsidRDefault="001965C1" w:rsidP="004E4CAC">
      <w:pPr>
        <w:jc w:val="center"/>
        <w:rPr>
          <w:lang w:val="es-ES"/>
        </w:rPr>
      </w:pPr>
      <w:r w:rsidRPr="000C3834">
        <w:rPr>
          <w:noProof/>
          <w:lang w:val="es-MX" w:eastAsia="es-MX"/>
        </w:rPr>
        <w:lastRenderedPageBreak/>
        <w:drawing>
          <wp:inline distT="0" distB="0" distL="0" distR="0" wp14:anchorId="2BAA59CA" wp14:editId="41436D41">
            <wp:extent cx="4828032" cy="4337046"/>
            <wp:effectExtent l="0" t="0" r="0" b="698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bmp"/>
                    <pic:cNvPicPr/>
                  </pic:nvPicPr>
                  <pic:blipFill>
                    <a:blip r:embed="rId14">
                      <a:extLst>
                        <a:ext uri="{28A0092B-C50C-407E-A947-70E740481C1C}">
                          <a14:useLocalDpi xmlns:a14="http://schemas.microsoft.com/office/drawing/2010/main" val="0"/>
                        </a:ext>
                      </a:extLst>
                    </a:blip>
                    <a:stretch>
                      <a:fillRect/>
                    </a:stretch>
                  </pic:blipFill>
                  <pic:spPr>
                    <a:xfrm>
                      <a:off x="0" y="0"/>
                      <a:ext cx="4830022" cy="4338834"/>
                    </a:xfrm>
                    <a:prstGeom prst="rect">
                      <a:avLst/>
                    </a:prstGeom>
                  </pic:spPr>
                </pic:pic>
              </a:graphicData>
            </a:graphic>
          </wp:inline>
        </w:drawing>
      </w:r>
    </w:p>
    <w:p w:rsidR="001965C1" w:rsidRPr="000C3834" w:rsidRDefault="001965C1" w:rsidP="001965C1">
      <w:pPr>
        <w:pStyle w:val="Epgrafe"/>
        <w:jc w:val="center"/>
        <w:rPr>
          <w:color w:val="auto"/>
          <w:sz w:val="22"/>
          <w:lang w:val="es-ES"/>
        </w:rPr>
      </w:pPr>
      <w:bookmarkStart w:id="14" w:name="_Toc359178336"/>
      <w:r w:rsidRPr="000C3834">
        <w:rPr>
          <w:color w:val="auto"/>
          <w:sz w:val="22"/>
          <w:lang w:val="es-ES"/>
        </w:rPr>
        <w:t>Figura 1.</w:t>
      </w:r>
      <w:r w:rsidR="00B6149B" w:rsidRPr="000C3834">
        <w:rPr>
          <w:color w:val="auto"/>
          <w:sz w:val="22"/>
          <w:lang w:val="es-ES"/>
        </w:rPr>
        <w:t>5</w:t>
      </w:r>
      <w:r w:rsidRPr="000C3834">
        <w:rPr>
          <w:color w:val="auto"/>
          <w:sz w:val="22"/>
          <w:lang w:val="es-ES"/>
        </w:rPr>
        <w:t xml:space="preserve"> </w:t>
      </w:r>
      <w:r w:rsidR="004E4CAC" w:rsidRPr="000C3834">
        <w:rPr>
          <w:color w:val="auto"/>
          <w:sz w:val="22"/>
          <w:lang w:val="es-ES"/>
        </w:rPr>
        <w:t xml:space="preserve">Adaptación de </w:t>
      </w:r>
      <w:r w:rsidRPr="000C3834">
        <w:rPr>
          <w:i/>
          <w:color w:val="auto"/>
          <w:sz w:val="22"/>
          <w:lang w:val="es-ES"/>
        </w:rPr>
        <w:t>Esquema de Algoritmo de Búsqueda Tabú</w:t>
      </w:r>
      <w:r w:rsidRPr="000C3834">
        <w:rPr>
          <w:color w:val="auto"/>
          <w:sz w:val="22"/>
          <w:lang w:val="es-ES"/>
        </w:rPr>
        <w:t xml:space="preserve"> [</w:t>
      </w:r>
      <w:r w:rsidR="00E167ED" w:rsidRPr="00E167ED">
        <w:rPr>
          <w:color w:val="auto"/>
          <w:sz w:val="22"/>
          <w:lang w:val="es-ES"/>
        </w:rPr>
        <w:t>Murphy, 1990</w:t>
      </w:r>
      <w:r w:rsidR="00E167ED">
        <w:rPr>
          <w:color w:val="auto"/>
          <w:sz w:val="22"/>
          <w:lang w:val="es-ES"/>
        </w:rPr>
        <w:t>: 78</w:t>
      </w:r>
      <w:r w:rsidRPr="000C3834">
        <w:rPr>
          <w:color w:val="auto"/>
          <w:sz w:val="22"/>
          <w:lang w:val="es-ES"/>
        </w:rPr>
        <w:t>]</w:t>
      </w:r>
      <w:bookmarkEnd w:id="14"/>
    </w:p>
    <w:p w:rsidR="00DB4E57" w:rsidRPr="000C3834" w:rsidRDefault="00DB4E57" w:rsidP="00DB4E57">
      <w:pPr>
        <w:pStyle w:val="Prrafodelista"/>
        <w:ind w:left="0"/>
        <w:rPr>
          <w:lang w:val="es-ES"/>
        </w:rPr>
      </w:pPr>
    </w:p>
    <w:p w:rsidR="001D1680" w:rsidRPr="000C3834" w:rsidRDefault="00E50A32" w:rsidP="00EB591E">
      <w:pPr>
        <w:pStyle w:val="Prrafodelista"/>
        <w:ind w:left="0" w:firstLine="284"/>
        <w:rPr>
          <w:lang w:val="es-ES"/>
        </w:rPr>
      </w:pPr>
      <w:r w:rsidRPr="00E50A32">
        <w:rPr>
          <w:lang w:val="es-ES"/>
        </w:rPr>
        <w:t>La aplicación de éste algoritmo servirá para la asignación automática de los mejores proveedores de servicios a los clientes que solicitan uno determinado, considerando factores tales como disponibilidad del proveedor según su calendario virtual,  distanciamiento entre cliente-proveedor, y su calificación promedio (puntuación general ganada por trabajos ya realizados).</w:t>
      </w:r>
    </w:p>
    <w:p w:rsidR="00DB4E57" w:rsidRPr="000C3834" w:rsidRDefault="00DB4E57" w:rsidP="001D1680">
      <w:pPr>
        <w:pStyle w:val="Prrafodelista"/>
        <w:rPr>
          <w:lang w:val="es-ES"/>
        </w:rPr>
      </w:pPr>
    </w:p>
    <w:p w:rsidR="00EA654E" w:rsidRPr="000C3834" w:rsidRDefault="00EA654E" w:rsidP="00EA654E">
      <w:pPr>
        <w:pStyle w:val="Ttulo3"/>
        <w:rPr>
          <w:lang w:val="es-ES"/>
        </w:rPr>
      </w:pPr>
      <w:bookmarkStart w:id="15" w:name="_Toc359178290"/>
      <w:r w:rsidRPr="000C3834">
        <w:rPr>
          <w:lang w:val="es-ES"/>
        </w:rPr>
        <w:t>Otros conceptos</w:t>
      </w:r>
      <w:bookmarkEnd w:id="15"/>
      <w:r w:rsidRPr="000C3834">
        <w:rPr>
          <w:lang w:val="es-ES"/>
        </w:rPr>
        <w:t xml:space="preserve"> </w:t>
      </w:r>
    </w:p>
    <w:p w:rsidR="00FE744D" w:rsidRPr="000C3834" w:rsidRDefault="00FE744D" w:rsidP="00FE744D">
      <w:pPr>
        <w:rPr>
          <w:lang w:val="es-ES"/>
        </w:rPr>
      </w:pPr>
    </w:p>
    <w:p w:rsidR="005F7C1B" w:rsidRPr="000C3834" w:rsidRDefault="005F7C1B" w:rsidP="005F7C1B">
      <w:pPr>
        <w:pStyle w:val="Ttulo4"/>
        <w:rPr>
          <w:sz w:val="22"/>
          <w:lang w:val="es-ES"/>
        </w:rPr>
      </w:pPr>
      <w:r w:rsidRPr="000C3834">
        <w:rPr>
          <w:sz w:val="22"/>
          <w:lang w:val="es-ES"/>
        </w:rPr>
        <w:t>Servicios Generales y de Mantenimiento</w:t>
      </w:r>
    </w:p>
    <w:p w:rsidR="000C73B5" w:rsidRPr="000C3834" w:rsidRDefault="000C73B5" w:rsidP="000C73B5">
      <w:pPr>
        <w:rPr>
          <w:lang w:val="es-ES"/>
        </w:rPr>
      </w:pPr>
    </w:p>
    <w:p w:rsidR="005B2A75" w:rsidRPr="000C3834" w:rsidRDefault="00210BB6" w:rsidP="00EB591E">
      <w:pPr>
        <w:ind w:firstLine="284"/>
        <w:rPr>
          <w:lang w:val="es-ES"/>
        </w:rPr>
      </w:pPr>
      <w:r w:rsidRPr="000C3834">
        <w:rPr>
          <w:lang w:val="es-ES"/>
        </w:rPr>
        <w:t>Como ya se había mencionado antes, el presente proyecto se enfocará en un determinado sector</w:t>
      </w:r>
      <w:r w:rsidR="00BE7654" w:rsidRPr="000C3834">
        <w:rPr>
          <w:lang w:val="es-ES"/>
        </w:rPr>
        <w:t xml:space="preserve"> de actividad económica:</w:t>
      </w:r>
      <w:r w:rsidR="0056517E" w:rsidRPr="000C3834">
        <w:rPr>
          <w:lang w:val="es-ES"/>
        </w:rPr>
        <w:t xml:space="preserve"> el de los servicios. En particular, </w:t>
      </w:r>
      <w:r w:rsidR="00A84724" w:rsidRPr="000C3834">
        <w:rPr>
          <w:lang w:val="es-ES"/>
        </w:rPr>
        <w:t xml:space="preserve">dentro del sector servicios el proyecto tomará en cuenta </w:t>
      </w:r>
      <w:r w:rsidR="00BD3E72" w:rsidRPr="000C3834">
        <w:rPr>
          <w:lang w:val="es-ES"/>
        </w:rPr>
        <w:t xml:space="preserve">aquellos que son conocidos como </w:t>
      </w:r>
      <w:r w:rsidR="00BD3E72" w:rsidRPr="000C3834">
        <w:rPr>
          <w:i/>
          <w:lang w:val="es-ES"/>
        </w:rPr>
        <w:t>servicios</w:t>
      </w:r>
      <w:r w:rsidR="00BD3E72" w:rsidRPr="000C3834">
        <w:rPr>
          <w:lang w:val="es-ES"/>
        </w:rPr>
        <w:t xml:space="preserve"> </w:t>
      </w:r>
      <w:r w:rsidR="00BD3E72" w:rsidRPr="000C3834">
        <w:rPr>
          <w:i/>
          <w:lang w:val="es-ES"/>
        </w:rPr>
        <w:t>generale</w:t>
      </w:r>
      <w:r w:rsidR="00F042A0" w:rsidRPr="000C3834">
        <w:rPr>
          <w:i/>
          <w:lang w:val="es-ES"/>
        </w:rPr>
        <w:t>s</w:t>
      </w:r>
      <w:r w:rsidR="00F042A0" w:rsidRPr="000C3834">
        <w:rPr>
          <w:lang w:val="es-ES"/>
        </w:rPr>
        <w:t>.</w:t>
      </w:r>
      <w:r w:rsidR="005B2A75" w:rsidRPr="000C3834">
        <w:rPr>
          <w:lang w:val="es-ES"/>
        </w:rPr>
        <w:t xml:space="preserve"> Estos se </w:t>
      </w:r>
      <w:r w:rsidR="00DD328E" w:rsidRPr="000C3834">
        <w:rPr>
          <w:lang w:val="es-ES"/>
        </w:rPr>
        <w:t>pueden definir como</w:t>
      </w:r>
      <w:r w:rsidR="005B2A75" w:rsidRPr="000C3834">
        <w:rPr>
          <w:lang w:val="es-ES"/>
        </w:rPr>
        <w:t xml:space="preserve"> </w:t>
      </w:r>
      <w:r w:rsidR="00DD328E" w:rsidRPr="000C3834">
        <w:rPr>
          <w:lang w:val="es-ES"/>
        </w:rPr>
        <w:t>e</w:t>
      </w:r>
      <w:r w:rsidR="005B2A75" w:rsidRPr="000C3834">
        <w:rPr>
          <w:lang w:val="es-ES"/>
        </w:rPr>
        <w:t xml:space="preserve">l conjunto de actividades </w:t>
      </w:r>
      <w:r w:rsidR="00DD328E" w:rsidRPr="000C3834">
        <w:rPr>
          <w:lang w:val="es-ES"/>
        </w:rPr>
        <w:t xml:space="preserve">técnicas </w:t>
      </w:r>
      <w:r w:rsidR="00977A02">
        <w:rPr>
          <w:lang w:val="es-ES"/>
        </w:rPr>
        <w:t xml:space="preserve">y </w:t>
      </w:r>
      <w:r w:rsidR="00DD328E" w:rsidRPr="000C3834">
        <w:rPr>
          <w:lang w:val="es-ES"/>
        </w:rPr>
        <w:t xml:space="preserve">de apoyo </w:t>
      </w:r>
      <w:r w:rsidR="005B2A75" w:rsidRPr="000C3834">
        <w:rPr>
          <w:lang w:val="es-ES"/>
        </w:rPr>
        <w:t>que tienen por objetivo satisfacer las necesidades operativas de los usuarios o clientes de estos servicios</w:t>
      </w:r>
      <w:r w:rsidR="00043AE2" w:rsidRPr="000C3834">
        <w:rPr>
          <w:lang w:val="es-ES"/>
        </w:rPr>
        <w:t xml:space="preserve"> [</w:t>
      </w:r>
      <w:r w:rsidR="007A3B72">
        <w:rPr>
          <w:lang w:val="es-ES"/>
        </w:rPr>
        <w:t>INAP, 2002</w:t>
      </w:r>
      <w:r w:rsidR="000B57EE">
        <w:rPr>
          <w:lang w:val="es-ES"/>
        </w:rPr>
        <w:t>: 292</w:t>
      </w:r>
      <w:r w:rsidR="00043AE2" w:rsidRPr="000C3834">
        <w:rPr>
          <w:lang w:val="es-ES"/>
        </w:rPr>
        <w:t>]</w:t>
      </w:r>
      <w:r w:rsidR="005B2A75" w:rsidRPr="000C3834">
        <w:rPr>
          <w:lang w:val="es-ES"/>
        </w:rPr>
        <w:t>.</w:t>
      </w:r>
    </w:p>
    <w:p w:rsidR="00043AE2" w:rsidRPr="000C3834" w:rsidRDefault="00043AE2" w:rsidP="00EB591E">
      <w:pPr>
        <w:ind w:firstLine="284"/>
        <w:rPr>
          <w:lang w:val="es-ES"/>
        </w:rPr>
      </w:pPr>
    </w:p>
    <w:p w:rsidR="00043AE2" w:rsidRPr="000C3834" w:rsidRDefault="00043AE2" w:rsidP="00EB591E">
      <w:pPr>
        <w:ind w:firstLine="284"/>
        <w:rPr>
          <w:lang w:val="es-ES"/>
        </w:rPr>
      </w:pPr>
      <w:r w:rsidRPr="000C3834">
        <w:rPr>
          <w:lang w:val="es-ES"/>
        </w:rPr>
        <w:t>Dentro de los servicios generales se pueden</w:t>
      </w:r>
      <w:r w:rsidR="00DD328E" w:rsidRPr="000C3834">
        <w:rPr>
          <w:lang w:val="es-ES"/>
        </w:rPr>
        <w:t xml:space="preserve"> distinguir</w:t>
      </w:r>
      <w:r w:rsidR="00FC539A" w:rsidRPr="000C3834">
        <w:rPr>
          <w:lang w:val="es-ES"/>
        </w:rPr>
        <w:t xml:space="preserve"> distintas categorías tales como arrendamiento, mantenimiento, conservación, instalación, traslado, </w:t>
      </w:r>
      <w:r w:rsidR="00A26D7B" w:rsidRPr="000C3834">
        <w:rPr>
          <w:lang w:val="es-ES"/>
        </w:rPr>
        <w:t>mensajería, seguridad, limpieza, y apoyo</w:t>
      </w:r>
      <w:r w:rsidR="007B3C9E" w:rsidRPr="000C3834">
        <w:rPr>
          <w:lang w:val="es-ES"/>
        </w:rPr>
        <w:t xml:space="preserve"> en</w:t>
      </w:r>
      <w:r w:rsidR="00A26D7B" w:rsidRPr="000C3834">
        <w:rPr>
          <w:lang w:val="es-ES"/>
        </w:rPr>
        <w:t xml:space="preserve"> general.</w:t>
      </w:r>
    </w:p>
    <w:p w:rsidR="005B2A75" w:rsidRPr="000C3834" w:rsidRDefault="005B2A75" w:rsidP="00EB591E">
      <w:pPr>
        <w:ind w:firstLine="284"/>
        <w:rPr>
          <w:lang w:val="es-ES"/>
        </w:rPr>
      </w:pPr>
    </w:p>
    <w:p w:rsidR="000C73B5" w:rsidRPr="000C3834" w:rsidRDefault="007B3C9E" w:rsidP="00EB591E">
      <w:pPr>
        <w:ind w:firstLine="284"/>
        <w:rPr>
          <w:lang w:val="es-ES"/>
        </w:rPr>
      </w:pPr>
      <w:r w:rsidRPr="000C3834">
        <w:rPr>
          <w:lang w:val="es-ES"/>
        </w:rPr>
        <w:lastRenderedPageBreak/>
        <w:t xml:space="preserve">Para efectos del presente proyecto de fin de carrera, se considerarán servicios generales y de mantenimiento </w:t>
      </w:r>
      <w:r w:rsidR="009068A1">
        <w:rPr>
          <w:lang w:val="es-ES"/>
        </w:rPr>
        <w:t>como</w:t>
      </w:r>
      <w:r w:rsidRPr="000C3834">
        <w:rPr>
          <w:lang w:val="es-ES"/>
        </w:rPr>
        <w:t xml:space="preserve"> los siguientes:</w:t>
      </w:r>
    </w:p>
    <w:p w:rsidR="00F042A0" w:rsidRPr="000C3834" w:rsidRDefault="00F042A0" w:rsidP="0056517E">
      <w:pPr>
        <w:ind w:firstLine="708"/>
        <w:rPr>
          <w:lang w:val="es-ES"/>
        </w:rPr>
      </w:pPr>
    </w:p>
    <w:p w:rsidR="00C27488" w:rsidRPr="000C3834" w:rsidRDefault="00C27488" w:rsidP="003E15F2">
      <w:pPr>
        <w:pStyle w:val="Prrafodelista"/>
        <w:numPr>
          <w:ilvl w:val="0"/>
          <w:numId w:val="6"/>
        </w:numPr>
        <w:rPr>
          <w:lang w:val="es-ES"/>
        </w:rPr>
      </w:pPr>
      <w:r w:rsidRPr="000C3834">
        <w:rPr>
          <w:lang w:val="es-ES"/>
        </w:rPr>
        <w:t>Carpintería</w:t>
      </w:r>
    </w:p>
    <w:p w:rsidR="00C27488" w:rsidRPr="000C3834" w:rsidRDefault="00C27488" w:rsidP="003E15F2">
      <w:pPr>
        <w:pStyle w:val="Prrafodelista"/>
        <w:numPr>
          <w:ilvl w:val="0"/>
          <w:numId w:val="6"/>
        </w:numPr>
        <w:rPr>
          <w:lang w:val="es-ES"/>
        </w:rPr>
      </w:pPr>
      <w:r w:rsidRPr="000C3834">
        <w:rPr>
          <w:lang w:val="es-ES"/>
        </w:rPr>
        <w:t>Drywall</w:t>
      </w:r>
    </w:p>
    <w:p w:rsidR="00C27488" w:rsidRPr="000C3834" w:rsidRDefault="00C27488" w:rsidP="003E15F2">
      <w:pPr>
        <w:pStyle w:val="Prrafodelista"/>
        <w:numPr>
          <w:ilvl w:val="0"/>
          <w:numId w:val="6"/>
        </w:numPr>
        <w:rPr>
          <w:lang w:val="es-ES"/>
        </w:rPr>
      </w:pPr>
      <w:r w:rsidRPr="000C3834">
        <w:rPr>
          <w:lang w:val="es-ES"/>
        </w:rPr>
        <w:t>Electricidad</w:t>
      </w:r>
    </w:p>
    <w:p w:rsidR="00C27488" w:rsidRPr="000C3834" w:rsidRDefault="00C27488" w:rsidP="003E15F2">
      <w:pPr>
        <w:pStyle w:val="Prrafodelista"/>
        <w:numPr>
          <w:ilvl w:val="0"/>
          <w:numId w:val="6"/>
        </w:numPr>
        <w:rPr>
          <w:lang w:val="es-ES"/>
        </w:rPr>
      </w:pPr>
      <w:r w:rsidRPr="000C3834">
        <w:rPr>
          <w:lang w:val="es-ES"/>
        </w:rPr>
        <w:t>Gasfitería</w:t>
      </w:r>
    </w:p>
    <w:p w:rsidR="00C27488" w:rsidRPr="000C3834" w:rsidRDefault="00C27488" w:rsidP="003E15F2">
      <w:pPr>
        <w:pStyle w:val="Prrafodelista"/>
        <w:numPr>
          <w:ilvl w:val="0"/>
          <w:numId w:val="6"/>
        </w:numPr>
        <w:rPr>
          <w:lang w:val="es-ES"/>
        </w:rPr>
      </w:pPr>
      <w:r w:rsidRPr="000C3834">
        <w:rPr>
          <w:lang w:val="es-ES"/>
        </w:rPr>
        <w:t>Jardinería</w:t>
      </w:r>
    </w:p>
    <w:p w:rsidR="00C27488" w:rsidRPr="000C3834" w:rsidRDefault="008870A6" w:rsidP="003E15F2">
      <w:pPr>
        <w:pStyle w:val="Prrafodelista"/>
        <w:numPr>
          <w:ilvl w:val="0"/>
          <w:numId w:val="6"/>
        </w:numPr>
        <w:rPr>
          <w:lang w:val="es-ES"/>
        </w:rPr>
      </w:pPr>
      <w:r w:rsidRPr="000C3834">
        <w:rPr>
          <w:lang w:val="es-ES"/>
        </w:rPr>
        <w:t>Melamina</w:t>
      </w:r>
    </w:p>
    <w:p w:rsidR="00C27488" w:rsidRPr="000C3834" w:rsidRDefault="00C27488" w:rsidP="003E15F2">
      <w:pPr>
        <w:pStyle w:val="Prrafodelista"/>
        <w:numPr>
          <w:ilvl w:val="0"/>
          <w:numId w:val="6"/>
        </w:numPr>
        <w:rPr>
          <w:lang w:val="es-ES"/>
        </w:rPr>
      </w:pPr>
      <w:r w:rsidRPr="000C3834">
        <w:rPr>
          <w:lang w:val="es-ES"/>
        </w:rPr>
        <w:t>Pintura</w:t>
      </w:r>
    </w:p>
    <w:p w:rsidR="00597C2D" w:rsidRPr="000C3834" w:rsidRDefault="00C27488" w:rsidP="003E15F2">
      <w:pPr>
        <w:pStyle w:val="Prrafodelista"/>
        <w:numPr>
          <w:ilvl w:val="0"/>
          <w:numId w:val="6"/>
        </w:numPr>
        <w:rPr>
          <w:lang w:val="es-ES"/>
        </w:rPr>
      </w:pPr>
      <w:r w:rsidRPr="000C3834">
        <w:rPr>
          <w:lang w:val="es-ES"/>
        </w:rPr>
        <w:t>Vidriería</w:t>
      </w:r>
    </w:p>
    <w:p w:rsidR="00393426" w:rsidRPr="000C3834" w:rsidRDefault="00393426" w:rsidP="00393426">
      <w:pPr>
        <w:rPr>
          <w:lang w:val="es-ES"/>
        </w:rPr>
      </w:pPr>
    </w:p>
    <w:p w:rsidR="00393426" w:rsidRPr="000C3834" w:rsidRDefault="00393426" w:rsidP="00EB591E">
      <w:pPr>
        <w:ind w:firstLine="284"/>
        <w:rPr>
          <w:lang w:val="es-ES"/>
        </w:rPr>
      </w:pPr>
      <w:r w:rsidRPr="000C3834">
        <w:rPr>
          <w:lang w:val="es-ES"/>
        </w:rPr>
        <w:t>El siguiente cuadro muestra la participación porcentual de los distintos grupos ocupacionales</w:t>
      </w:r>
      <w:r w:rsidR="00036D1A" w:rsidRPr="000C3834">
        <w:rPr>
          <w:lang w:val="es-ES"/>
        </w:rPr>
        <w:t xml:space="preserve"> (tipos de trabajos)</w:t>
      </w:r>
      <w:r w:rsidRPr="000C3834">
        <w:rPr>
          <w:lang w:val="es-ES"/>
        </w:rPr>
        <w:t xml:space="preserve"> en la PEA ocupada: </w:t>
      </w:r>
    </w:p>
    <w:p w:rsidR="00597C2D" w:rsidRPr="000C3834" w:rsidRDefault="00597C2D" w:rsidP="000C73B5">
      <w:pPr>
        <w:rPr>
          <w:lang w:val="es-ES"/>
        </w:rPr>
      </w:pPr>
    </w:p>
    <w:p w:rsidR="007D0E5A" w:rsidRPr="000C3834" w:rsidRDefault="00434B34" w:rsidP="000C73B5">
      <w:pPr>
        <w:rPr>
          <w:lang w:val="es-ES"/>
        </w:rPr>
      </w:pPr>
      <w:r w:rsidRPr="000C3834">
        <w:rPr>
          <w:noProof/>
          <w:lang w:val="es-MX" w:eastAsia="es-MX"/>
        </w:rPr>
        <w:drawing>
          <wp:inline distT="0" distB="0" distL="0" distR="0" wp14:anchorId="52C32C68" wp14:editId="248B6ACC">
            <wp:extent cx="5422392" cy="2313432"/>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18315" cy="2311693"/>
                    </a:xfrm>
                    <a:prstGeom prst="rect">
                      <a:avLst/>
                    </a:prstGeom>
                  </pic:spPr>
                </pic:pic>
              </a:graphicData>
            </a:graphic>
          </wp:inline>
        </w:drawing>
      </w:r>
    </w:p>
    <w:p w:rsidR="00434B34" w:rsidRPr="000C3834" w:rsidRDefault="00434B34" w:rsidP="000838A0">
      <w:pPr>
        <w:pStyle w:val="Epgrafe"/>
        <w:jc w:val="center"/>
        <w:rPr>
          <w:color w:val="auto"/>
          <w:sz w:val="22"/>
          <w:lang w:val="es-ES"/>
        </w:rPr>
      </w:pPr>
      <w:bookmarkStart w:id="16" w:name="_Toc359178337"/>
      <w:r w:rsidRPr="000C3834">
        <w:rPr>
          <w:color w:val="auto"/>
          <w:sz w:val="22"/>
          <w:lang w:val="es-ES"/>
        </w:rPr>
        <w:t>Figura 1.</w:t>
      </w:r>
      <w:r w:rsidR="00B6149B" w:rsidRPr="000C3834">
        <w:rPr>
          <w:color w:val="auto"/>
          <w:sz w:val="22"/>
          <w:lang w:val="es-ES"/>
        </w:rPr>
        <w:t>6</w:t>
      </w:r>
      <w:r w:rsidRPr="000C3834">
        <w:rPr>
          <w:color w:val="auto"/>
          <w:sz w:val="22"/>
          <w:lang w:val="es-ES"/>
        </w:rPr>
        <w:t xml:space="preserve"> </w:t>
      </w:r>
      <w:r w:rsidR="006202B5" w:rsidRPr="000C3834">
        <w:rPr>
          <w:color w:val="auto"/>
          <w:sz w:val="22"/>
          <w:lang w:val="es-ES"/>
        </w:rPr>
        <w:t xml:space="preserve">Extracto de </w:t>
      </w:r>
      <w:r w:rsidRPr="000C3834">
        <w:rPr>
          <w:i/>
          <w:color w:val="auto"/>
          <w:sz w:val="22"/>
          <w:lang w:val="es-ES"/>
        </w:rPr>
        <w:t>Distribución de la PEA ocupada, según sexo y grupo ocupacional 2001-2011</w:t>
      </w:r>
      <w:r w:rsidR="00502CF3" w:rsidRPr="000C3834">
        <w:rPr>
          <w:color w:val="auto"/>
          <w:sz w:val="22"/>
          <w:lang w:val="es-ES"/>
        </w:rPr>
        <w:t xml:space="preserve"> </w:t>
      </w:r>
      <w:r w:rsidRPr="000C3834">
        <w:rPr>
          <w:color w:val="auto"/>
          <w:sz w:val="22"/>
          <w:lang w:val="es-ES"/>
        </w:rPr>
        <w:t>[</w:t>
      </w:r>
      <w:r w:rsidR="009C5642">
        <w:rPr>
          <w:color w:val="auto"/>
          <w:sz w:val="22"/>
          <w:lang w:val="es-ES"/>
        </w:rPr>
        <w:t>MINTRA, 2011</w:t>
      </w:r>
      <w:r w:rsidRPr="000C3834">
        <w:rPr>
          <w:color w:val="auto"/>
          <w:sz w:val="22"/>
          <w:lang w:val="es-ES"/>
        </w:rPr>
        <w:t>]</w:t>
      </w:r>
      <w:bookmarkEnd w:id="16"/>
    </w:p>
    <w:p w:rsidR="00393426" w:rsidRPr="000C3834" w:rsidRDefault="00393426" w:rsidP="000C73B5">
      <w:pPr>
        <w:rPr>
          <w:lang w:val="es-ES"/>
        </w:rPr>
      </w:pPr>
    </w:p>
    <w:p w:rsidR="007D0E5A" w:rsidRPr="000C3834" w:rsidRDefault="00393426" w:rsidP="00EB591E">
      <w:pPr>
        <w:ind w:firstLine="284"/>
        <w:rPr>
          <w:lang w:val="es-ES"/>
        </w:rPr>
      </w:pPr>
      <w:r w:rsidRPr="000C3834">
        <w:rPr>
          <w:lang w:val="es-ES"/>
        </w:rPr>
        <w:t>Los servicios previamente mencionados entrarían en los grupos de</w:t>
      </w:r>
      <w:r w:rsidR="007F639F" w:rsidRPr="000C3834">
        <w:rPr>
          <w:lang w:val="es-ES"/>
        </w:rPr>
        <w:t xml:space="preserve"> artesano,</w:t>
      </w:r>
      <w:r w:rsidRPr="000C3834">
        <w:rPr>
          <w:lang w:val="es-ES"/>
        </w:rPr>
        <w:t xml:space="preserve"> obrero</w:t>
      </w:r>
      <w:r w:rsidR="00B4247A" w:rsidRPr="000C3834">
        <w:rPr>
          <w:lang w:val="es-ES"/>
        </w:rPr>
        <w:t>,</w:t>
      </w:r>
      <w:r w:rsidRPr="000C3834">
        <w:rPr>
          <w:lang w:val="es-ES"/>
        </w:rPr>
        <w:t xml:space="preserve"> </w:t>
      </w:r>
      <w:r w:rsidR="007F639F" w:rsidRPr="000C3834">
        <w:rPr>
          <w:lang w:val="es-ES"/>
        </w:rPr>
        <w:t>j</w:t>
      </w:r>
      <w:r w:rsidR="00B4247A" w:rsidRPr="000C3834">
        <w:rPr>
          <w:lang w:val="es-ES"/>
        </w:rPr>
        <w:t xml:space="preserve">ornalero y </w:t>
      </w:r>
      <w:r w:rsidRPr="000C3834">
        <w:rPr>
          <w:lang w:val="es-ES"/>
        </w:rPr>
        <w:t>trabajador de los servicios</w:t>
      </w:r>
      <w:r w:rsidR="002B65BB" w:rsidRPr="000C3834">
        <w:rPr>
          <w:lang w:val="es-ES"/>
        </w:rPr>
        <w:t xml:space="preserve"> (</w:t>
      </w:r>
      <w:r w:rsidR="00B4247A" w:rsidRPr="000C3834">
        <w:rPr>
          <w:lang w:val="es-ES"/>
        </w:rPr>
        <w:t>en este caso servicios generales</w:t>
      </w:r>
      <w:r w:rsidR="002B65BB" w:rsidRPr="000C3834">
        <w:rPr>
          <w:lang w:val="es-ES"/>
        </w:rPr>
        <w:t>)</w:t>
      </w:r>
      <w:r w:rsidR="00B4247A" w:rsidRPr="000C3834">
        <w:rPr>
          <w:lang w:val="es-ES"/>
        </w:rPr>
        <w:t>.</w:t>
      </w:r>
    </w:p>
    <w:p w:rsidR="005649B8" w:rsidRPr="000C3834" w:rsidRDefault="005649B8" w:rsidP="00B4247A">
      <w:pPr>
        <w:ind w:firstLine="708"/>
        <w:rPr>
          <w:lang w:val="es-ES"/>
        </w:rPr>
      </w:pPr>
    </w:p>
    <w:p w:rsidR="005649B8" w:rsidRPr="000C3834" w:rsidRDefault="005649B8" w:rsidP="00B4247A">
      <w:pPr>
        <w:ind w:firstLine="708"/>
        <w:rPr>
          <w:lang w:val="es-ES"/>
        </w:rPr>
      </w:pPr>
    </w:p>
    <w:p w:rsidR="005649B8" w:rsidRPr="000C3834" w:rsidRDefault="005649B8" w:rsidP="00B4247A">
      <w:pPr>
        <w:ind w:firstLine="708"/>
        <w:rPr>
          <w:lang w:val="es-ES"/>
        </w:rPr>
      </w:pPr>
    </w:p>
    <w:p w:rsidR="00427473" w:rsidRPr="000C3834" w:rsidRDefault="00427473" w:rsidP="00B4247A">
      <w:pPr>
        <w:ind w:firstLine="708"/>
        <w:rPr>
          <w:lang w:val="es-ES"/>
        </w:rPr>
      </w:pPr>
    </w:p>
    <w:p w:rsidR="00E604B2" w:rsidRPr="000C3834" w:rsidRDefault="004D07A4" w:rsidP="00E604B2">
      <w:pPr>
        <w:pStyle w:val="Ttulo1"/>
        <w:rPr>
          <w:sz w:val="28"/>
          <w:lang w:val="es-ES"/>
        </w:rPr>
      </w:pPr>
      <w:bookmarkStart w:id="17" w:name="_Toc359178291"/>
      <w:r w:rsidRPr="000C3834">
        <w:rPr>
          <w:sz w:val="28"/>
          <w:lang w:val="es-ES"/>
        </w:rPr>
        <w:t>Estado del arte</w:t>
      </w:r>
      <w:bookmarkEnd w:id="17"/>
      <w:r w:rsidRPr="000C3834">
        <w:rPr>
          <w:sz w:val="28"/>
          <w:lang w:val="es-ES"/>
        </w:rPr>
        <w:t xml:space="preserve"> </w:t>
      </w:r>
    </w:p>
    <w:p w:rsidR="00E604B2" w:rsidRPr="000C3834" w:rsidRDefault="00E604B2" w:rsidP="00E604B2">
      <w:pPr>
        <w:rPr>
          <w:lang w:val="es-ES"/>
        </w:rPr>
      </w:pPr>
    </w:p>
    <w:p w:rsidR="000331BC" w:rsidRPr="000C3834" w:rsidRDefault="000331BC" w:rsidP="000331BC">
      <w:pPr>
        <w:ind w:firstLine="432"/>
        <w:rPr>
          <w:lang w:val="es-ES"/>
        </w:rPr>
      </w:pPr>
      <w:r w:rsidRPr="000C3834">
        <w:rPr>
          <w:lang w:val="es-ES"/>
        </w:rPr>
        <w:t>En esta sección se presentarán las diferentes formas que se han encontrado para resolver la problemática del presente proyecto.</w:t>
      </w:r>
      <w:r w:rsidR="008A1D1B" w:rsidRPr="000C3834">
        <w:rPr>
          <w:lang w:val="es-ES"/>
        </w:rPr>
        <w:t xml:space="preserve"> La revisión del estado del arte </w:t>
      </w:r>
      <w:r w:rsidR="00E842B0" w:rsidRPr="000C3834">
        <w:rPr>
          <w:lang w:val="es-ES"/>
        </w:rPr>
        <w:t xml:space="preserve">presentada a continuación </w:t>
      </w:r>
      <w:r w:rsidR="00AE73FE" w:rsidRPr="000C3834">
        <w:rPr>
          <w:lang w:val="es-ES"/>
        </w:rPr>
        <w:t>corresponde al período d</w:t>
      </w:r>
      <w:r w:rsidR="00E30CAF" w:rsidRPr="000C3834">
        <w:rPr>
          <w:lang w:val="es-ES"/>
        </w:rPr>
        <w:t xml:space="preserve">el mes de </w:t>
      </w:r>
      <w:r w:rsidR="008A1D1B" w:rsidRPr="000C3834">
        <w:rPr>
          <w:lang w:val="es-ES"/>
        </w:rPr>
        <w:t xml:space="preserve">abril del </w:t>
      </w:r>
      <w:r w:rsidR="009569DD" w:rsidRPr="000C3834">
        <w:rPr>
          <w:lang w:val="es-ES"/>
        </w:rPr>
        <w:t xml:space="preserve">año </w:t>
      </w:r>
      <w:r w:rsidR="008A1D1B" w:rsidRPr="000C3834">
        <w:rPr>
          <w:lang w:val="es-ES"/>
        </w:rPr>
        <w:t>2013.</w:t>
      </w:r>
    </w:p>
    <w:p w:rsidR="000331BC" w:rsidRPr="000C3834" w:rsidRDefault="000331BC" w:rsidP="00E604B2">
      <w:pPr>
        <w:rPr>
          <w:lang w:val="es-ES"/>
        </w:rPr>
      </w:pPr>
    </w:p>
    <w:p w:rsidR="0031713D" w:rsidRPr="000C3834" w:rsidRDefault="00927460" w:rsidP="008A0CD4">
      <w:pPr>
        <w:ind w:firstLine="432"/>
        <w:rPr>
          <w:lang w:val="es-ES"/>
        </w:rPr>
      </w:pPr>
      <w:r w:rsidRPr="000C3834">
        <w:rPr>
          <w:lang w:val="es-ES"/>
        </w:rPr>
        <w:t>Dado que en</w:t>
      </w:r>
      <w:r w:rsidR="001B1984" w:rsidRPr="000C3834">
        <w:rPr>
          <w:lang w:val="es-ES"/>
        </w:rPr>
        <w:t xml:space="preserve"> este </w:t>
      </w:r>
      <w:r w:rsidRPr="000C3834">
        <w:rPr>
          <w:lang w:val="es-ES"/>
        </w:rPr>
        <w:t>proyecto se ha pla</w:t>
      </w:r>
      <w:r w:rsidR="008A0CD4" w:rsidRPr="000C3834">
        <w:rPr>
          <w:lang w:val="es-ES"/>
        </w:rPr>
        <w:t>n</w:t>
      </w:r>
      <w:r w:rsidRPr="000C3834">
        <w:rPr>
          <w:lang w:val="es-ES"/>
        </w:rPr>
        <w:t>teado una problemática</w:t>
      </w:r>
      <w:r w:rsidR="008A0CD4" w:rsidRPr="000C3834">
        <w:rPr>
          <w:lang w:val="es-ES"/>
        </w:rPr>
        <w:t xml:space="preserve"> que está enfocada a </w:t>
      </w:r>
      <w:r w:rsidR="001B1984" w:rsidRPr="000C3834">
        <w:rPr>
          <w:lang w:val="es-ES"/>
        </w:rPr>
        <w:t>determinado</w:t>
      </w:r>
      <w:r w:rsidR="00C96006" w:rsidRPr="000C3834">
        <w:rPr>
          <w:lang w:val="es-ES"/>
        </w:rPr>
        <w:t xml:space="preserve"> sector del mercado</w:t>
      </w:r>
      <w:r w:rsidR="008A0CD4" w:rsidRPr="000C3834">
        <w:rPr>
          <w:lang w:val="es-ES"/>
        </w:rPr>
        <w:t xml:space="preserve"> como son los trabajadores independientes y mypes, así como a determinado</w:t>
      </w:r>
      <w:r w:rsidR="009A04E4" w:rsidRPr="000C3834">
        <w:rPr>
          <w:lang w:val="es-ES"/>
        </w:rPr>
        <w:t>s tipos de servicios, en la revisión del estado del arte se han encontrado maneras aproximadas de resolver</w:t>
      </w:r>
      <w:r w:rsidR="008A0CD4" w:rsidRPr="000C3834">
        <w:rPr>
          <w:lang w:val="es-ES"/>
        </w:rPr>
        <w:t xml:space="preserve"> </w:t>
      </w:r>
      <w:r w:rsidR="005A5016" w:rsidRPr="000C3834">
        <w:rPr>
          <w:lang w:val="es-ES"/>
        </w:rPr>
        <w:t>dicha problemática</w:t>
      </w:r>
      <w:r w:rsidR="00A557E4" w:rsidRPr="000C3834">
        <w:rPr>
          <w:lang w:val="es-ES"/>
        </w:rPr>
        <w:t xml:space="preserve"> las cuales se detall</w:t>
      </w:r>
      <w:r w:rsidR="00BE2748" w:rsidRPr="000C3834">
        <w:rPr>
          <w:lang w:val="es-ES"/>
        </w:rPr>
        <w:t>an a continuación.</w:t>
      </w:r>
    </w:p>
    <w:p w:rsidR="000331BC" w:rsidRPr="000C3834" w:rsidRDefault="000331BC" w:rsidP="00E604B2">
      <w:pPr>
        <w:rPr>
          <w:lang w:val="es-ES"/>
        </w:rPr>
      </w:pPr>
    </w:p>
    <w:p w:rsidR="00A557E4" w:rsidRPr="000C3834" w:rsidRDefault="003513F5" w:rsidP="003513F5">
      <w:pPr>
        <w:pStyle w:val="Ttulo2"/>
        <w:rPr>
          <w:lang w:val="es-ES"/>
        </w:rPr>
      </w:pPr>
      <w:bookmarkStart w:id="18" w:name="_Toc359178292"/>
      <w:r w:rsidRPr="000C3834">
        <w:rPr>
          <w:lang w:val="es-ES"/>
        </w:rPr>
        <w:lastRenderedPageBreak/>
        <w:t xml:space="preserve">Formas </w:t>
      </w:r>
      <w:r w:rsidR="00721614" w:rsidRPr="000C3834">
        <w:rPr>
          <w:lang w:val="es-ES"/>
        </w:rPr>
        <w:t>exactas</w:t>
      </w:r>
      <w:r w:rsidRPr="000C3834">
        <w:rPr>
          <w:lang w:val="es-ES"/>
        </w:rPr>
        <w:t xml:space="preserve"> de resolver el </w:t>
      </w:r>
      <w:r w:rsidR="00721614" w:rsidRPr="000C3834">
        <w:rPr>
          <w:lang w:val="es-ES"/>
        </w:rPr>
        <w:t>problema</w:t>
      </w:r>
      <w:bookmarkEnd w:id="18"/>
    </w:p>
    <w:p w:rsidR="000F7807" w:rsidRPr="000C3834" w:rsidRDefault="000F7807" w:rsidP="00721614">
      <w:pPr>
        <w:rPr>
          <w:lang w:val="es-ES"/>
        </w:rPr>
      </w:pPr>
    </w:p>
    <w:p w:rsidR="005178E2" w:rsidRDefault="000E0A6D" w:rsidP="0062277B">
      <w:pPr>
        <w:ind w:firstLine="576"/>
        <w:rPr>
          <w:lang w:val="es-ES"/>
        </w:rPr>
      </w:pPr>
      <w:r w:rsidRPr="000C3834">
        <w:rPr>
          <w:lang w:val="es-ES"/>
        </w:rPr>
        <w:t xml:space="preserve">A continuación se hará mención de </w:t>
      </w:r>
      <w:r w:rsidR="005178E2">
        <w:rPr>
          <w:lang w:val="es-ES"/>
        </w:rPr>
        <w:t xml:space="preserve">cuatro </w:t>
      </w:r>
      <w:r w:rsidRPr="000C3834">
        <w:rPr>
          <w:lang w:val="es-ES"/>
        </w:rPr>
        <w:t>páginas web que resuelven la necesidad de encontra</w:t>
      </w:r>
      <w:r w:rsidR="00713176">
        <w:rPr>
          <w:lang w:val="es-ES"/>
        </w:rPr>
        <w:t xml:space="preserve">r servicios </w:t>
      </w:r>
      <w:r w:rsidR="0062277B">
        <w:rPr>
          <w:lang w:val="es-ES"/>
        </w:rPr>
        <w:t>orientados a</w:t>
      </w:r>
      <w:r w:rsidR="00713176">
        <w:rPr>
          <w:lang w:val="es-ES"/>
        </w:rPr>
        <w:t xml:space="preserve"> los usuarios</w:t>
      </w:r>
      <w:r w:rsidR="005178E2">
        <w:rPr>
          <w:lang w:val="es-ES"/>
        </w:rPr>
        <w:t>, cada una con sus propias características y forma de funcionamiento</w:t>
      </w:r>
      <w:r w:rsidR="0062277B">
        <w:rPr>
          <w:lang w:val="es-ES"/>
        </w:rPr>
        <w:t>.</w:t>
      </w:r>
    </w:p>
    <w:p w:rsidR="00687E15" w:rsidRDefault="00687E15" w:rsidP="00721614">
      <w:pPr>
        <w:rPr>
          <w:lang w:val="es-ES"/>
        </w:rPr>
      </w:pPr>
    </w:p>
    <w:p w:rsidR="00DF7C63" w:rsidRPr="000C3834" w:rsidRDefault="00713176" w:rsidP="003E15F2">
      <w:pPr>
        <w:pStyle w:val="Prrafodelista"/>
        <w:numPr>
          <w:ilvl w:val="0"/>
          <w:numId w:val="7"/>
        </w:numPr>
        <w:ind w:left="426"/>
        <w:rPr>
          <w:b/>
          <w:lang w:val="es-ES"/>
        </w:rPr>
      </w:pPr>
      <w:r>
        <w:rPr>
          <w:b/>
          <w:lang w:val="es-ES"/>
        </w:rPr>
        <w:t>Etece.es</w:t>
      </w:r>
    </w:p>
    <w:p w:rsidR="00DF7C63" w:rsidRDefault="00DF7C63" w:rsidP="00721614">
      <w:pPr>
        <w:rPr>
          <w:lang w:val="es-ES"/>
        </w:rPr>
      </w:pPr>
    </w:p>
    <w:p w:rsidR="00DF7C63" w:rsidRPr="000C3834" w:rsidRDefault="00514A12" w:rsidP="00514A12">
      <w:pPr>
        <w:ind w:firstLine="426"/>
        <w:rPr>
          <w:lang w:val="es-ES"/>
        </w:rPr>
      </w:pPr>
      <w:r>
        <w:rPr>
          <w:lang w:val="es-ES"/>
        </w:rPr>
        <w:t xml:space="preserve">Plataforma española que </w:t>
      </w:r>
      <w:r w:rsidR="0005653A">
        <w:rPr>
          <w:lang w:val="es-ES"/>
        </w:rPr>
        <w:t xml:space="preserve">permite </w:t>
      </w:r>
      <w:r w:rsidRPr="00514A12">
        <w:rPr>
          <w:lang w:val="es-ES"/>
        </w:rPr>
        <w:t>pone</w:t>
      </w:r>
      <w:r w:rsidR="0005653A">
        <w:rPr>
          <w:lang w:val="es-ES"/>
        </w:rPr>
        <w:t>r</w:t>
      </w:r>
      <w:r w:rsidRPr="00514A12">
        <w:rPr>
          <w:lang w:val="es-ES"/>
        </w:rPr>
        <w:t xml:space="preserve"> en contacto </w:t>
      </w:r>
      <w:r w:rsidR="0005653A">
        <w:rPr>
          <w:lang w:val="es-ES"/>
        </w:rPr>
        <w:t xml:space="preserve">a </w:t>
      </w:r>
      <w:r w:rsidRPr="00514A12">
        <w:rPr>
          <w:lang w:val="es-ES"/>
        </w:rPr>
        <w:t>personas</w:t>
      </w:r>
      <w:r w:rsidR="0005653A">
        <w:rPr>
          <w:lang w:val="es-ES"/>
        </w:rPr>
        <w:t xml:space="preserve"> y empresas que no tienen tiempo y/o los </w:t>
      </w:r>
      <w:r w:rsidRPr="00514A12">
        <w:rPr>
          <w:lang w:val="es-ES"/>
        </w:rPr>
        <w:t xml:space="preserve">conocimientos para realizar algunas tareas, </w:t>
      </w:r>
      <w:r w:rsidR="0005653A">
        <w:rPr>
          <w:lang w:val="es-ES"/>
        </w:rPr>
        <w:t xml:space="preserve">con </w:t>
      </w:r>
      <w:r w:rsidRPr="00514A12">
        <w:rPr>
          <w:lang w:val="es-ES"/>
        </w:rPr>
        <w:t>p</w:t>
      </w:r>
      <w:r w:rsidR="0005653A">
        <w:rPr>
          <w:lang w:val="es-ES"/>
        </w:rPr>
        <w:t>rofesionales de confianza que sí</w:t>
      </w:r>
      <w:r w:rsidRPr="00514A12">
        <w:rPr>
          <w:lang w:val="es-ES"/>
        </w:rPr>
        <w:t xml:space="preserve"> lo</w:t>
      </w:r>
      <w:r w:rsidR="0005653A">
        <w:rPr>
          <w:lang w:val="es-ES"/>
        </w:rPr>
        <w:t>s</w:t>
      </w:r>
      <w:r w:rsidRPr="00514A12">
        <w:rPr>
          <w:lang w:val="es-ES"/>
        </w:rPr>
        <w:t xml:space="preserve"> tienen y </w:t>
      </w:r>
      <w:r w:rsidR="0005653A">
        <w:rPr>
          <w:lang w:val="es-ES"/>
        </w:rPr>
        <w:t xml:space="preserve">ofrecen su disponibilidad a cambio de </w:t>
      </w:r>
      <w:r w:rsidRPr="00514A12">
        <w:rPr>
          <w:lang w:val="es-ES"/>
        </w:rPr>
        <w:t>dinero.</w:t>
      </w:r>
      <w:r w:rsidR="0005653A">
        <w:rPr>
          <w:lang w:val="es-ES"/>
        </w:rPr>
        <w:t xml:space="preserve"> [ETC, 2012]</w:t>
      </w:r>
    </w:p>
    <w:p w:rsidR="00687E15" w:rsidRDefault="00687E15" w:rsidP="00721614">
      <w:pPr>
        <w:rPr>
          <w:lang w:val="es-ES"/>
        </w:rPr>
      </w:pPr>
    </w:p>
    <w:p w:rsidR="0005653A" w:rsidRDefault="0005653A" w:rsidP="00182F08">
      <w:pPr>
        <w:ind w:firstLine="426"/>
        <w:rPr>
          <w:lang w:val="es-ES"/>
        </w:rPr>
      </w:pPr>
      <w:r>
        <w:rPr>
          <w:lang w:val="es-ES"/>
        </w:rPr>
        <w:t xml:space="preserve">El modelo </w:t>
      </w:r>
      <w:r w:rsidR="00182F08">
        <w:rPr>
          <w:lang w:val="es-ES"/>
        </w:rPr>
        <w:t xml:space="preserve">de negocio que fue adoptado por este portal, consiste básicamente en lo siguiente: una persona tiene una necesidad particular, la cual publica en la página web indicando qué necesita hacer, cuándo, dónde y, sobre todo, cuánto está dispuesto a pagar por ese servicio. La persona puede entonces elegir un proveedor </w:t>
      </w:r>
      <w:r w:rsidR="005955B0">
        <w:rPr>
          <w:lang w:val="es-ES"/>
        </w:rPr>
        <w:t xml:space="preserve">(solucionador) </w:t>
      </w:r>
      <w:r w:rsidR="00182F08">
        <w:rPr>
          <w:lang w:val="es-ES"/>
        </w:rPr>
        <w:t>en particular o dejar que el sistema le asigne uno. Una vez que el servicio se concrete, se procede con el pago vía tarjeta de crédito; si no quedara satisfecha, puede optar por no pagar.</w:t>
      </w:r>
      <w:r w:rsidR="005955B0">
        <w:rPr>
          <w:lang w:val="es-ES"/>
        </w:rPr>
        <w:t xml:space="preserve"> Además los usuarios pueden valorar y comentar sobre los solucionadores</w:t>
      </w:r>
      <w:r w:rsidR="00A70023">
        <w:rPr>
          <w:lang w:val="es-ES"/>
        </w:rPr>
        <w:t xml:space="preserve"> para contribuir con la retroalimentación de los proveedores</w:t>
      </w:r>
      <w:r w:rsidR="00452633">
        <w:rPr>
          <w:lang w:val="es-ES"/>
        </w:rPr>
        <w:t xml:space="preserve"> lo que fomenta la calidad en la entrega de servicios y trabajos realizados</w:t>
      </w:r>
      <w:r w:rsidR="00A70023">
        <w:rPr>
          <w:lang w:val="es-ES"/>
        </w:rPr>
        <w:t>.</w:t>
      </w:r>
    </w:p>
    <w:p w:rsidR="00452633" w:rsidRDefault="00452633" w:rsidP="00182F08">
      <w:pPr>
        <w:ind w:firstLine="426"/>
        <w:rPr>
          <w:lang w:val="es-ES"/>
        </w:rPr>
      </w:pPr>
    </w:p>
    <w:p w:rsidR="00452633" w:rsidRDefault="00452633" w:rsidP="00182F08">
      <w:pPr>
        <w:ind w:firstLine="426"/>
        <w:rPr>
          <w:lang w:val="es-ES"/>
        </w:rPr>
      </w:pPr>
      <w:r>
        <w:rPr>
          <w:lang w:val="es-ES"/>
        </w:rPr>
        <w:t>Entre algunas de las tareas, trabajos y servicios que el portal admite se encuentran los siguientes:</w:t>
      </w:r>
    </w:p>
    <w:p w:rsidR="00452633" w:rsidRDefault="00452633" w:rsidP="00182F08">
      <w:pPr>
        <w:ind w:firstLine="426"/>
        <w:rPr>
          <w:lang w:val="es-ES"/>
        </w:rPr>
      </w:pPr>
    </w:p>
    <w:p w:rsidR="00452633" w:rsidRPr="000C3834" w:rsidRDefault="00452633" w:rsidP="003E15F2">
      <w:pPr>
        <w:pStyle w:val="Prrafodelista"/>
        <w:numPr>
          <w:ilvl w:val="0"/>
          <w:numId w:val="11"/>
        </w:numPr>
        <w:rPr>
          <w:lang w:val="es-ES"/>
        </w:rPr>
      </w:pPr>
      <w:r>
        <w:rPr>
          <w:lang w:val="es-ES"/>
        </w:rPr>
        <w:t>Recoger/entregar paquetes y comida</w:t>
      </w:r>
    </w:p>
    <w:p w:rsidR="00452633" w:rsidRPr="000C3834" w:rsidRDefault="00452633" w:rsidP="003E15F2">
      <w:pPr>
        <w:pStyle w:val="Prrafodelista"/>
        <w:numPr>
          <w:ilvl w:val="0"/>
          <w:numId w:val="11"/>
        </w:numPr>
        <w:rPr>
          <w:lang w:val="es-ES"/>
        </w:rPr>
      </w:pPr>
      <w:r>
        <w:rPr>
          <w:lang w:val="es-ES"/>
        </w:rPr>
        <w:t>Mudanza</w:t>
      </w:r>
    </w:p>
    <w:p w:rsidR="00452633" w:rsidRPr="000C3834" w:rsidRDefault="00452633" w:rsidP="003E15F2">
      <w:pPr>
        <w:pStyle w:val="Prrafodelista"/>
        <w:numPr>
          <w:ilvl w:val="0"/>
          <w:numId w:val="11"/>
        </w:numPr>
        <w:rPr>
          <w:lang w:val="es-ES"/>
        </w:rPr>
      </w:pPr>
      <w:r>
        <w:rPr>
          <w:lang w:val="es-ES"/>
        </w:rPr>
        <w:t>IKEA (compra, recojo y armado de muebles)</w:t>
      </w:r>
    </w:p>
    <w:p w:rsidR="00452633" w:rsidRDefault="00452633" w:rsidP="003E15F2">
      <w:pPr>
        <w:pStyle w:val="Prrafodelista"/>
        <w:numPr>
          <w:ilvl w:val="0"/>
          <w:numId w:val="11"/>
        </w:numPr>
        <w:rPr>
          <w:lang w:val="es-ES"/>
        </w:rPr>
      </w:pPr>
      <w:r>
        <w:rPr>
          <w:lang w:val="es-ES"/>
        </w:rPr>
        <w:t>Compra en supermercados</w:t>
      </w:r>
    </w:p>
    <w:p w:rsidR="00452633" w:rsidRPr="00452633" w:rsidRDefault="00452633" w:rsidP="003E15F2">
      <w:pPr>
        <w:pStyle w:val="Prrafodelista"/>
        <w:numPr>
          <w:ilvl w:val="0"/>
          <w:numId w:val="11"/>
        </w:numPr>
        <w:rPr>
          <w:lang w:val="es-ES"/>
        </w:rPr>
      </w:pPr>
      <w:r w:rsidRPr="00452633">
        <w:rPr>
          <w:lang w:val="es-ES"/>
        </w:rPr>
        <w:t>Cuidar, alimentar y pasear mascotas</w:t>
      </w:r>
    </w:p>
    <w:p w:rsidR="00452633" w:rsidRDefault="00452633" w:rsidP="003E15F2">
      <w:pPr>
        <w:pStyle w:val="Prrafodelista"/>
        <w:numPr>
          <w:ilvl w:val="0"/>
          <w:numId w:val="11"/>
        </w:numPr>
        <w:rPr>
          <w:lang w:val="es-ES"/>
        </w:rPr>
      </w:pPr>
      <w:r>
        <w:rPr>
          <w:lang w:val="es-ES"/>
        </w:rPr>
        <w:t>Tareas del hogar (limpieza, planchar, cocinar, entre otros)</w:t>
      </w:r>
    </w:p>
    <w:p w:rsidR="00452633" w:rsidRPr="000C3834" w:rsidRDefault="00452633" w:rsidP="003E15F2">
      <w:pPr>
        <w:pStyle w:val="Prrafodelista"/>
        <w:numPr>
          <w:ilvl w:val="0"/>
          <w:numId w:val="11"/>
        </w:numPr>
        <w:rPr>
          <w:lang w:val="es-ES"/>
        </w:rPr>
      </w:pPr>
      <w:r>
        <w:rPr>
          <w:lang w:val="es-ES"/>
        </w:rPr>
        <w:t>Arreglos del hogar (fontanería, electricidad, albañilería, pintura, entre otros)</w:t>
      </w:r>
    </w:p>
    <w:p w:rsidR="00452633" w:rsidRDefault="00452633" w:rsidP="00182F08">
      <w:pPr>
        <w:ind w:firstLine="426"/>
        <w:rPr>
          <w:lang w:val="es-ES"/>
        </w:rPr>
      </w:pPr>
    </w:p>
    <w:p w:rsidR="0005653A" w:rsidRDefault="003458A3" w:rsidP="002D7902">
      <w:pPr>
        <w:ind w:firstLine="360"/>
        <w:rPr>
          <w:lang w:val="es-ES"/>
        </w:rPr>
      </w:pPr>
      <w:r>
        <w:rPr>
          <w:lang w:val="es-ES"/>
        </w:rPr>
        <w:t xml:space="preserve">Cabe destacar que éste modelo de negocio no es nuevo puesto que fue adaptado de otro portal </w:t>
      </w:r>
      <w:r w:rsidR="002D7902">
        <w:rPr>
          <w:lang w:val="es-ES"/>
        </w:rPr>
        <w:t xml:space="preserve">de Estados Unidos llamado </w:t>
      </w:r>
      <w:r w:rsidR="002D7902">
        <w:rPr>
          <w:i/>
          <w:lang w:val="es-ES"/>
        </w:rPr>
        <w:t>TaskRabbit</w:t>
      </w:r>
      <w:r w:rsidR="004A2CE6">
        <w:rPr>
          <w:i/>
          <w:lang w:val="es-ES"/>
        </w:rPr>
        <w:t>.com</w:t>
      </w:r>
      <w:r w:rsidR="002D7902">
        <w:rPr>
          <w:lang w:val="es-ES"/>
        </w:rPr>
        <w:t xml:space="preserve"> </w:t>
      </w:r>
      <w:r w:rsidR="00E51D2B">
        <w:rPr>
          <w:lang w:val="es-ES"/>
        </w:rPr>
        <w:t xml:space="preserve">el cual funciona de la misma manera solo que la diferencia radica en que </w:t>
      </w:r>
      <w:r w:rsidR="00E51D2B" w:rsidRPr="00E51D2B">
        <w:rPr>
          <w:lang w:val="es-ES"/>
        </w:rPr>
        <w:t xml:space="preserve">en </w:t>
      </w:r>
      <w:proofErr w:type="spellStart"/>
      <w:r w:rsidR="00E51D2B" w:rsidRPr="00E51D2B">
        <w:rPr>
          <w:i/>
          <w:lang w:val="es-ES"/>
        </w:rPr>
        <w:t>Etece</w:t>
      </w:r>
      <w:proofErr w:type="spellEnd"/>
      <w:r w:rsidR="00E51D2B" w:rsidRPr="00E51D2B">
        <w:rPr>
          <w:lang w:val="es-ES"/>
        </w:rPr>
        <w:t xml:space="preserve"> los servicios los prestan profesionales y en </w:t>
      </w:r>
      <w:proofErr w:type="spellStart"/>
      <w:r w:rsidR="00E51D2B" w:rsidRPr="00E51D2B">
        <w:rPr>
          <w:i/>
          <w:lang w:val="es-ES"/>
        </w:rPr>
        <w:t>TaskRabbit</w:t>
      </w:r>
      <w:proofErr w:type="spellEnd"/>
      <w:r w:rsidR="00E51D2B" w:rsidRPr="00E51D2B">
        <w:rPr>
          <w:lang w:val="es-ES"/>
        </w:rPr>
        <w:t xml:space="preserve"> lo hacen particulares</w:t>
      </w:r>
      <w:r w:rsidR="001372F6">
        <w:rPr>
          <w:lang w:val="es-ES"/>
        </w:rPr>
        <w:t>.</w:t>
      </w:r>
    </w:p>
    <w:p w:rsidR="001372F6" w:rsidRPr="002D7902" w:rsidRDefault="001372F6" w:rsidP="002D7902">
      <w:pPr>
        <w:ind w:firstLine="360"/>
        <w:rPr>
          <w:lang w:val="es-ES"/>
        </w:rPr>
      </w:pPr>
    </w:p>
    <w:p w:rsidR="003458A3" w:rsidRDefault="000B569C" w:rsidP="00721614">
      <w:pPr>
        <w:rPr>
          <w:lang w:val="es-ES"/>
        </w:rPr>
      </w:pPr>
      <w:r>
        <w:rPr>
          <w:noProof/>
          <w:lang w:val="es-MX" w:eastAsia="es-MX"/>
        </w:rPr>
        <w:lastRenderedPageBreak/>
        <w:drawing>
          <wp:inline distT="0" distB="0" distL="0" distR="0">
            <wp:extent cx="5394960" cy="45212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4521200"/>
                    </a:xfrm>
                    <a:prstGeom prst="rect">
                      <a:avLst/>
                    </a:prstGeom>
                    <a:noFill/>
                    <a:ln>
                      <a:noFill/>
                    </a:ln>
                  </pic:spPr>
                </pic:pic>
              </a:graphicData>
            </a:graphic>
          </wp:inline>
        </w:drawing>
      </w:r>
    </w:p>
    <w:p w:rsidR="000B569C" w:rsidRPr="000C3834" w:rsidRDefault="000B569C" w:rsidP="000B569C">
      <w:pPr>
        <w:pStyle w:val="Epgrafe"/>
        <w:jc w:val="center"/>
        <w:rPr>
          <w:color w:val="auto"/>
          <w:sz w:val="22"/>
          <w:lang w:val="es-ES"/>
        </w:rPr>
      </w:pPr>
      <w:bookmarkStart w:id="19" w:name="_Toc359178338"/>
      <w:r w:rsidRPr="000C3834">
        <w:rPr>
          <w:color w:val="auto"/>
          <w:sz w:val="22"/>
          <w:lang w:val="es-ES"/>
        </w:rPr>
        <w:t xml:space="preserve">Figura 1.7 Página principal de </w:t>
      </w:r>
      <w:r>
        <w:rPr>
          <w:i/>
          <w:color w:val="auto"/>
          <w:sz w:val="22"/>
          <w:lang w:val="es-ES"/>
        </w:rPr>
        <w:t>etece.es</w:t>
      </w:r>
      <w:r w:rsidRPr="000C3834">
        <w:rPr>
          <w:color w:val="auto"/>
          <w:sz w:val="22"/>
          <w:lang w:val="es-ES"/>
        </w:rPr>
        <w:t xml:space="preserve"> [</w:t>
      </w:r>
      <w:r>
        <w:rPr>
          <w:color w:val="auto"/>
          <w:sz w:val="22"/>
          <w:lang w:val="es-ES"/>
        </w:rPr>
        <w:t xml:space="preserve">ETC, </w:t>
      </w:r>
      <w:r w:rsidRPr="000C3834">
        <w:rPr>
          <w:color w:val="auto"/>
          <w:sz w:val="22"/>
          <w:lang w:val="es-ES"/>
        </w:rPr>
        <w:t>201</w:t>
      </w:r>
      <w:r>
        <w:rPr>
          <w:color w:val="auto"/>
          <w:sz w:val="22"/>
          <w:lang w:val="es-ES"/>
        </w:rPr>
        <w:t>2</w:t>
      </w:r>
      <w:r w:rsidRPr="000C3834">
        <w:rPr>
          <w:color w:val="auto"/>
          <w:sz w:val="22"/>
          <w:lang w:val="es-ES"/>
        </w:rPr>
        <w:t>]</w:t>
      </w:r>
      <w:bookmarkEnd w:id="19"/>
    </w:p>
    <w:p w:rsidR="000B569C" w:rsidRPr="000C3834" w:rsidRDefault="000B569C" w:rsidP="00721614">
      <w:pPr>
        <w:rPr>
          <w:lang w:val="es-ES"/>
        </w:rPr>
      </w:pPr>
    </w:p>
    <w:p w:rsidR="00721614" w:rsidRPr="000C3834" w:rsidRDefault="00721614" w:rsidP="003E15F2">
      <w:pPr>
        <w:pStyle w:val="Prrafodelista"/>
        <w:numPr>
          <w:ilvl w:val="0"/>
          <w:numId w:val="7"/>
        </w:numPr>
        <w:ind w:left="426"/>
        <w:rPr>
          <w:b/>
          <w:lang w:val="es-ES"/>
        </w:rPr>
      </w:pPr>
      <w:r w:rsidRPr="000C3834">
        <w:rPr>
          <w:b/>
          <w:lang w:val="es-ES"/>
        </w:rPr>
        <w:t>Serviciosadomicilio.pe</w:t>
      </w:r>
    </w:p>
    <w:p w:rsidR="00721614" w:rsidRPr="000C3834" w:rsidRDefault="00721614" w:rsidP="00721614">
      <w:pPr>
        <w:rPr>
          <w:b/>
          <w:lang w:val="es-ES"/>
        </w:rPr>
      </w:pPr>
    </w:p>
    <w:p w:rsidR="00721614" w:rsidRPr="000C3834" w:rsidRDefault="00A024DD" w:rsidP="00A024DD">
      <w:pPr>
        <w:ind w:firstLine="426"/>
        <w:rPr>
          <w:lang w:val="es-ES"/>
        </w:rPr>
      </w:pPr>
      <w:r w:rsidRPr="000C3834">
        <w:rPr>
          <w:lang w:val="es-ES"/>
        </w:rPr>
        <w:t xml:space="preserve">Portal web peruano creado por la empresa e-Business </w:t>
      </w:r>
      <w:proofErr w:type="spellStart"/>
      <w:r w:rsidRPr="000C3834">
        <w:rPr>
          <w:lang w:val="es-ES"/>
        </w:rPr>
        <w:t>Group</w:t>
      </w:r>
      <w:proofErr w:type="spellEnd"/>
      <w:r w:rsidRPr="000C3834">
        <w:rPr>
          <w:lang w:val="es-ES"/>
        </w:rPr>
        <w:t xml:space="preserve"> S.A.C. que provee a los visitantes de un directorio de empresas y particulares que ofrecen servicios a domicilio [SAD</w:t>
      </w:r>
      <w:r w:rsidR="000578A6">
        <w:rPr>
          <w:lang w:val="es-ES"/>
        </w:rPr>
        <w:t xml:space="preserve">, </w:t>
      </w:r>
      <w:r w:rsidRPr="000C3834">
        <w:rPr>
          <w:lang w:val="es-ES"/>
        </w:rPr>
        <w:t>201</w:t>
      </w:r>
      <w:r w:rsidR="000578A6">
        <w:rPr>
          <w:lang w:val="es-ES"/>
        </w:rPr>
        <w:t>0</w:t>
      </w:r>
      <w:r w:rsidRPr="000C3834">
        <w:rPr>
          <w:lang w:val="es-ES"/>
        </w:rPr>
        <w:t xml:space="preserve">]. Incluye una gran gama de categorías de servicios </w:t>
      </w:r>
      <w:r w:rsidR="00007540" w:rsidRPr="000C3834">
        <w:rPr>
          <w:lang w:val="es-ES"/>
        </w:rPr>
        <w:t xml:space="preserve">ofrecidos </w:t>
      </w:r>
      <w:r w:rsidRPr="000C3834">
        <w:rPr>
          <w:lang w:val="es-ES"/>
        </w:rPr>
        <w:t>tales como:</w:t>
      </w:r>
    </w:p>
    <w:p w:rsidR="00A024DD" w:rsidRPr="000C3834" w:rsidRDefault="00A024DD" w:rsidP="00A024DD">
      <w:pPr>
        <w:ind w:firstLine="426"/>
        <w:rPr>
          <w:lang w:val="es-ES"/>
        </w:rPr>
      </w:pPr>
    </w:p>
    <w:p w:rsidR="00A024DD" w:rsidRPr="000C3834" w:rsidRDefault="00A024DD" w:rsidP="003E15F2">
      <w:pPr>
        <w:pStyle w:val="Prrafodelista"/>
        <w:numPr>
          <w:ilvl w:val="0"/>
          <w:numId w:val="11"/>
        </w:numPr>
        <w:rPr>
          <w:lang w:val="es-ES"/>
        </w:rPr>
      </w:pPr>
      <w:r w:rsidRPr="000C3834">
        <w:rPr>
          <w:lang w:val="es-ES"/>
        </w:rPr>
        <w:t>Comida</w:t>
      </w:r>
    </w:p>
    <w:p w:rsidR="00A024DD" w:rsidRPr="000C3834" w:rsidRDefault="00A024DD" w:rsidP="003E15F2">
      <w:pPr>
        <w:pStyle w:val="Prrafodelista"/>
        <w:numPr>
          <w:ilvl w:val="0"/>
          <w:numId w:val="11"/>
        </w:numPr>
        <w:rPr>
          <w:lang w:val="es-ES"/>
        </w:rPr>
      </w:pPr>
      <w:r w:rsidRPr="000C3834">
        <w:rPr>
          <w:lang w:val="es-ES"/>
        </w:rPr>
        <w:t>Belleza</w:t>
      </w:r>
    </w:p>
    <w:p w:rsidR="00A024DD" w:rsidRPr="000C3834" w:rsidRDefault="00A024DD" w:rsidP="003E15F2">
      <w:pPr>
        <w:pStyle w:val="Prrafodelista"/>
        <w:numPr>
          <w:ilvl w:val="0"/>
          <w:numId w:val="11"/>
        </w:numPr>
        <w:rPr>
          <w:lang w:val="es-ES"/>
        </w:rPr>
      </w:pPr>
      <w:r w:rsidRPr="000C3834">
        <w:rPr>
          <w:lang w:val="es-ES"/>
        </w:rPr>
        <w:t>Cumpleaños</w:t>
      </w:r>
    </w:p>
    <w:p w:rsidR="00A024DD" w:rsidRPr="000C3834" w:rsidRDefault="00A024DD" w:rsidP="003E15F2">
      <w:pPr>
        <w:pStyle w:val="Prrafodelista"/>
        <w:numPr>
          <w:ilvl w:val="0"/>
          <w:numId w:val="11"/>
        </w:numPr>
        <w:rPr>
          <w:lang w:val="es-ES"/>
        </w:rPr>
      </w:pPr>
      <w:r w:rsidRPr="000C3834">
        <w:rPr>
          <w:lang w:val="es-ES"/>
        </w:rPr>
        <w:t>Alquiler</w:t>
      </w:r>
    </w:p>
    <w:p w:rsidR="00A024DD" w:rsidRPr="000C3834" w:rsidRDefault="00A024DD" w:rsidP="003E15F2">
      <w:pPr>
        <w:pStyle w:val="Prrafodelista"/>
        <w:numPr>
          <w:ilvl w:val="0"/>
          <w:numId w:val="11"/>
        </w:numPr>
        <w:rPr>
          <w:lang w:val="es-ES"/>
        </w:rPr>
      </w:pPr>
      <w:r w:rsidRPr="000C3834">
        <w:rPr>
          <w:lang w:val="es-ES"/>
        </w:rPr>
        <w:t>Transporte</w:t>
      </w:r>
    </w:p>
    <w:p w:rsidR="00A024DD" w:rsidRPr="000C3834" w:rsidRDefault="00A024DD" w:rsidP="003E15F2">
      <w:pPr>
        <w:pStyle w:val="Prrafodelista"/>
        <w:numPr>
          <w:ilvl w:val="0"/>
          <w:numId w:val="11"/>
        </w:numPr>
        <w:rPr>
          <w:lang w:val="es-ES"/>
        </w:rPr>
      </w:pPr>
      <w:r w:rsidRPr="000C3834">
        <w:rPr>
          <w:lang w:val="es-ES"/>
        </w:rPr>
        <w:t>Salud</w:t>
      </w:r>
    </w:p>
    <w:p w:rsidR="00A024DD" w:rsidRPr="000C3834" w:rsidRDefault="00A024DD" w:rsidP="003E15F2">
      <w:pPr>
        <w:pStyle w:val="Prrafodelista"/>
        <w:numPr>
          <w:ilvl w:val="0"/>
          <w:numId w:val="11"/>
        </w:numPr>
        <w:rPr>
          <w:lang w:val="es-ES"/>
        </w:rPr>
      </w:pPr>
      <w:r w:rsidRPr="000C3834">
        <w:rPr>
          <w:lang w:val="es-ES"/>
        </w:rPr>
        <w:t>Flores</w:t>
      </w:r>
    </w:p>
    <w:p w:rsidR="00A024DD" w:rsidRPr="000C3834" w:rsidRDefault="00AE631F" w:rsidP="003E15F2">
      <w:pPr>
        <w:pStyle w:val="Prrafodelista"/>
        <w:numPr>
          <w:ilvl w:val="0"/>
          <w:numId w:val="11"/>
        </w:numPr>
        <w:rPr>
          <w:lang w:val="es-ES"/>
        </w:rPr>
      </w:pPr>
      <w:r w:rsidRPr="000C3834">
        <w:rPr>
          <w:lang w:val="es-ES"/>
        </w:rPr>
        <w:t>Eventos</w:t>
      </w:r>
    </w:p>
    <w:p w:rsidR="00AE631F" w:rsidRPr="000C3834" w:rsidRDefault="00AE631F" w:rsidP="003E15F2">
      <w:pPr>
        <w:pStyle w:val="Prrafodelista"/>
        <w:numPr>
          <w:ilvl w:val="0"/>
          <w:numId w:val="11"/>
        </w:numPr>
        <w:rPr>
          <w:lang w:val="es-ES"/>
        </w:rPr>
      </w:pPr>
      <w:r w:rsidRPr="000C3834">
        <w:rPr>
          <w:lang w:val="es-ES"/>
        </w:rPr>
        <w:t>Limpieza</w:t>
      </w:r>
    </w:p>
    <w:p w:rsidR="00AE631F" w:rsidRPr="000C3834" w:rsidRDefault="00AE631F" w:rsidP="003E15F2">
      <w:pPr>
        <w:pStyle w:val="Prrafodelista"/>
        <w:numPr>
          <w:ilvl w:val="0"/>
          <w:numId w:val="11"/>
        </w:numPr>
        <w:rPr>
          <w:lang w:val="es-ES"/>
        </w:rPr>
      </w:pPr>
      <w:r w:rsidRPr="000C3834">
        <w:rPr>
          <w:lang w:val="es-ES"/>
        </w:rPr>
        <w:t>Instalación</w:t>
      </w:r>
    </w:p>
    <w:p w:rsidR="00AE631F" w:rsidRPr="000C3834" w:rsidRDefault="00AE631F" w:rsidP="003E15F2">
      <w:pPr>
        <w:pStyle w:val="Prrafodelista"/>
        <w:numPr>
          <w:ilvl w:val="0"/>
          <w:numId w:val="11"/>
        </w:numPr>
        <w:rPr>
          <w:lang w:val="es-ES"/>
        </w:rPr>
      </w:pPr>
      <w:r w:rsidRPr="000C3834">
        <w:rPr>
          <w:lang w:val="es-ES"/>
        </w:rPr>
        <w:t>Maestro</w:t>
      </w:r>
    </w:p>
    <w:p w:rsidR="000A363B" w:rsidRPr="000C3834" w:rsidRDefault="000A363B" w:rsidP="000A363B">
      <w:pPr>
        <w:rPr>
          <w:lang w:val="es-ES"/>
        </w:rPr>
      </w:pPr>
    </w:p>
    <w:p w:rsidR="000A363B" w:rsidRPr="000C3834" w:rsidRDefault="000A363B" w:rsidP="00007540">
      <w:pPr>
        <w:ind w:firstLine="360"/>
        <w:rPr>
          <w:lang w:val="es-ES"/>
        </w:rPr>
      </w:pPr>
      <w:r w:rsidRPr="000C3834">
        <w:rPr>
          <w:lang w:val="es-ES"/>
        </w:rPr>
        <w:t>Éste portal permite a las empresas y proveedores particulares tener un espacio propio</w:t>
      </w:r>
      <w:r w:rsidR="00007540" w:rsidRPr="000C3834">
        <w:rPr>
          <w:lang w:val="es-ES"/>
        </w:rPr>
        <w:t xml:space="preserve"> </w:t>
      </w:r>
      <w:r w:rsidRPr="000C3834">
        <w:rPr>
          <w:lang w:val="es-ES"/>
        </w:rPr>
        <w:t xml:space="preserve">en el cual pueden colgar además de la información de su negocio y sus servicios, fotos, videos </w:t>
      </w:r>
      <w:r w:rsidR="00007540" w:rsidRPr="000C3834">
        <w:rPr>
          <w:lang w:val="es-ES"/>
        </w:rPr>
        <w:t xml:space="preserve">y mapas. Para esto, ofrecen dos tipos de cuentas: una básica y gratuita que </w:t>
      </w:r>
      <w:r w:rsidR="00007540" w:rsidRPr="000C3834">
        <w:rPr>
          <w:lang w:val="es-ES"/>
        </w:rPr>
        <w:lastRenderedPageBreak/>
        <w:t>permite el registro y anuncio simple; y la otra de pago con mayores beneficios entre los que destacan mayor disponibilidad de fotos, videos y mapas, módulos de ofertas, descuentos y precios, prioridad en las búsquedas y apariciones en la página, y central de atención al cliente.</w:t>
      </w:r>
    </w:p>
    <w:p w:rsidR="00007540" w:rsidRPr="000C3834" w:rsidRDefault="00007540" w:rsidP="00007540">
      <w:pPr>
        <w:ind w:firstLine="360"/>
        <w:rPr>
          <w:lang w:val="es-ES"/>
        </w:rPr>
      </w:pPr>
    </w:p>
    <w:p w:rsidR="00007540" w:rsidRPr="000C3834" w:rsidRDefault="00DE0BC2" w:rsidP="00007540">
      <w:pPr>
        <w:ind w:firstLine="360"/>
        <w:rPr>
          <w:lang w:val="es-ES"/>
        </w:rPr>
      </w:pPr>
      <w:r w:rsidRPr="000C3834">
        <w:rPr>
          <w:lang w:val="es-ES"/>
        </w:rPr>
        <w:t>Una de las características más resaltantes que tiene este portal es que permite a los usuarios calificar</w:t>
      </w:r>
      <w:r w:rsidR="004E60A7" w:rsidRPr="000C3834">
        <w:rPr>
          <w:lang w:val="es-ES"/>
        </w:rPr>
        <w:t>,</w:t>
      </w:r>
      <w:r w:rsidRPr="000C3834">
        <w:rPr>
          <w:lang w:val="es-ES"/>
        </w:rPr>
        <w:t xml:space="preserve"> hacer comentarios </w:t>
      </w:r>
      <w:r w:rsidR="004E60A7" w:rsidRPr="000C3834">
        <w:rPr>
          <w:lang w:val="es-ES"/>
        </w:rPr>
        <w:t>y recomendaciones sobre</w:t>
      </w:r>
      <w:r w:rsidRPr="000C3834">
        <w:rPr>
          <w:lang w:val="es-ES"/>
        </w:rPr>
        <w:t xml:space="preserve"> la</w:t>
      </w:r>
      <w:r w:rsidR="004E60A7" w:rsidRPr="000C3834">
        <w:rPr>
          <w:lang w:val="es-ES"/>
        </w:rPr>
        <w:t>s</w:t>
      </w:r>
      <w:r w:rsidRPr="000C3834">
        <w:rPr>
          <w:lang w:val="es-ES"/>
        </w:rPr>
        <w:t xml:space="preserve"> empresa</w:t>
      </w:r>
      <w:r w:rsidR="004E60A7" w:rsidRPr="000C3834">
        <w:rPr>
          <w:lang w:val="es-ES"/>
        </w:rPr>
        <w:t>s</w:t>
      </w:r>
      <w:r w:rsidR="00095EE1" w:rsidRPr="000C3834">
        <w:rPr>
          <w:lang w:val="es-ES"/>
        </w:rPr>
        <w:t xml:space="preserve">, los cuales son públicos y aparecen en su espacio personal. </w:t>
      </w:r>
      <w:r w:rsidR="004E60A7" w:rsidRPr="000C3834">
        <w:rPr>
          <w:lang w:val="es-ES"/>
        </w:rPr>
        <w:t xml:space="preserve">Esto quiere decir que cada proveedor </w:t>
      </w:r>
      <w:r w:rsidR="00CD3194" w:rsidRPr="000C3834">
        <w:rPr>
          <w:lang w:val="es-ES"/>
        </w:rPr>
        <w:t>recibe un fee</w:t>
      </w:r>
      <w:r w:rsidR="007075CC" w:rsidRPr="000C3834">
        <w:rPr>
          <w:lang w:val="es-ES"/>
        </w:rPr>
        <w:t>d</w:t>
      </w:r>
      <w:r w:rsidR="00CD3194" w:rsidRPr="000C3834">
        <w:rPr>
          <w:lang w:val="es-ES"/>
        </w:rPr>
        <w:t xml:space="preserve">back acerca de sus servicios prestados </w:t>
      </w:r>
      <w:r w:rsidR="007075CC" w:rsidRPr="000C3834">
        <w:rPr>
          <w:lang w:val="es-ES"/>
        </w:rPr>
        <w:t xml:space="preserve">y cómo los perciben los usuarios </w:t>
      </w:r>
      <w:r w:rsidR="003B3EB4" w:rsidRPr="000C3834">
        <w:rPr>
          <w:lang w:val="es-ES"/>
        </w:rPr>
        <w:t>en general</w:t>
      </w:r>
      <w:r w:rsidR="00095EE1" w:rsidRPr="000C3834">
        <w:rPr>
          <w:lang w:val="es-ES"/>
        </w:rPr>
        <w:t>.</w:t>
      </w:r>
      <w:r w:rsidR="000326E0" w:rsidRPr="000C3834">
        <w:rPr>
          <w:lang w:val="es-ES"/>
        </w:rPr>
        <w:t xml:space="preserve"> Además</w:t>
      </w:r>
      <w:r w:rsidR="003B3EB4" w:rsidRPr="000C3834">
        <w:rPr>
          <w:lang w:val="es-ES"/>
        </w:rPr>
        <w:t>,</w:t>
      </w:r>
      <w:r w:rsidR="000326E0" w:rsidRPr="000C3834">
        <w:rPr>
          <w:lang w:val="es-ES"/>
        </w:rPr>
        <w:t xml:space="preserve"> el portal toma mucho interés para que sus usuarios realicen opiniones de valor</w:t>
      </w:r>
      <w:r w:rsidR="003B3EB4" w:rsidRPr="000C3834">
        <w:rPr>
          <w:lang w:val="es-ES"/>
        </w:rPr>
        <w:t>ización</w:t>
      </w:r>
      <w:r w:rsidR="000326E0" w:rsidRPr="000C3834">
        <w:rPr>
          <w:lang w:val="es-ES"/>
        </w:rPr>
        <w:t xml:space="preserve"> y calificaciones respecto </w:t>
      </w:r>
      <w:r w:rsidR="003B3EB4" w:rsidRPr="000C3834">
        <w:rPr>
          <w:lang w:val="es-ES"/>
        </w:rPr>
        <w:t xml:space="preserve">al </w:t>
      </w:r>
      <w:r w:rsidR="000326E0" w:rsidRPr="000C3834">
        <w:rPr>
          <w:lang w:val="es-ES"/>
        </w:rPr>
        <w:t>precio, calidad, puntualidad y cortesía acerca de las empresas y particulares registrados en la web.</w:t>
      </w:r>
    </w:p>
    <w:p w:rsidR="00AE631F" w:rsidRPr="000C3834" w:rsidRDefault="00AE631F" w:rsidP="00AE631F">
      <w:pPr>
        <w:rPr>
          <w:lang w:val="es-ES"/>
        </w:rPr>
      </w:pPr>
    </w:p>
    <w:p w:rsidR="00AE631F" w:rsidRPr="000C3834" w:rsidRDefault="0010458A" w:rsidP="001367B2">
      <w:pPr>
        <w:jc w:val="center"/>
        <w:rPr>
          <w:lang w:val="es-ES"/>
        </w:rPr>
      </w:pPr>
      <w:r w:rsidRPr="000C3834">
        <w:rPr>
          <w:noProof/>
          <w:lang w:val="es-MX" w:eastAsia="es-MX"/>
        </w:rPr>
        <w:drawing>
          <wp:inline distT="0" distB="0" distL="0" distR="0" wp14:anchorId="138CE5DC" wp14:editId="1F5AE2EB">
            <wp:extent cx="5396089" cy="441395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230" cy="4414071"/>
                    </a:xfrm>
                    <a:prstGeom prst="rect">
                      <a:avLst/>
                    </a:prstGeom>
                    <a:noFill/>
                    <a:ln>
                      <a:noFill/>
                    </a:ln>
                  </pic:spPr>
                </pic:pic>
              </a:graphicData>
            </a:graphic>
          </wp:inline>
        </w:drawing>
      </w:r>
    </w:p>
    <w:p w:rsidR="001367B2" w:rsidRPr="000C3834" w:rsidRDefault="001367B2" w:rsidP="001367B2">
      <w:pPr>
        <w:pStyle w:val="Epgrafe"/>
        <w:jc w:val="center"/>
        <w:rPr>
          <w:color w:val="auto"/>
          <w:sz w:val="22"/>
          <w:lang w:val="es-ES"/>
        </w:rPr>
      </w:pPr>
      <w:bookmarkStart w:id="20" w:name="_Toc359178339"/>
      <w:r w:rsidRPr="000C3834">
        <w:rPr>
          <w:color w:val="auto"/>
          <w:sz w:val="22"/>
          <w:lang w:val="es-ES"/>
        </w:rPr>
        <w:t>Figura 1.</w:t>
      </w:r>
      <w:r w:rsidR="00365340">
        <w:rPr>
          <w:color w:val="auto"/>
          <w:sz w:val="22"/>
          <w:lang w:val="es-ES"/>
        </w:rPr>
        <w:t>8</w:t>
      </w:r>
      <w:r w:rsidRPr="000C3834">
        <w:rPr>
          <w:color w:val="auto"/>
          <w:sz w:val="22"/>
          <w:lang w:val="es-ES"/>
        </w:rPr>
        <w:t xml:space="preserve"> Página principal de </w:t>
      </w:r>
      <w:r w:rsidRPr="000C3834">
        <w:rPr>
          <w:i/>
          <w:color w:val="auto"/>
          <w:sz w:val="22"/>
          <w:lang w:val="es-ES"/>
        </w:rPr>
        <w:t>serviciosadomicilio.pe</w:t>
      </w:r>
      <w:r w:rsidRPr="000C3834">
        <w:rPr>
          <w:color w:val="auto"/>
          <w:sz w:val="22"/>
          <w:lang w:val="es-ES"/>
        </w:rPr>
        <w:t xml:space="preserve"> [SAD</w:t>
      </w:r>
      <w:r w:rsidR="000578A6">
        <w:rPr>
          <w:color w:val="auto"/>
          <w:sz w:val="22"/>
          <w:lang w:val="es-ES"/>
        </w:rPr>
        <w:t xml:space="preserve">, </w:t>
      </w:r>
      <w:r w:rsidRPr="000C3834">
        <w:rPr>
          <w:color w:val="auto"/>
          <w:sz w:val="22"/>
          <w:lang w:val="es-ES"/>
        </w:rPr>
        <w:t>2010]</w:t>
      </w:r>
      <w:bookmarkEnd w:id="20"/>
    </w:p>
    <w:p w:rsidR="00721614" w:rsidRPr="000C3834" w:rsidRDefault="00721614" w:rsidP="00721614">
      <w:pPr>
        <w:rPr>
          <w:lang w:val="es-ES"/>
        </w:rPr>
      </w:pPr>
    </w:p>
    <w:p w:rsidR="001367B2" w:rsidRPr="000C3834" w:rsidRDefault="001367B2" w:rsidP="003E15F2">
      <w:pPr>
        <w:pStyle w:val="Prrafodelista"/>
        <w:numPr>
          <w:ilvl w:val="0"/>
          <w:numId w:val="7"/>
        </w:numPr>
        <w:ind w:left="426"/>
        <w:rPr>
          <w:b/>
          <w:lang w:val="es-ES"/>
        </w:rPr>
      </w:pPr>
      <w:r w:rsidRPr="000C3834">
        <w:rPr>
          <w:b/>
          <w:lang w:val="es-ES"/>
        </w:rPr>
        <w:t>Limadelivery.info</w:t>
      </w:r>
    </w:p>
    <w:p w:rsidR="00A01E44" w:rsidRPr="000C3834" w:rsidRDefault="00A01E44" w:rsidP="00A01E44">
      <w:pPr>
        <w:rPr>
          <w:b/>
          <w:lang w:val="es-ES"/>
        </w:rPr>
      </w:pPr>
    </w:p>
    <w:p w:rsidR="00910FB0" w:rsidRPr="000C3834" w:rsidRDefault="00910FB0" w:rsidP="0091127C">
      <w:pPr>
        <w:ind w:firstLine="426"/>
        <w:rPr>
          <w:lang w:val="es-ES"/>
        </w:rPr>
      </w:pPr>
      <w:r w:rsidRPr="000C3834">
        <w:rPr>
          <w:lang w:val="es-ES"/>
        </w:rPr>
        <w:t>Éste es otro portal peruano que, de manera similar al anterior, provee de un directorio de servicios tanto de empresas como de particulares los cuales pueden ser consultados por los usuarios que accedan a dicho portal [</w:t>
      </w:r>
      <w:r w:rsidR="000578A6">
        <w:rPr>
          <w:lang w:val="es-ES"/>
        </w:rPr>
        <w:t>LAD, 2013</w:t>
      </w:r>
      <w:r w:rsidRPr="000C3834">
        <w:rPr>
          <w:lang w:val="es-ES"/>
        </w:rPr>
        <w:t>]. También permite el registro y anuncio gratuito de proveedores, solo que la diferencia radica en que éste portal tiene un diseño más sencillo y sin tantas funcionalidades extras como calificaciones o recomendaciones, por lo que sólo se limita al anuncio, búsqueda y registro de opiniones.</w:t>
      </w:r>
      <w:r w:rsidR="0091127C" w:rsidRPr="000C3834">
        <w:rPr>
          <w:lang w:val="es-ES"/>
        </w:rPr>
        <w:t xml:space="preserve"> Entre sus categorías principales destacan:</w:t>
      </w:r>
    </w:p>
    <w:p w:rsidR="0091127C" w:rsidRPr="000C3834" w:rsidRDefault="0091127C" w:rsidP="0091127C">
      <w:pPr>
        <w:ind w:firstLine="426"/>
        <w:rPr>
          <w:lang w:val="es-ES"/>
        </w:rPr>
      </w:pPr>
    </w:p>
    <w:p w:rsidR="0091127C" w:rsidRPr="000C3834" w:rsidRDefault="0091127C" w:rsidP="003E15F2">
      <w:pPr>
        <w:pStyle w:val="Prrafodelista"/>
        <w:numPr>
          <w:ilvl w:val="0"/>
          <w:numId w:val="12"/>
        </w:numPr>
        <w:rPr>
          <w:lang w:val="es-ES"/>
        </w:rPr>
      </w:pPr>
      <w:r w:rsidRPr="000C3834">
        <w:rPr>
          <w:lang w:val="es-ES"/>
        </w:rPr>
        <w:t>Comida</w:t>
      </w:r>
    </w:p>
    <w:p w:rsidR="0091127C" w:rsidRPr="000C3834" w:rsidRDefault="0091127C" w:rsidP="003E15F2">
      <w:pPr>
        <w:pStyle w:val="Prrafodelista"/>
        <w:numPr>
          <w:ilvl w:val="0"/>
          <w:numId w:val="12"/>
        </w:numPr>
        <w:rPr>
          <w:lang w:val="es-ES"/>
        </w:rPr>
      </w:pPr>
      <w:r w:rsidRPr="000C3834">
        <w:rPr>
          <w:lang w:val="es-ES"/>
        </w:rPr>
        <w:t>Regalos</w:t>
      </w:r>
    </w:p>
    <w:p w:rsidR="0091127C" w:rsidRPr="000C3834" w:rsidRDefault="0091127C" w:rsidP="003E15F2">
      <w:pPr>
        <w:pStyle w:val="Prrafodelista"/>
        <w:numPr>
          <w:ilvl w:val="0"/>
          <w:numId w:val="12"/>
        </w:numPr>
        <w:rPr>
          <w:lang w:val="es-ES"/>
        </w:rPr>
      </w:pPr>
      <w:r w:rsidRPr="000C3834">
        <w:rPr>
          <w:lang w:val="es-ES"/>
        </w:rPr>
        <w:t>Taxi</w:t>
      </w:r>
    </w:p>
    <w:p w:rsidR="0091127C" w:rsidRPr="000C3834" w:rsidRDefault="0091127C" w:rsidP="003E15F2">
      <w:pPr>
        <w:pStyle w:val="Prrafodelista"/>
        <w:numPr>
          <w:ilvl w:val="0"/>
          <w:numId w:val="12"/>
        </w:numPr>
        <w:rPr>
          <w:lang w:val="es-ES"/>
        </w:rPr>
      </w:pPr>
      <w:r w:rsidRPr="000C3834">
        <w:rPr>
          <w:lang w:val="es-ES"/>
        </w:rPr>
        <w:t>Servicios Técnicos y Domésticos</w:t>
      </w:r>
    </w:p>
    <w:p w:rsidR="0091127C" w:rsidRPr="000C3834" w:rsidRDefault="00F25898" w:rsidP="003E15F2">
      <w:pPr>
        <w:pStyle w:val="Prrafodelista"/>
        <w:numPr>
          <w:ilvl w:val="0"/>
          <w:numId w:val="12"/>
        </w:numPr>
        <w:rPr>
          <w:lang w:val="es-ES"/>
        </w:rPr>
      </w:pPr>
      <w:r w:rsidRPr="000C3834">
        <w:rPr>
          <w:lang w:val="es-ES"/>
        </w:rPr>
        <w:t>Alquiler</w:t>
      </w:r>
    </w:p>
    <w:p w:rsidR="00CF3224" w:rsidRPr="000C3834" w:rsidRDefault="00CF3224" w:rsidP="003E15F2">
      <w:pPr>
        <w:pStyle w:val="Prrafodelista"/>
        <w:numPr>
          <w:ilvl w:val="0"/>
          <w:numId w:val="12"/>
        </w:numPr>
        <w:rPr>
          <w:lang w:val="es-ES"/>
        </w:rPr>
      </w:pPr>
      <w:r w:rsidRPr="000C3834">
        <w:rPr>
          <w:lang w:val="es-ES"/>
        </w:rPr>
        <w:t>Belleza</w:t>
      </w:r>
    </w:p>
    <w:p w:rsidR="00CF3224" w:rsidRPr="000C3834" w:rsidRDefault="00CF3224" w:rsidP="003E15F2">
      <w:pPr>
        <w:pStyle w:val="Prrafodelista"/>
        <w:numPr>
          <w:ilvl w:val="0"/>
          <w:numId w:val="12"/>
        </w:numPr>
        <w:rPr>
          <w:lang w:val="es-ES"/>
        </w:rPr>
      </w:pPr>
      <w:r w:rsidRPr="000C3834">
        <w:rPr>
          <w:lang w:val="es-ES"/>
        </w:rPr>
        <w:t>Transportes y Viajes</w:t>
      </w:r>
    </w:p>
    <w:p w:rsidR="00CF3224" w:rsidRPr="000C3834" w:rsidRDefault="00CF3224" w:rsidP="003E15F2">
      <w:pPr>
        <w:pStyle w:val="Prrafodelista"/>
        <w:numPr>
          <w:ilvl w:val="0"/>
          <w:numId w:val="12"/>
        </w:numPr>
        <w:rPr>
          <w:lang w:val="es-ES"/>
        </w:rPr>
      </w:pPr>
      <w:r w:rsidRPr="000C3834">
        <w:rPr>
          <w:lang w:val="es-ES"/>
        </w:rPr>
        <w:t>Fiesta y Eventos</w:t>
      </w:r>
      <w:r w:rsidR="00881C43">
        <w:rPr>
          <w:lang w:val="es-ES"/>
        </w:rPr>
        <w:tab/>
      </w:r>
      <w:r w:rsidR="00881C43">
        <w:rPr>
          <w:lang w:val="es-ES"/>
        </w:rPr>
        <w:br/>
      </w:r>
    </w:p>
    <w:p w:rsidR="00A01E44" w:rsidRPr="000C3834" w:rsidRDefault="00825F69" w:rsidP="00825F69">
      <w:pPr>
        <w:jc w:val="center"/>
        <w:rPr>
          <w:b/>
          <w:lang w:val="es-ES"/>
        </w:rPr>
      </w:pPr>
      <w:r w:rsidRPr="000C3834">
        <w:rPr>
          <w:b/>
          <w:noProof/>
          <w:lang w:val="es-MX" w:eastAsia="es-MX"/>
        </w:rPr>
        <w:drawing>
          <wp:inline distT="0" distB="0" distL="0" distR="0" wp14:anchorId="7CC01B79" wp14:editId="70EAE372">
            <wp:extent cx="5396089" cy="42333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6230" cy="4233444"/>
                    </a:xfrm>
                    <a:prstGeom prst="rect">
                      <a:avLst/>
                    </a:prstGeom>
                    <a:noFill/>
                    <a:ln>
                      <a:noFill/>
                    </a:ln>
                  </pic:spPr>
                </pic:pic>
              </a:graphicData>
            </a:graphic>
          </wp:inline>
        </w:drawing>
      </w:r>
    </w:p>
    <w:p w:rsidR="00F25898" w:rsidRPr="000C3834" w:rsidRDefault="00825F69" w:rsidP="00FD13CE">
      <w:pPr>
        <w:pStyle w:val="Epgrafe"/>
        <w:jc w:val="center"/>
        <w:rPr>
          <w:color w:val="auto"/>
          <w:sz w:val="22"/>
          <w:lang w:val="es-ES"/>
        </w:rPr>
      </w:pPr>
      <w:bookmarkStart w:id="21" w:name="_Toc359178340"/>
      <w:r w:rsidRPr="000C3834">
        <w:rPr>
          <w:color w:val="auto"/>
          <w:sz w:val="22"/>
          <w:lang w:val="es-ES"/>
        </w:rPr>
        <w:t>Figura 1.</w:t>
      </w:r>
      <w:r w:rsidR="00365340">
        <w:rPr>
          <w:color w:val="auto"/>
          <w:sz w:val="22"/>
          <w:lang w:val="es-ES"/>
        </w:rPr>
        <w:t>9</w:t>
      </w:r>
      <w:r w:rsidRPr="000C3834">
        <w:rPr>
          <w:color w:val="auto"/>
          <w:sz w:val="22"/>
          <w:lang w:val="es-ES"/>
        </w:rPr>
        <w:t xml:space="preserve"> Página principal de </w:t>
      </w:r>
      <w:r w:rsidRPr="005A3966">
        <w:rPr>
          <w:i/>
          <w:color w:val="auto"/>
          <w:sz w:val="22"/>
          <w:lang w:val="es-ES"/>
        </w:rPr>
        <w:t>limadelivery.info</w:t>
      </w:r>
      <w:r w:rsidRPr="000C3834">
        <w:rPr>
          <w:color w:val="auto"/>
          <w:sz w:val="22"/>
          <w:lang w:val="es-ES"/>
        </w:rPr>
        <w:t xml:space="preserve"> [</w:t>
      </w:r>
      <w:r w:rsidR="000578A6">
        <w:rPr>
          <w:color w:val="auto"/>
          <w:sz w:val="22"/>
          <w:lang w:val="es-ES"/>
        </w:rPr>
        <w:t>LAD, 2013</w:t>
      </w:r>
      <w:r w:rsidRPr="000C3834">
        <w:rPr>
          <w:color w:val="auto"/>
          <w:sz w:val="22"/>
          <w:lang w:val="es-ES"/>
        </w:rPr>
        <w:t>]</w:t>
      </w:r>
      <w:bookmarkEnd w:id="21"/>
    </w:p>
    <w:p w:rsidR="004E622A" w:rsidRPr="000C3834" w:rsidRDefault="004E622A" w:rsidP="004E622A">
      <w:pPr>
        <w:rPr>
          <w:b/>
          <w:lang w:val="es-ES"/>
        </w:rPr>
      </w:pPr>
    </w:p>
    <w:p w:rsidR="001367B2" w:rsidRPr="000C3834" w:rsidRDefault="001367B2" w:rsidP="003E15F2">
      <w:pPr>
        <w:pStyle w:val="Prrafodelista"/>
        <w:numPr>
          <w:ilvl w:val="0"/>
          <w:numId w:val="7"/>
        </w:numPr>
        <w:ind w:left="426"/>
        <w:rPr>
          <w:b/>
          <w:lang w:val="es-ES"/>
        </w:rPr>
      </w:pPr>
      <w:r w:rsidRPr="000C3834">
        <w:rPr>
          <w:b/>
          <w:lang w:val="es-ES"/>
        </w:rPr>
        <w:t>Sedapal en Tu Hogar</w:t>
      </w:r>
    </w:p>
    <w:p w:rsidR="001367B2" w:rsidRPr="000C3834" w:rsidRDefault="001367B2" w:rsidP="00721614">
      <w:pPr>
        <w:rPr>
          <w:lang w:val="es-ES"/>
        </w:rPr>
      </w:pPr>
    </w:p>
    <w:p w:rsidR="0002162A" w:rsidRPr="000C3834" w:rsidRDefault="0039474F" w:rsidP="001B7B6A">
      <w:pPr>
        <w:ind w:firstLine="426"/>
        <w:rPr>
          <w:lang w:val="es-ES"/>
        </w:rPr>
      </w:pPr>
      <w:r w:rsidRPr="000C3834">
        <w:rPr>
          <w:lang w:val="es-ES"/>
        </w:rPr>
        <w:t>E</w:t>
      </w:r>
      <w:r w:rsidR="00A9152B" w:rsidRPr="000C3834">
        <w:rPr>
          <w:lang w:val="es-ES"/>
        </w:rPr>
        <w:t>sta p</w:t>
      </w:r>
      <w:r w:rsidRPr="000C3834">
        <w:rPr>
          <w:lang w:val="es-ES"/>
        </w:rPr>
        <w:t>lataforma ofrece a los clientes</w:t>
      </w:r>
      <w:r w:rsidR="00A9152B" w:rsidRPr="000C3834">
        <w:rPr>
          <w:lang w:val="es-ES"/>
        </w:rPr>
        <w:t xml:space="preserve"> serv</w:t>
      </w:r>
      <w:r w:rsidRPr="000C3834">
        <w:rPr>
          <w:lang w:val="es-ES"/>
        </w:rPr>
        <w:t>icio</w:t>
      </w:r>
      <w:r w:rsidR="00716453" w:rsidRPr="000C3834">
        <w:rPr>
          <w:lang w:val="es-ES"/>
        </w:rPr>
        <w:t>s</w:t>
      </w:r>
      <w:r w:rsidRPr="000C3834">
        <w:rPr>
          <w:lang w:val="es-ES"/>
        </w:rPr>
        <w:t xml:space="preserve"> de gasfitería con garantía</w:t>
      </w:r>
      <w:r w:rsidR="00A9152B" w:rsidRPr="000C3834">
        <w:rPr>
          <w:lang w:val="es-ES"/>
        </w:rPr>
        <w:t xml:space="preserve"> a través de atención personalizada para solucionar problemas de mantenimiento y reparación de las instalaciones sanitarias en hogares y oficinas </w:t>
      </w:r>
      <w:r w:rsidR="00AA3C3D" w:rsidRPr="000C3834">
        <w:rPr>
          <w:lang w:val="es-ES"/>
        </w:rPr>
        <w:t xml:space="preserve">mediante empresas que están asociadas </w:t>
      </w:r>
      <w:r w:rsidR="008C67DA" w:rsidRPr="000C3834">
        <w:rPr>
          <w:lang w:val="es-ES"/>
        </w:rPr>
        <w:t>y tienen convenios con</w:t>
      </w:r>
      <w:r w:rsidR="00AA3C3D" w:rsidRPr="000C3834">
        <w:rPr>
          <w:lang w:val="es-ES"/>
        </w:rPr>
        <w:t xml:space="preserve"> Sedapal </w:t>
      </w:r>
      <w:r w:rsidR="008C67DA" w:rsidRPr="000C3834">
        <w:rPr>
          <w:lang w:val="es-ES"/>
        </w:rPr>
        <w:t>[</w:t>
      </w:r>
      <w:r w:rsidR="000578A6">
        <w:rPr>
          <w:lang w:val="es-ES"/>
        </w:rPr>
        <w:t>SEDAPAL, 2013</w:t>
      </w:r>
      <w:r w:rsidR="008C67DA" w:rsidRPr="000C3834">
        <w:rPr>
          <w:lang w:val="es-ES"/>
        </w:rPr>
        <w:t xml:space="preserve">]. </w:t>
      </w:r>
      <w:r w:rsidR="00F863E7" w:rsidRPr="000C3834">
        <w:rPr>
          <w:lang w:val="es-ES"/>
        </w:rPr>
        <w:t>Gracias a esto, Sedapal garantiza que los servicios brindados serán de confianza y calidad.</w:t>
      </w:r>
      <w:r w:rsidR="0002162A" w:rsidRPr="000C3834">
        <w:rPr>
          <w:lang w:val="es-ES"/>
        </w:rPr>
        <w:t xml:space="preserve"> Entre </w:t>
      </w:r>
      <w:r w:rsidR="00716453" w:rsidRPr="000C3834">
        <w:rPr>
          <w:lang w:val="es-ES"/>
        </w:rPr>
        <w:t xml:space="preserve">estos </w:t>
      </w:r>
      <w:r w:rsidR="0002162A" w:rsidRPr="000C3834">
        <w:rPr>
          <w:lang w:val="es-ES"/>
        </w:rPr>
        <w:t>resaltan</w:t>
      </w:r>
      <w:r w:rsidR="009F3648" w:rsidRPr="000C3834">
        <w:rPr>
          <w:lang w:val="es-ES"/>
        </w:rPr>
        <w:t xml:space="preserve"> los siguientes</w:t>
      </w:r>
      <w:r w:rsidR="0002162A" w:rsidRPr="000C3834">
        <w:rPr>
          <w:lang w:val="es-ES"/>
        </w:rPr>
        <w:t>:</w:t>
      </w:r>
    </w:p>
    <w:p w:rsidR="0002162A" w:rsidRPr="000C3834" w:rsidRDefault="0002162A" w:rsidP="001B7B6A">
      <w:pPr>
        <w:ind w:firstLine="426"/>
        <w:rPr>
          <w:lang w:val="es-ES"/>
        </w:rPr>
      </w:pPr>
    </w:p>
    <w:p w:rsidR="0002162A" w:rsidRPr="000C3834" w:rsidRDefault="0002162A" w:rsidP="003E15F2">
      <w:pPr>
        <w:pStyle w:val="Prrafodelista"/>
        <w:numPr>
          <w:ilvl w:val="0"/>
          <w:numId w:val="12"/>
        </w:numPr>
        <w:ind w:left="426"/>
        <w:rPr>
          <w:lang w:val="es-ES"/>
        </w:rPr>
      </w:pPr>
      <w:r w:rsidRPr="000C3834">
        <w:rPr>
          <w:lang w:val="es-ES"/>
        </w:rPr>
        <w:t>Detección y reparación de fugas</w:t>
      </w:r>
    </w:p>
    <w:p w:rsidR="0002162A" w:rsidRPr="000C3834" w:rsidRDefault="0002162A" w:rsidP="003E15F2">
      <w:pPr>
        <w:pStyle w:val="Prrafodelista"/>
        <w:numPr>
          <w:ilvl w:val="0"/>
          <w:numId w:val="12"/>
        </w:numPr>
        <w:ind w:left="426"/>
        <w:rPr>
          <w:lang w:val="es-ES"/>
        </w:rPr>
      </w:pPr>
      <w:r w:rsidRPr="000C3834">
        <w:rPr>
          <w:lang w:val="es-ES"/>
        </w:rPr>
        <w:t>Inundaciones</w:t>
      </w:r>
    </w:p>
    <w:p w:rsidR="0002162A" w:rsidRPr="000C3834" w:rsidRDefault="0002162A" w:rsidP="003E15F2">
      <w:pPr>
        <w:pStyle w:val="Prrafodelista"/>
        <w:numPr>
          <w:ilvl w:val="0"/>
          <w:numId w:val="12"/>
        </w:numPr>
        <w:ind w:left="426"/>
        <w:rPr>
          <w:lang w:val="es-ES"/>
        </w:rPr>
      </w:pPr>
      <w:r w:rsidRPr="000C3834">
        <w:rPr>
          <w:lang w:val="es-ES"/>
        </w:rPr>
        <w:t>Desatoros internos</w:t>
      </w:r>
    </w:p>
    <w:p w:rsidR="0002162A" w:rsidRPr="000C3834" w:rsidRDefault="0002162A" w:rsidP="003E15F2">
      <w:pPr>
        <w:pStyle w:val="Prrafodelista"/>
        <w:numPr>
          <w:ilvl w:val="0"/>
          <w:numId w:val="12"/>
        </w:numPr>
        <w:ind w:left="426"/>
        <w:rPr>
          <w:lang w:val="es-ES"/>
        </w:rPr>
      </w:pPr>
      <w:r w:rsidRPr="000C3834">
        <w:rPr>
          <w:lang w:val="es-ES"/>
        </w:rPr>
        <w:t xml:space="preserve">Instalación de tuberías de agua y desagüe </w:t>
      </w:r>
    </w:p>
    <w:p w:rsidR="0002162A" w:rsidRPr="000C3834" w:rsidRDefault="0002162A" w:rsidP="001B7B6A">
      <w:pPr>
        <w:ind w:firstLine="426"/>
        <w:rPr>
          <w:lang w:val="es-ES"/>
        </w:rPr>
      </w:pPr>
    </w:p>
    <w:p w:rsidR="00A543E9" w:rsidRPr="000C3834" w:rsidRDefault="000B5430" w:rsidP="00A543E9">
      <w:pPr>
        <w:ind w:firstLine="426"/>
        <w:rPr>
          <w:lang w:val="es-ES"/>
        </w:rPr>
      </w:pPr>
      <w:r w:rsidRPr="000C3834">
        <w:rPr>
          <w:lang w:val="es-ES"/>
        </w:rPr>
        <w:lastRenderedPageBreak/>
        <w:t xml:space="preserve">Sedapal clasifica </w:t>
      </w:r>
      <w:r w:rsidR="00716453" w:rsidRPr="000C3834">
        <w:rPr>
          <w:lang w:val="es-ES"/>
        </w:rPr>
        <w:t>los</w:t>
      </w:r>
      <w:r w:rsidRPr="000C3834">
        <w:rPr>
          <w:lang w:val="es-ES"/>
        </w:rPr>
        <w:t xml:space="preserve"> tipos de servicios en 2 rubros: servicio personalizado, con el cual la atención al requerimiento se brinda en el lapso de las 24 horas previa programación, </w:t>
      </w:r>
      <w:r w:rsidR="00A543E9" w:rsidRPr="000C3834">
        <w:rPr>
          <w:lang w:val="es-ES"/>
        </w:rPr>
        <w:t>y</w:t>
      </w:r>
      <w:r w:rsidRPr="000C3834">
        <w:rPr>
          <w:lang w:val="es-ES"/>
        </w:rPr>
        <w:t xml:space="preserve"> servicio de emergencia donde la atención se da en el lapso de 1 hora</w:t>
      </w:r>
      <w:r w:rsidR="00A543E9" w:rsidRPr="000C3834">
        <w:rPr>
          <w:lang w:val="es-ES"/>
        </w:rPr>
        <w:t xml:space="preserve">. </w:t>
      </w:r>
    </w:p>
    <w:p w:rsidR="00F863E7" w:rsidRPr="000C3834" w:rsidRDefault="00F863E7" w:rsidP="001B7B6A">
      <w:pPr>
        <w:ind w:firstLine="426"/>
        <w:rPr>
          <w:lang w:val="es-ES"/>
        </w:rPr>
      </w:pPr>
    </w:p>
    <w:p w:rsidR="00F863E7" w:rsidRPr="000C3834" w:rsidRDefault="00F863E7" w:rsidP="001B7B6A">
      <w:pPr>
        <w:ind w:firstLine="426"/>
        <w:rPr>
          <w:lang w:val="es-ES"/>
        </w:rPr>
      </w:pPr>
      <w:r w:rsidRPr="000C3834">
        <w:rPr>
          <w:lang w:val="es-ES"/>
        </w:rPr>
        <w:t xml:space="preserve">Para solicitar </w:t>
      </w:r>
      <w:r w:rsidR="000B5430" w:rsidRPr="000C3834">
        <w:rPr>
          <w:lang w:val="es-ES"/>
        </w:rPr>
        <w:t>alguno de estos</w:t>
      </w:r>
      <w:r w:rsidRPr="000C3834">
        <w:rPr>
          <w:lang w:val="es-ES"/>
        </w:rPr>
        <w:t xml:space="preserve">, los clientes </w:t>
      </w:r>
      <w:r w:rsidR="00C63ABE" w:rsidRPr="000C3834">
        <w:rPr>
          <w:lang w:val="es-ES"/>
        </w:rPr>
        <w:t>se pueden comunicar telefónicamente con</w:t>
      </w:r>
      <w:r w:rsidRPr="000C3834">
        <w:rPr>
          <w:lang w:val="es-ES"/>
        </w:rPr>
        <w:t xml:space="preserve"> Sedapal </w:t>
      </w:r>
      <w:r w:rsidR="000B5430" w:rsidRPr="000C3834">
        <w:rPr>
          <w:lang w:val="es-ES"/>
        </w:rPr>
        <w:t>y hacer el pedido respectivo</w:t>
      </w:r>
      <w:r w:rsidRPr="000C3834">
        <w:rPr>
          <w:lang w:val="es-ES"/>
        </w:rPr>
        <w:t xml:space="preserve">, o sino también pueden hacerlo directamente desde la página web del sistema mediante el cual completan un formulario y esperan a que </w:t>
      </w:r>
      <w:r w:rsidR="00686ADC" w:rsidRPr="000C3834">
        <w:rPr>
          <w:lang w:val="es-ES"/>
        </w:rPr>
        <w:t>un gestor de servicios</w:t>
      </w:r>
      <w:r w:rsidRPr="000C3834">
        <w:rPr>
          <w:lang w:val="es-ES"/>
        </w:rPr>
        <w:t xml:space="preserve"> se ponga en contacto con ellos</w:t>
      </w:r>
      <w:r w:rsidR="00686ADC" w:rsidRPr="000C3834">
        <w:rPr>
          <w:lang w:val="es-ES"/>
        </w:rPr>
        <w:t xml:space="preserve"> para brindarle una atención personalizada</w:t>
      </w:r>
      <w:r w:rsidR="00BE130D" w:rsidRPr="000C3834">
        <w:rPr>
          <w:lang w:val="es-ES"/>
        </w:rPr>
        <w:t>. Tiene como inconveniente que l</w:t>
      </w:r>
      <w:r w:rsidR="00686ADC" w:rsidRPr="000C3834">
        <w:rPr>
          <w:lang w:val="es-ES"/>
        </w:rPr>
        <w:t xml:space="preserve">a atención no es inmediata </w:t>
      </w:r>
      <w:r w:rsidR="00BE130D" w:rsidRPr="000C3834">
        <w:rPr>
          <w:lang w:val="es-ES"/>
        </w:rPr>
        <w:t>sino que se debe esperar a que Sedapal responda a la solicitud y se ponga en contacto con el cliente</w:t>
      </w:r>
      <w:r w:rsidR="00686ADC" w:rsidRPr="000C3834">
        <w:rPr>
          <w:lang w:val="es-ES"/>
        </w:rPr>
        <w:t>.</w:t>
      </w:r>
    </w:p>
    <w:p w:rsidR="00BE130D" w:rsidRPr="000C3834" w:rsidRDefault="00BE130D" w:rsidP="001B7B6A">
      <w:pPr>
        <w:ind w:firstLine="426"/>
        <w:rPr>
          <w:lang w:val="es-ES"/>
        </w:rPr>
      </w:pPr>
    </w:p>
    <w:p w:rsidR="001B7B6A" w:rsidRPr="000C3834" w:rsidRDefault="00016BB3" w:rsidP="00016BB3">
      <w:pPr>
        <w:jc w:val="center"/>
        <w:rPr>
          <w:lang w:val="es-ES"/>
        </w:rPr>
      </w:pPr>
      <w:r w:rsidRPr="000C3834">
        <w:rPr>
          <w:noProof/>
          <w:lang w:val="es-MX" w:eastAsia="es-MX"/>
        </w:rPr>
        <w:drawing>
          <wp:inline distT="0" distB="0" distL="0" distR="0" wp14:anchorId="7E247B3B" wp14:editId="58987926">
            <wp:extent cx="5396230" cy="32283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6230" cy="3228340"/>
                    </a:xfrm>
                    <a:prstGeom prst="rect">
                      <a:avLst/>
                    </a:prstGeom>
                    <a:noFill/>
                    <a:ln>
                      <a:noFill/>
                    </a:ln>
                  </pic:spPr>
                </pic:pic>
              </a:graphicData>
            </a:graphic>
          </wp:inline>
        </w:drawing>
      </w:r>
    </w:p>
    <w:p w:rsidR="00016BB3" w:rsidRPr="000C3834" w:rsidRDefault="00016BB3" w:rsidP="00FD13CE">
      <w:pPr>
        <w:pStyle w:val="Epgrafe"/>
        <w:jc w:val="center"/>
        <w:rPr>
          <w:color w:val="auto"/>
          <w:sz w:val="22"/>
          <w:lang w:val="es-ES"/>
        </w:rPr>
      </w:pPr>
      <w:bookmarkStart w:id="22" w:name="_Toc359178341"/>
      <w:r w:rsidRPr="000C3834">
        <w:rPr>
          <w:color w:val="auto"/>
          <w:sz w:val="22"/>
          <w:lang w:val="es-ES"/>
        </w:rPr>
        <w:t>Figura 1.</w:t>
      </w:r>
      <w:r w:rsidR="00365340">
        <w:rPr>
          <w:color w:val="auto"/>
          <w:sz w:val="22"/>
          <w:lang w:val="es-ES"/>
        </w:rPr>
        <w:t>10</w:t>
      </w:r>
      <w:r w:rsidRPr="000C3834">
        <w:rPr>
          <w:color w:val="auto"/>
          <w:sz w:val="22"/>
          <w:lang w:val="es-ES"/>
        </w:rPr>
        <w:t xml:space="preserve"> Página principal de </w:t>
      </w:r>
      <w:r w:rsidRPr="005A3966">
        <w:rPr>
          <w:i/>
          <w:color w:val="auto"/>
          <w:sz w:val="22"/>
          <w:lang w:val="es-ES"/>
        </w:rPr>
        <w:t>Sedapal en su hogar</w:t>
      </w:r>
      <w:r w:rsidRPr="000C3834">
        <w:rPr>
          <w:color w:val="auto"/>
          <w:sz w:val="22"/>
          <w:lang w:val="es-ES"/>
        </w:rPr>
        <w:t xml:space="preserve"> [</w:t>
      </w:r>
      <w:r w:rsidR="000578A6" w:rsidRPr="000578A6">
        <w:rPr>
          <w:color w:val="auto"/>
          <w:sz w:val="22"/>
          <w:lang w:val="es-ES"/>
        </w:rPr>
        <w:t>SEDAPAL</w:t>
      </w:r>
      <w:r w:rsidR="000578A6">
        <w:rPr>
          <w:color w:val="auto"/>
          <w:sz w:val="22"/>
          <w:lang w:val="es-ES"/>
        </w:rPr>
        <w:t>, 2013</w:t>
      </w:r>
      <w:r w:rsidRPr="000C3834">
        <w:rPr>
          <w:color w:val="auto"/>
          <w:sz w:val="22"/>
          <w:lang w:val="es-ES"/>
        </w:rPr>
        <w:t>]</w:t>
      </w:r>
      <w:bookmarkEnd w:id="22"/>
    </w:p>
    <w:p w:rsidR="00B9427F" w:rsidRPr="000C3834" w:rsidRDefault="00B9427F" w:rsidP="00721614">
      <w:pPr>
        <w:rPr>
          <w:lang w:val="es-ES"/>
        </w:rPr>
      </w:pPr>
    </w:p>
    <w:p w:rsidR="00721614" w:rsidRPr="000C3834" w:rsidRDefault="00721614" w:rsidP="00721614">
      <w:pPr>
        <w:pStyle w:val="Ttulo2"/>
        <w:rPr>
          <w:lang w:val="es-ES"/>
        </w:rPr>
      </w:pPr>
      <w:bookmarkStart w:id="23" w:name="_Toc359178293"/>
      <w:r w:rsidRPr="000C3834">
        <w:rPr>
          <w:lang w:val="es-ES"/>
        </w:rPr>
        <w:t>Formas aproximadas de resolver el problema</w:t>
      </w:r>
      <w:bookmarkEnd w:id="23"/>
    </w:p>
    <w:p w:rsidR="00314625" w:rsidRPr="000C3834" w:rsidRDefault="00314625" w:rsidP="00A557E4">
      <w:pPr>
        <w:rPr>
          <w:lang w:val="es-ES"/>
        </w:rPr>
      </w:pPr>
    </w:p>
    <w:p w:rsidR="00314625" w:rsidRPr="000C3834" w:rsidRDefault="00314625" w:rsidP="00A557E4">
      <w:pPr>
        <w:rPr>
          <w:lang w:val="es-ES"/>
        </w:rPr>
      </w:pPr>
      <w:r w:rsidRPr="000C3834">
        <w:rPr>
          <w:lang w:val="es-ES"/>
        </w:rPr>
        <w:t xml:space="preserve">En esta sección, se presentarán </w:t>
      </w:r>
      <w:r w:rsidR="00AC7C06" w:rsidRPr="000C3834">
        <w:rPr>
          <w:lang w:val="es-ES"/>
        </w:rPr>
        <w:t xml:space="preserve">cuatro </w:t>
      </w:r>
      <w:r w:rsidR="00A73396" w:rsidRPr="000C3834">
        <w:rPr>
          <w:lang w:val="es-ES"/>
        </w:rPr>
        <w:t xml:space="preserve">soluciones que </w:t>
      </w:r>
      <w:r w:rsidR="00AC7C06" w:rsidRPr="000C3834">
        <w:rPr>
          <w:lang w:val="es-ES"/>
        </w:rPr>
        <w:t>también resuelven parte de la problemática. Las dos primeras son páginas que le permiten al cliente interesado ponerse en contacto con un proveedor mediante una solicitud de presupuesto. Por su parte, la tercera solución provee un espacio gratuito para el anuncio y está orientado a pequeñas empresas (pymes). La cuarta solución consiste en un</w:t>
      </w:r>
      <w:r w:rsidR="006C15FE" w:rsidRPr="000C3834">
        <w:rPr>
          <w:lang w:val="es-ES"/>
        </w:rPr>
        <w:t>a</w:t>
      </w:r>
      <w:r w:rsidR="00AC7C06" w:rsidRPr="000C3834">
        <w:rPr>
          <w:lang w:val="es-ES"/>
        </w:rPr>
        <w:t xml:space="preserve"> página de anuncios clasificados de todo tipo. </w:t>
      </w:r>
    </w:p>
    <w:p w:rsidR="00510435" w:rsidRPr="000C3834" w:rsidRDefault="00510435" w:rsidP="00A557E4">
      <w:pPr>
        <w:rPr>
          <w:lang w:val="es-ES"/>
        </w:rPr>
      </w:pPr>
    </w:p>
    <w:p w:rsidR="00A557E4" w:rsidRPr="000C3834" w:rsidRDefault="00A557E4" w:rsidP="00A557E4">
      <w:pPr>
        <w:rPr>
          <w:lang w:val="es-ES"/>
        </w:rPr>
      </w:pPr>
    </w:p>
    <w:p w:rsidR="00A557E4" w:rsidRPr="000C3834" w:rsidRDefault="00C9625E" w:rsidP="003E15F2">
      <w:pPr>
        <w:pStyle w:val="Prrafodelista"/>
        <w:numPr>
          <w:ilvl w:val="0"/>
          <w:numId w:val="7"/>
        </w:numPr>
        <w:ind w:left="426"/>
        <w:rPr>
          <w:b/>
          <w:lang w:val="es-ES"/>
        </w:rPr>
      </w:pPr>
      <w:r w:rsidRPr="000C3834">
        <w:rPr>
          <w:b/>
          <w:lang w:val="es-ES"/>
        </w:rPr>
        <w:t>Quotatis.es</w:t>
      </w:r>
    </w:p>
    <w:p w:rsidR="00E9208F" w:rsidRPr="000C3834" w:rsidRDefault="00E9208F" w:rsidP="00E9208F">
      <w:pPr>
        <w:ind w:left="426"/>
        <w:rPr>
          <w:lang w:val="es-ES"/>
        </w:rPr>
      </w:pPr>
    </w:p>
    <w:p w:rsidR="00E9208F" w:rsidRPr="000C3834" w:rsidRDefault="004715B5" w:rsidP="00E9208F">
      <w:pPr>
        <w:ind w:firstLine="426"/>
        <w:rPr>
          <w:lang w:val="es-ES"/>
        </w:rPr>
      </w:pPr>
      <w:r w:rsidRPr="000C3834">
        <w:rPr>
          <w:lang w:val="es-ES"/>
        </w:rPr>
        <w:t>P</w:t>
      </w:r>
      <w:r w:rsidR="00E9208F" w:rsidRPr="000C3834">
        <w:rPr>
          <w:lang w:val="es-ES"/>
        </w:rPr>
        <w:t xml:space="preserve">ágina web </w:t>
      </w:r>
      <w:r w:rsidR="00444AB8" w:rsidRPr="000C3834">
        <w:rPr>
          <w:lang w:val="es-ES"/>
        </w:rPr>
        <w:t xml:space="preserve">española </w:t>
      </w:r>
      <w:r w:rsidR="00E9208F" w:rsidRPr="000C3834">
        <w:rPr>
          <w:lang w:val="es-ES"/>
        </w:rPr>
        <w:t xml:space="preserve">que permite poner en contacto a </w:t>
      </w:r>
      <w:r w:rsidR="00A80056" w:rsidRPr="000C3834">
        <w:rPr>
          <w:lang w:val="es-ES"/>
        </w:rPr>
        <w:t>los clientes</w:t>
      </w:r>
      <w:r w:rsidR="00444AB8" w:rsidRPr="000C3834">
        <w:rPr>
          <w:lang w:val="es-ES"/>
        </w:rPr>
        <w:t xml:space="preserve"> </w:t>
      </w:r>
      <w:r w:rsidR="00E9208F" w:rsidRPr="000C3834">
        <w:rPr>
          <w:lang w:val="es-ES"/>
        </w:rPr>
        <w:t xml:space="preserve">con profesionales de servicios </w:t>
      </w:r>
      <w:r w:rsidRPr="000C3834">
        <w:rPr>
          <w:lang w:val="es-ES"/>
        </w:rPr>
        <w:t xml:space="preserve">orientados a </w:t>
      </w:r>
      <w:r w:rsidR="00A87A23" w:rsidRPr="000C3834">
        <w:rPr>
          <w:lang w:val="es-ES"/>
        </w:rPr>
        <w:t>hogares</w:t>
      </w:r>
      <w:r w:rsidRPr="000C3834">
        <w:rPr>
          <w:lang w:val="es-ES"/>
        </w:rPr>
        <w:t xml:space="preserve"> </w:t>
      </w:r>
      <w:r w:rsidR="00E9208F" w:rsidRPr="000C3834">
        <w:rPr>
          <w:lang w:val="es-ES"/>
        </w:rPr>
        <w:t>[</w:t>
      </w:r>
      <w:r w:rsidR="00162152">
        <w:rPr>
          <w:lang w:val="es-ES"/>
        </w:rPr>
        <w:t>QUOT, 2007</w:t>
      </w:r>
      <w:r w:rsidR="00E9208F" w:rsidRPr="000C3834">
        <w:rPr>
          <w:lang w:val="es-ES"/>
        </w:rPr>
        <w:t>].</w:t>
      </w:r>
      <w:r w:rsidRPr="000C3834">
        <w:rPr>
          <w:lang w:val="es-ES"/>
        </w:rPr>
        <w:t xml:space="preserve"> Fue creada por la empresa del mismo nombre</w:t>
      </w:r>
      <w:r w:rsidR="00444AB8" w:rsidRPr="000C3834">
        <w:rPr>
          <w:lang w:val="es-ES"/>
        </w:rPr>
        <w:t xml:space="preserve"> en el 2007 y tiene presencia además en otros países europeos como Francia, Reino Unido, Bélgica y Alemania.</w:t>
      </w:r>
    </w:p>
    <w:p w:rsidR="00444AB8" w:rsidRPr="000C3834" w:rsidRDefault="00444AB8" w:rsidP="00E9208F">
      <w:pPr>
        <w:ind w:firstLine="426"/>
        <w:rPr>
          <w:lang w:val="es-ES"/>
        </w:rPr>
      </w:pPr>
    </w:p>
    <w:p w:rsidR="0098016F" w:rsidRPr="000C3834" w:rsidRDefault="0013073D" w:rsidP="00E9208F">
      <w:pPr>
        <w:ind w:firstLine="426"/>
        <w:rPr>
          <w:lang w:val="es-ES"/>
        </w:rPr>
      </w:pPr>
      <w:r w:rsidRPr="000C3834">
        <w:rPr>
          <w:lang w:val="es-ES"/>
        </w:rPr>
        <w:lastRenderedPageBreak/>
        <w:t xml:space="preserve">La empresa actúa como intermediario entre los clientes interesados y las empresas que proveen servicios ya que le </w:t>
      </w:r>
      <w:r w:rsidR="00E14C6C" w:rsidRPr="000C3834">
        <w:rPr>
          <w:lang w:val="es-ES"/>
        </w:rPr>
        <w:t>permite</w:t>
      </w:r>
      <w:r w:rsidRPr="000C3834">
        <w:rPr>
          <w:lang w:val="es-ES"/>
        </w:rPr>
        <w:t xml:space="preserve"> al usuario mandar solicitudes de presupuestos online </w:t>
      </w:r>
      <w:r w:rsidR="00923362" w:rsidRPr="000C3834">
        <w:rPr>
          <w:lang w:val="es-ES"/>
        </w:rPr>
        <w:t xml:space="preserve">los cuales Quotatis validará previamente y </w:t>
      </w:r>
      <w:r w:rsidR="00CB3296" w:rsidRPr="000C3834">
        <w:rPr>
          <w:lang w:val="es-ES"/>
        </w:rPr>
        <w:t xml:space="preserve">publicará en una sección especial para que los </w:t>
      </w:r>
      <w:r w:rsidR="00A87A23" w:rsidRPr="000C3834">
        <w:rPr>
          <w:lang w:val="es-ES"/>
        </w:rPr>
        <w:t xml:space="preserve">distintos </w:t>
      </w:r>
      <w:r w:rsidR="00923362" w:rsidRPr="000C3834">
        <w:rPr>
          <w:lang w:val="es-ES"/>
        </w:rPr>
        <w:t>proveedores</w:t>
      </w:r>
      <w:r w:rsidR="00A87A23" w:rsidRPr="000C3834">
        <w:rPr>
          <w:lang w:val="es-ES"/>
        </w:rPr>
        <w:t xml:space="preserve"> </w:t>
      </w:r>
      <w:r w:rsidR="00CB3296" w:rsidRPr="000C3834">
        <w:rPr>
          <w:lang w:val="es-ES"/>
        </w:rPr>
        <w:t xml:space="preserve">registrados </w:t>
      </w:r>
      <w:r w:rsidR="00A87A23" w:rsidRPr="000C3834">
        <w:rPr>
          <w:lang w:val="es-ES"/>
        </w:rPr>
        <w:t xml:space="preserve">que ofrezcan esos servicios </w:t>
      </w:r>
      <w:r w:rsidR="00CB3296" w:rsidRPr="000C3834">
        <w:rPr>
          <w:lang w:val="es-ES"/>
        </w:rPr>
        <w:t xml:space="preserve">puedan </w:t>
      </w:r>
      <w:r w:rsidR="00A87A23" w:rsidRPr="000C3834">
        <w:rPr>
          <w:lang w:val="es-ES"/>
        </w:rPr>
        <w:t>elegir aquellos presupuestos que pueden satisfacer</w:t>
      </w:r>
      <w:r w:rsidR="00923362" w:rsidRPr="000C3834">
        <w:rPr>
          <w:lang w:val="es-ES"/>
        </w:rPr>
        <w:t>, estableciendo así el contacto entre cliente-proveedor.</w:t>
      </w:r>
      <w:r w:rsidR="0098016F" w:rsidRPr="000C3834">
        <w:rPr>
          <w:lang w:val="es-ES"/>
        </w:rPr>
        <w:t xml:space="preserve"> Quotatis ofrece las siguientes funcionalidades:</w:t>
      </w:r>
    </w:p>
    <w:p w:rsidR="009068A1" w:rsidRPr="000C3834" w:rsidRDefault="009068A1" w:rsidP="00E9208F">
      <w:pPr>
        <w:ind w:firstLine="426"/>
        <w:rPr>
          <w:lang w:val="es-ES"/>
        </w:rPr>
      </w:pPr>
    </w:p>
    <w:p w:rsidR="0098016F" w:rsidRPr="000C3834" w:rsidRDefault="0098016F" w:rsidP="0098016F">
      <w:pPr>
        <w:rPr>
          <w:lang w:val="es-ES"/>
        </w:rPr>
      </w:pPr>
      <w:r w:rsidRPr="000C3834">
        <w:rPr>
          <w:u w:val="single"/>
          <w:lang w:val="es-ES"/>
        </w:rPr>
        <w:t>A clientes</w:t>
      </w:r>
      <w:r w:rsidRPr="000C3834">
        <w:rPr>
          <w:lang w:val="es-ES"/>
        </w:rPr>
        <w:t>:</w:t>
      </w:r>
    </w:p>
    <w:p w:rsidR="0098016F" w:rsidRPr="000C3834" w:rsidRDefault="0098016F" w:rsidP="0098016F">
      <w:pPr>
        <w:rPr>
          <w:lang w:val="es-ES"/>
        </w:rPr>
      </w:pPr>
    </w:p>
    <w:p w:rsidR="0098016F" w:rsidRPr="000C3834" w:rsidRDefault="0098016F" w:rsidP="003E15F2">
      <w:pPr>
        <w:pStyle w:val="Prrafodelista"/>
        <w:numPr>
          <w:ilvl w:val="0"/>
          <w:numId w:val="8"/>
        </w:numPr>
        <w:rPr>
          <w:lang w:val="es-ES"/>
        </w:rPr>
      </w:pPr>
      <w:r w:rsidRPr="000C3834">
        <w:rPr>
          <w:lang w:val="es-ES"/>
        </w:rPr>
        <w:t>Conectarlos con proveedores de acuerdo al proyecto que buscan.</w:t>
      </w:r>
    </w:p>
    <w:p w:rsidR="0098016F" w:rsidRPr="000C3834" w:rsidRDefault="0098016F" w:rsidP="003E15F2">
      <w:pPr>
        <w:pStyle w:val="Prrafodelista"/>
        <w:numPr>
          <w:ilvl w:val="0"/>
          <w:numId w:val="8"/>
        </w:numPr>
        <w:rPr>
          <w:lang w:val="es-ES"/>
        </w:rPr>
      </w:pPr>
      <w:r w:rsidRPr="000C3834">
        <w:rPr>
          <w:lang w:val="es-ES"/>
        </w:rPr>
        <w:t xml:space="preserve">Recibir sus solicitudes de presupuesto las 24 horas del día, los 7 días de la semana, y </w:t>
      </w:r>
      <w:r w:rsidR="000D3511" w:rsidRPr="000C3834">
        <w:rPr>
          <w:lang w:val="es-ES"/>
        </w:rPr>
        <w:t xml:space="preserve">hacérselas llegar </w:t>
      </w:r>
      <w:r w:rsidRPr="000C3834">
        <w:rPr>
          <w:lang w:val="es-ES"/>
        </w:rPr>
        <w:t xml:space="preserve">a </w:t>
      </w:r>
      <w:r w:rsidR="007177DD" w:rsidRPr="000C3834">
        <w:rPr>
          <w:lang w:val="es-ES"/>
        </w:rPr>
        <w:t>los proveedores</w:t>
      </w:r>
      <w:r w:rsidRPr="000C3834">
        <w:rPr>
          <w:lang w:val="es-ES"/>
        </w:rPr>
        <w:t>.</w:t>
      </w:r>
    </w:p>
    <w:p w:rsidR="0098016F" w:rsidRPr="000C3834" w:rsidRDefault="0098016F" w:rsidP="003E15F2">
      <w:pPr>
        <w:pStyle w:val="Prrafodelista"/>
        <w:numPr>
          <w:ilvl w:val="0"/>
          <w:numId w:val="8"/>
        </w:numPr>
        <w:rPr>
          <w:lang w:val="es-ES"/>
        </w:rPr>
      </w:pPr>
      <w:r w:rsidRPr="000C3834">
        <w:rPr>
          <w:lang w:val="es-ES"/>
        </w:rPr>
        <w:t>No cobrar ninguna comisión sobre las ventas efectuadas por las empresas.</w:t>
      </w:r>
    </w:p>
    <w:p w:rsidR="0098016F" w:rsidRPr="000C3834" w:rsidRDefault="0098016F" w:rsidP="003E15F2">
      <w:pPr>
        <w:pStyle w:val="Prrafodelista"/>
        <w:numPr>
          <w:ilvl w:val="0"/>
          <w:numId w:val="8"/>
        </w:numPr>
        <w:rPr>
          <w:lang w:val="es-ES"/>
        </w:rPr>
      </w:pPr>
      <w:r w:rsidRPr="000C3834">
        <w:rPr>
          <w:lang w:val="es-ES"/>
        </w:rPr>
        <w:t>Servicio 100% gratuito</w:t>
      </w:r>
      <w:r w:rsidR="00A80056" w:rsidRPr="000C3834">
        <w:rPr>
          <w:lang w:val="es-ES"/>
        </w:rPr>
        <w:t xml:space="preserve"> para el cliente</w:t>
      </w:r>
    </w:p>
    <w:p w:rsidR="00510435" w:rsidRPr="000C3834" w:rsidRDefault="00510435" w:rsidP="00510435">
      <w:pPr>
        <w:pStyle w:val="Prrafodelista"/>
        <w:rPr>
          <w:lang w:val="es-ES"/>
        </w:rPr>
      </w:pPr>
    </w:p>
    <w:p w:rsidR="0098016F" w:rsidRPr="000C3834" w:rsidRDefault="0098016F" w:rsidP="0098016F">
      <w:pPr>
        <w:rPr>
          <w:lang w:val="es-ES"/>
        </w:rPr>
      </w:pPr>
      <w:r w:rsidRPr="000C3834">
        <w:rPr>
          <w:u w:val="single"/>
          <w:lang w:val="es-ES"/>
        </w:rPr>
        <w:t>A proveedores</w:t>
      </w:r>
      <w:r w:rsidRPr="000C3834">
        <w:rPr>
          <w:lang w:val="es-ES"/>
        </w:rPr>
        <w:t>:</w:t>
      </w:r>
    </w:p>
    <w:p w:rsidR="00A80056" w:rsidRPr="000C3834" w:rsidRDefault="00A80056" w:rsidP="0098016F">
      <w:pPr>
        <w:rPr>
          <w:lang w:val="es-ES"/>
        </w:rPr>
      </w:pPr>
    </w:p>
    <w:p w:rsidR="00A80056" w:rsidRPr="000C3834" w:rsidRDefault="00A80056" w:rsidP="003E15F2">
      <w:pPr>
        <w:pStyle w:val="Prrafodelista"/>
        <w:numPr>
          <w:ilvl w:val="0"/>
          <w:numId w:val="8"/>
        </w:numPr>
        <w:rPr>
          <w:lang w:val="es-ES"/>
        </w:rPr>
      </w:pPr>
      <w:r w:rsidRPr="000C3834">
        <w:rPr>
          <w:lang w:val="es-ES"/>
        </w:rPr>
        <w:t>Ponerle en contacto y transmitirle las solicitudes de presupuesto de potenciales clientes</w:t>
      </w:r>
      <w:r w:rsidR="00A87A23" w:rsidRPr="000C3834">
        <w:rPr>
          <w:lang w:val="es-ES"/>
        </w:rPr>
        <w:t xml:space="preserve"> que requieran servicios</w:t>
      </w:r>
      <w:r w:rsidRPr="000C3834">
        <w:rPr>
          <w:lang w:val="es-ES"/>
        </w:rPr>
        <w:t>.</w:t>
      </w:r>
    </w:p>
    <w:p w:rsidR="00A80056" w:rsidRPr="000C3834" w:rsidRDefault="00A80056" w:rsidP="003E15F2">
      <w:pPr>
        <w:pStyle w:val="Prrafodelista"/>
        <w:numPr>
          <w:ilvl w:val="0"/>
          <w:numId w:val="8"/>
        </w:numPr>
        <w:rPr>
          <w:lang w:val="es-ES"/>
        </w:rPr>
      </w:pPr>
      <w:r w:rsidRPr="000C3834">
        <w:rPr>
          <w:lang w:val="es-ES"/>
        </w:rPr>
        <w:t>Limitar a tres el número de empresas contactadas por cada solicitud de presupuesto</w:t>
      </w:r>
      <w:r w:rsidR="001C7B6D" w:rsidRPr="000C3834">
        <w:rPr>
          <w:lang w:val="es-ES"/>
        </w:rPr>
        <w:t xml:space="preserve"> con lo que se establecen oportunidades equitativas de contacto</w:t>
      </w:r>
      <w:r w:rsidR="00A541F4" w:rsidRPr="000C3834">
        <w:rPr>
          <w:lang w:val="es-ES"/>
        </w:rPr>
        <w:t xml:space="preserve"> para todos los proveedores</w:t>
      </w:r>
      <w:r w:rsidRPr="000C3834">
        <w:rPr>
          <w:lang w:val="es-ES"/>
        </w:rPr>
        <w:t>.</w:t>
      </w:r>
    </w:p>
    <w:p w:rsidR="00A80056" w:rsidRPr="000C3834" w:rsidRDefault="00A80056" w:rsidP="003E15F2">
      <w:pPr>
        <w:pStyle w:val="Prrafodelista"/>
        <w:numPr>
          <w:ilvl w:val="0"/>
          <w:numId w:val="8"/>
        </w:numPr>
        <w:rPr>
          <w:lang w:val="es-ES"/>
        </w:rPr>
      </w:pPr>
      <w:r w:rsidRPr="000C3834">
        <w:rPr>
          <w:lang w:val="es-ES"/>
        </w:rPr>
        <w:t>No cobrar ninguna comisión sobre el importe total de las ventas efectuadas por su empresa, pero sí por cada solicitud de presupuesto reenviada</w:t>
      </w:r>
      <w:r w:rsidR="00540873" w:rsidRPr="000C3834">
        <w:rPr>
          <w:lang w:val="es-ES"/>
        </w:rPr>
        <w:t xml:space="preserve"> y aceptada por el proveedor</w:t>
      </w:r>
      <w:r w:rsidRPr="000C3834">
        <w:rPr>
          <w:lang w:val="es-ES"/>
        </w:rPr>
        <w:t>.</w:t>
      </w:r>
    </w:p>
    <w:p w:rsidR="00A80056" w:rsidRPr="000C3834" w:rsidRDefault="00A80056" w:rsidP="00A80056">
      <w:pPr>
        <w:pStyle w:val="Prrafodelista"/>
        <w:rPr>
          <w:lang w:val="es-ES"/>
        </w:rPr>
      </w:pPr>
    </w:p>
    <w:p w:rsidR="00E9208F" w:rsidRPr="000C3834" w:rsidRDefault="00966110" w:rsidP="00E9208F">
      <w:pPr>
        <w:rPr>
          <w:lang w:val="es-ES"/>
        </w:rPr>
      </w:pPr>
      <w:r w:rsidRPr="000C3834">
        <w:rPr>
          <w:lang w:val="es-ES"/>
        </w:rPr>
        <w:t>Entre las principales categorías de servicios que manejan se encuentran:</w:t>
      </w:r>
    </w:p>
    <w:p w:rsidR="00E61EE8" w:rsidRPr="000C3834" w:rsidRDefault="00E61EE8" w:rsidP="00E9208F">
      <w:pPr>
        <w:rPr>
          <w:lang w:val="es-ES"/>
        </w:rPr>
      </w:pPr>
    </w:p>
    <w:p w:rsidR="00E61EE8" w:rsidRPr="000C3834" w:rsidRDefault="00E14C6C" w:rsidP="003E15F2">
      <w:pPr>
        <w:pStyle w:val="Prrafodelista"/>
        <w:numPr>
          <w:ilvl w:val="0"/>
          <w:numId w:val="9"/>
        </w:numPr>
        <w:rPr>
          <w:lang w:val="es-ES"/>
        </w:rPr>
      </w:pPr>
      <w:r w:rsidRPr="000C3834">
        <w:rPr>
          <w:lang w:val="es-ES"/>
        </w:rPr>
        <w:t>Obras y r</w:t>
      </w:r>
      <w:r w:rsidR="00E61EE8" w:rsidRPr="000C3834">
        <w:rPr>
          <w:lang w:val="es-ES"/>
        </w:rPr>
        <w:t>eformas</w:t>
      </w:r>
    </w:p>
    <w:p w:rsidR="002E62CD" w:rsidRPr="000C3834" w:rsidRDefault="00E61EE8" w:rsidP="003E15F2">
      <w:pPr>
        <w:pStyle w:val="Prrafodelista"/>
        <w:numPr>
          <w:ilvl w:val="0"/>
          <w:numId w:val="9"/>
        </w:numPr>
        <w:rPr>
          <w:lang w:val="es-ES"/>
        </w:rPr>
      </w:pPr>
      <w:r w:rsidRPr="000C3834">
        <w:rPr>
          <w:lang w:val="es-ES"/>
        </w:rPr>
        <w:t>L</w:t>
      </w:r>
      <w:r w:rsidR="00966110" w:rsidRPr="000C3834">
        <w:rPr>
          <w:lang w:val="es-ES"/>
        </w:rPr>
        <w:t>impieza</w:t>
      </w:r>
    </w:p>
    <w:p w:rsidR="00E61EE8" w:rsidRPr="000C3834" w:rsidRDefault="00E61EE8" w:rsidP="003E15F2">
      <w:pPr>
        <w:pStyle w:val="Prrafodelista"/>
        <w:numPr>
          <w:ilvl w:val="0"/>
          <w:numId w:val="9"/>
        </w:numPr>
        <w:rPr>
          <w:lang w:val="es-ES"/>
        </w:rPr>
      </w:pPr>
      <w:r w:rsidRPr="000C3834">
        <w:rPr>
          <w:lang w:val="es-ES"/>
        </w:rPr>
        <w:t>M</w:t>
      </w:r>
      <w:r w:rsidR="00966110" w:rsidRPr="000C3834">
        <w:rPr>
          <w:lang w:val="es-ES"/>
        </w:rPr>
        <w:t>antenimiento</w:t>
      </w:r>
    </w:p>
    <w:p w:rsidR="00966110" w:rsidRPr="000C3834" w:rsidRDefault="00E61EE8" w:rsidP="003E15F2">
      <w:pPr>
        <w:pStyle w:val="Prrafodelista"/>
        <w:numPr>
          <w:ilvl w:val="0"/>
          <w:numId w:val="9"/>
        </w:numPr>
        <w:rPr>
          <w:lang w:val="es-ES"/>
        </w:rPr>
      </w:pPr>
      <w:r w:rsidRPr="000C3834">
        <w:rPr>
          <w:lang w:val="es-ES"/>
        </w:rPr>
        <w:t>I</w:t>
      </w:r>
      <w:r w:rsidR="00966110" w:rsidRPr="000C3834">
        <w:rPr>
          <w:lang w:val="es-ES"/>
        </w:rPr>
        <w:t>nstalaciones</w:t>
      </w:r>
    </w:p>
    <w:p w:rsidR="00E61EE8" w:rsidRPr="000C3834" w:rsidRDefault="00E61EE8" w:rsidP="003E15F2">
      <w:pPr>
        <w:pStyle w:val="Prrafodelista"/>
        <w:numPr>
          <w:ilvl w:val="0"/>
          <w:numId w:val="9"/>
        </w:numPr>
        <w:rPr>
          <w:lang w:val="es-ES"/>
        </w:rPr>
      </w:pPr>
      <w:r w:rsidRPr="000C3834">
        <w:rPr>
          <w:lang w:val="es-ES"/>
        </w:rPr>
        <w:t>Carpintería</w:t>
      </w:r>
    </w:p>
    <w:p w:rsidR="00966110" w:rsidRPr="000C3834" w:rsidRDefault="00966110" w:rsidP="00E9208F">
      <w:pPr>
        <w:rPr>
          <w:lang w:val="es-ES"/>
        </w:rPr>
      </w:pPr>
    </w:p>
    <w:p w:rsidR="00E9208F" w:rsidRPr="000C3834" w:rsidRDefault="00E14C6C" w:rsidP="00E14C6C">
      <w:pPr>
        <w:jc w:val="center"/>
        <w:rPr>
          <w:lang w:val="es-ES"/>
        </w:rPr>
      </w:pPr>
      <w:r w:rsidRPr="000C3834">
        <w:rPr>
          <w:noProof/>
          <w:lang w:val="es-MX" w:eastAsia="es-MX"/>
        </w:rPr>
        <w:drawing>
          <wp:inline distT="0" distB="0" distL="0" distR="0" wp14:anchorId="6C6C843D" wp14:editId="1A1A0569">
            <wp:extent cx="5001768" cy="2670048"/>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2353" cy="2670360"/>
                    </a:xfrm>
                    <a:prstGeom prst="rect">
                      <a:avLst/>
                    </a:prstGeom>
                    <a:noFill/>
                    <a:ln>
                      <a:noFill/>
                    </a:ln>
                  </pic:spPr>
                </pic:pic>
              </a:graphicData>
            </a:graphic>
          </wp:inline>
        </w:drawing>
      </w:r>
    </w:p>
    <w:p w:rsidR="00E14C6C" w:rsidRPr="000C3834" w:rsidRDefault="00E14C6C" w:rsidP="00E14C6C">
      <w:pPr>
        <w:pStyle w:val="Epgrafe"/>
        <w:jc w:val="center"/>
        <w:rPr>
          <w:color w:val="auto"/>
          <w:sz w:val="22"/>
          <w:lang w:val="es-ES"/>
        </w:rPr>
      </w:pPr>
      <w:bookmarkStart w:id="24" w:name="_Toc359178342"/>
      <w:r w:rsidRPr="000C3834">
        <w:rPr>
          <w:color w:val="auto"/>
          <w:sz w:val="22"/>
          <w:lang w:val="es-ES"/>
        </w:rPr>
        <w:t>Figura 1.</w:t>
      </w:r>
      <w:r w:rsidR="002E62CD" w:rsidRPr="000C3834">
        <w:rPr>
          <w:color w:val="auto"/>
          <w:sz w:val="22"/>
          <w:lang w:val="es-ES"/>
        </w:rPr>
        <w:t>1</w:t>
      </w:r>
      <w:r w:rsidR="00365340">
        <w:rPr>
          <w:color w:val="auto"/>
          <w:sz w:val="22"/>
          <w:lang w:val="es-ES"/>
        </w:rPr>
        <w:t>1</w:t>
      </w:r>
      <w:r w:rsidRPr="000C3834">
        <w:rPr>
          <w:color w:val="auto"/>
          <w:sz w:val="22"/>
          <w:lang w:val="es-ES"/>
        </w:rPr>
        <w:t xml:space="preserve"> Página principal de </w:t>
      </w:r>
      <w:r w:rsidR="009E4AEB" w:rsidRPr="005A3966">
        <w:rPr>
          <w:i/>
          <w:color w:val="auto"/>
          <w:sz w:val="22"/>
          <w:lang w:val="es-ES"/>
        </w:rPr>
        <w:t>q</w:t>
      </w:r>
      <w:r w:rsidRPr="005A3966">
        <w:rPr>
          <w:i/>
          <w:color w:val="auto"/>
          <w:sz w:val="22"/>
          <w:lang w:val="es-ES"/>
        </w:rPr>
        <w:t>uotatis.es</w:t>
      </w:r>
      <w:r w:rsidRPr="000C3834">
        <w:rPr>
          <w:color w:val="auto"/>
          <w:sz w:val="22"/>
          <w:lang w:val="es-ES"/>
        </w:rPr>
        <w:t xml:space="preserve"> [</w:t>
      </w:r>
      <w:r w:rsidR="00162152" w:rsidRPr="00162152">
        <w:rPr>
          <w:color w:val="auto"/>
          <w:sz w:val="22"/>
          <w:lang w:val="es-ES"/>
        </w:rPr>
        <w:t>QUOT</w:t>
      </w:r>
      <w:r w:rsidR="00162152">
        <w:rPr>
          <w:color w:val="auto"/>
          <w:sz w:val="22"/>
          <w:lang w:val="es-ES"/>
        </w:rPr>
        <w:t>, 2007</w:t>
      </w:r>
      <w:r w:rsidRPr="000C3834">
        <w:rPr>
          <w:color w:val="auto"/>
          <w:sz w:val="22"/>
          <w:lang w:val="es-ES"/>
        </w:rPr>
        <w:t>]</w:t>
      </w:r>
      <w:bookmarkEnd w:id="24"/>
    </w:p>
    <w:p w:rsidR="00C9625E" w:rsidRPr="000C3834" w:rsidRDefault="00C9625E" w:rsidP="003E15F2">
      <w:pPr>
        <w:pStyle w:val="Prrafodelista"/>
        <w:numPr>
          <w:ilvl w:val="0"/>
          <w:numId w:val="7"/>
        </w:numPr>
        <w:ind w:left="426"/>
        <w:rPr>
          <w:b/>
          <w:lang w:val="es-ES"/>
        </w:rPr>
      </w:pPr>
      <w:r w:rsidRPr="000C3834">
        <w:rPr>
          <w:b/>
          <w:lang w:val="es-ES"/>
        </w:rPr>
        <w:lastRenderedPageBreak/>
        <w:t>Acambiode.com</w:t>
      </w:r>
    </w:p>
    <w:p w:rsidR="00E14C6C" w:rsidRPr="000C3834" w:rsidRDefault="00E14C6C" w:rsidP="00E14C6C">
      <w:pPr>
        <w:rPr>
          <w:b/>
          <w:lang w:val="es-ES"/>
        </w:rPr>
      </w:pPr>
    </w:p>
    <w:p w:rsidR="000626DA" w:rsidRPr="000C3834" w:rsidRDefault="00237205" w:rsidP="00237205">
      <w:pPr>
        <w:ind w:firstLine="426"/>
        <w:rPr>
          <w:lang w:val="es-ES"/>
        </w:rPr>
      </w:pPr>
      <w:r w:rsidRPr="000C3834">
        <w:rPr>
          <w:lang w:val="es-ES"/>
        </w:rPr>
        <w:t xml:space="preserve">Plataforma empresarial B2B entre empresas y profesionales autónomos y </w:t>
      </w:r>
      <w:r w:rsidR="001249C0" w:rsidRPr="000C3834">
        <w:rPr>
          <w:lang w:val="es-ES"/>
        </w:rPr>
        <w:t xml:space="preserve">que </w:t>
      </w:r>
      <w:r w:rsidRPr="000C3834">
        <w:rPr>
          <w:lang w:val="es-ES"/>
        </w:rPr>
        <w:t xml:space="preserve">permite realizar la </w:t>
      </w:r>
      <w:r w:rsidR="00E14C6C" w:rsidRPr="000C3834">
        <w:rPr>
          <w:lang w:val="es-ES"/>
        </w:rPr>
        <w:t>compra/venta de productos o servicios</w:t>
      </w:r>
      <w:r w:rsidRPr="000C3834">
        <w:rPr>
          <w:lang w:val="es-ES"/>
        </w:rPr>
        <w:t xml:space="preserve"> [</w:t>
      </w:r>
      <w:r w:rsidR="00762CEA">
        <w:rPr>
          <w:lang w:val="es-ES"/>
        </w:rPr>
        <w:t>ACAM, 2001</w:t>
      </w:r>
      <w:r w:rsidRPr="000C3834">
        <w:rPr>
          <w:lang w:val="es-ES"/>
        </w:rPr>
        <w:t>]</w:t>
      </w:r>
      <w:r w:rsidR="00E14C6C" w:rsidRPr="000C3834">
        <w:rPr>
          <w:lang w:val="es-ES"/>
        </w:rPr>
        <w:t>.</w:t>
      </w:r>
      <w:r w:rsidRPr="000C3834">
        <w:rPr>
          <w:lang w:val="es-ES"/>
        </w:rPr>
        <w:t xml:space="preserve"> </w:t>
      </w:r>
      <w:r w:rsidR="001249C0" w:rsidRPr="000C3834">
        <w:rPr>
          <w:lang w:val="es-ES"/>
        </w:rPr>
        <w:t xml:space="preserve">Creada </w:t>
      </w:r>
      <w:r w:rsidR="00B27076" w:rsidRPr="000C3834">
        <w:rPr>
          <w:lang w:val="es-ES"/>
        </w:rPr>
        <w:t xml:space="preserve">en España el 2001 </w:t>
      </w:r>
      <w:r w:rsidR="001249C0" w:rsidRPr="000C3834">
        <w:rPr>
          <w:lang w:val="es-ES"/>
        </w:rPr>
        <w:t>por el Grupo Intercom</w:t>
      </w:r>
      <w:r w:rsidR="00B27076" w:rsidRPr="000C3834">
        <w:rPr>
          <w:lang w:val="es-ES"/>
        </w:rPr>
        <w:t xml:space="preserve">. </w:t>
      </w:r>
      <w:r w:rsidR="00B52F23" w:rsidRPr="000C3834">
        <w:rPr>
          <w:lang w:val="es-ES"/>
        </w:rPr>
        <w:t>De manera similar a Quotatis, esta empresa permite tanto a personas naturales como a otras empresas buscar productos y servicios</w:t>
      </w:r>
      <w:r w:rsidR="001249C0" w:rsidRPr="000C3834">
        <w:rPr>
          <w:lang w:val="es-ES"/>
        </w:rPr>
        <w:t xml:space="preserve"> y</w:t>
      </w:r>
      <w:r w:rsidR="00B52F23" w:rsidRPr="000C3834">
        <w:rPr>
          <w:lang w:val="es-ES"/>
        </w:rPr>
        <w:t xml:space="preserve"> llenar un formulario de solicitud de presupuesto</w:t>
      </w:r>
      <w:r w:rsidR="001249C0" w:rsidRPr="000C3834">
        <w:rPr>
          <w:lang w:val="es-ES"/>
        </w:rPr>
        <w:t>, solo que la diferencia radica en que</w:t>
      </w:r>
      <w:r w:rsidR="00B52F23" w:rsidRPr="000C3834">
        <w:rPr>
          <w:lang w:val="es-ES"/>
        </w:rPr>
        <w:t xml:space="preserve"> </w:t>
      </w:r>
      <w:r w:rsidR="00B27076" w:rsidRPr="000C3834">
        <w:rPr>
          <w:i/>
          <w:lang w:val="es-ES"/>
        </w:rPr>
        <w:t>Acambiode.com</w:t>
      </w:r>
      <w:r w:rsidR="00B52F23" w:rsidRPr="000C3834">
        <w:rPr>
          <w:lang w:val="es-ES"/>
        </w:rPr>
        <w:t xml:space="preserve"> buscará los 3 mejores proveedores reenviándoles la solicitud estableciendo así el nexo entre cliente</w:t>
      </w:r>
      <w:r w:rsidR="00F56889" w:rsidRPr="000C3834">
        <w:rPr>
          <w:lang w:val="es-ES"/>
        </w:rPr>
        <w:t>-</w:t>
      </w:r>
      <w:r w:rsidR="00B52F23" w:rsidRPr="000C3834">
        <w:rPr>
          <w:lang w:val="es-ES"/>
        </w:rPr>
        <w:t>proveedor</w:t>
      </w:r>
      <w:r w:rsidR="00F44618" w:rsidRPr="000C3834">
        <w:rPr>
          <w:lang w:val="es-ES"/>
        </w:rPr>
        <w:t>. Además también permite que los potenciales clientes envíen presupuestos a los compradores que ellos mismos elijan</w:t>
      </w:r>
      <w:r w:rsidR="00B52F23" w:rsidRPr="000C3834">
        <w:rPr>
          <w:lang w:val="es-ES"/>
        </w:rPr>
        <w:t>.</w:t>
      </w:r>
      <w:r w:rsidR="00A84ABE" w:rsidRPr="000C3834">
        <w:rPr>
          <w:lang w:val="es-ES"/>
        </w:rPr>
        <w:t xml:space="preserve"> </w:t>
      </w:r>
      <w:r w:rsidR="00F44618" w:rsidRPr="000C3834">
        <w:rPr>
          <w:lang w:val="es-ES"/>
        </w:rPr>
        <w:t xml:space="preserve">También </w:t>
      </w:r>
      <w:r w:rsidR="000626DA" w:rsidRPr="000C3834">
        <w:rPr>
          <w:lang w:val="es-ES"/>
        </w:rPr>
        <w:t xml:space="preserve">ofrece el servicio de </w:t>
      </w:r>
      <w:r w:rsidR="00A84ABE" w:rsidRPr="000C3834">
        <w:rPr>
          <w:lang w:val="es-ES"/>
        </w:rPr>
        <w:t>tru</w:t>
      </w:r>
      <w:r w:rsidR="00314625" w:rsidRPr="000C3834">
        <w:rPr>
          <w:lang w:val="es-ES"/>
        </w:rPr>
        <w:t>e</w:t>
      </w:r>
      <w:r w:rsidR="00A84ABE" w:rsidRPr="000C3834">
        <w:rPr>
          <w:lang w:val="es-ES"/>
        </w:rPr>
        <w:t xml:space="preserve">que empresarial el cual consiste en </w:t>
      </w:r>
      <w:r w:rsidR="00782D99" w:rsidRPr="000C3834">
        <w:rPr>
          <w:lang w:val="es-ES"/>
        </w:rPr>
        <w:t>un acuerdo entre dos empresas o profesionales en la que una le ofrece sus productos o servicios a cambio de los de la otra empresa.</w:t>
      </w:r>
    </w:p>
    <w:p w:rsidR="000F7807" w:rsidRPr="000C3834" w:rsidRDefault="000F7807" w:rsidP="00237205">
      <w:pPr>
        <w:ind w:firstLine="426"/>
        <w:rPr>
          <w:lang w:val="es-ES"/>
        </w:rPr>
      </w:pPr>
    </w:p>
    <w:p w:rsidR="00590846" w:rsidRPr="000C3834" w:rsidRDefault="001D02AB" w:rsidP="00237205">
      <w:pPr>
        <w:ind w:firstLine="426"/>
        <w:rPr>
          <w:lang w:val="es-ES"/>
        </w:rPr>
      </w:pPr>
      <w:r w:rsidRPr="000C3834">
        <w:rPr>
          <w:lang w:val="es-ES"/>
        </w:rPr>
        <w:t>Acambiode.com está presente no sólo en España sino también en países de Latinoamérica como Argentina, Brasil, Chile, Colombia, Perú, entre otros.</w:t>
      </w:r>
    </w:p>
    <w:p w:rsidR="00EA1AEF" w:rsidRPr="000C3834" w:rsidRDefault="00EA1AEF" w:rsidP="00237205">
      <w:pPr>
        <w:ind w:firstLine="426"/>
        <w:rPr>
          <w:lang w:val="es-ES"/>
        </w:rPr>
      </w:pPr>
    </w:p>
    <w:p w:rsidR="00EA1AEF" w:rsidRPr="000C3834" w:rsidRDefault="00EA1AEF" w:rsidP="00EA1AEF">
      <w:pPr>
        <w:jc w:val="center"/>
        <w:rPr>
          <w:lang w:val="es-ES"/>
        </w:rPr>
      </w:pPr>
      <w:r w:rsidRPr="000C3834">
        <w:rPr>
          <w:noProof/>
          <w:lang w:val="es-MX" w:eastAsia="es-MX"/>
        </w:rPr>
        <w:drawing>
          <wp:inline distT="0" distB="0" distL="0" distR="0" wp14:anchorId="734E3A53" wp14:editId="1B20704D">
            <wp:extent cx="5129784" cy="2587752"/>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9198" cy="2587456"/>
                    </a:xfrm>
                    <a:prstGeom prst="rect">
                      <a:avLst/>
                    </a:prstGeom>
                    <a:noFill/>
                    <a:ln>
                      <a:noFill/>
                    </a:ln>
                  </pic:spPr>
                </pic:pic>
              </a:graphicData>
            </a:graphic>
          </wp:inline>
        </w:drawing>
      </w:r>
    </w:p>
    <w:p w:rsidR="00EA1AEF" w:rsidRPr="000C3834" w:rsidRDefault="00EA1AEF" w:rsidP="00EA1AEF">
      <w:pPr>
        <w:pStyle w:val="Epgrafe"/>
        <w:jc w:val="center"/>
        <w:rPr>
          <w:color w:val="auto"/>
          <w:sz w:val="22"/>
          <w:lang w:val="es-ES"/>
        </w:rPr>
      </w:pPr>
      <w:bookmarkStart w:id="25" w:name="_Toc359178343"/>
      <w:r w:rsidRPr="000C3834">
        <w:rPr>
          <w:color w:val="auto"/>
          <w:sz w:val="22"/>
          <w:lang w:val="es-ES"/>
        </w:rPr>
        <w:t>Figura 1.</w:t>
      </w:r>
      <w:r w:rsidR="00562E8A" w:rsidRPr="000C3834">
        <w:rPr>
          <w:color w:val="auto"/>
          <w:sz w:val="22"/>
          <w:lang w:val="es-ES"/>
        </w:rPr>
        <w:t>1</w:t>
      </w:r>
      <w:r w:rsidR="00365340">
        <w:rPr>
          <w:color w:val="auto"/>
          <w:sz w:val="22"/>
          <w:lang w:val="es-ES"/>
        </w:rPr>
        <w:t>2</w:t>
      </w:r>
      <w:r w:rsidRPr="000C3834">
        <w:rPr>
          <w:color w:val="auto"/>
          <w:sz w:val="22"/>
          <w:lang w:val="es-ES"/>
        </w:rPr>
        <w:t xml:space="preserve"> Página principal de </w:t>
      </w:r>
      <w:r w:rsidRPr="000C3834">
        <w:rPr>
          <w:i/>
          <w:color w:val="auto"/>
          <w:sz w:val="22"/>
          <w:lang w:val="es-ES"/>
        </w:rPr>
        <w:t>peru.acambiode.com</w:t>
      </w:r>
      <w:r w:rsidRPr="000C3834">
        <w:rPr>
          <w:color w:val="auto"/>
          <w:sz w:val="22"/>
          <w:lang w:val="es-ES"/>
        </w:rPr>
        <w:t xml:space="preserve"> [</w:t>
      </w:r>
      <w:r w:rsidR="00762CEA">
        <w:rPr>
          <w:color w:val="auto"/>
          <w:sz w:val="22"/>
          <w:lang w:val="es-ES"/>
        </w:rPr>
        <w:t>ACAM, 2001</w:t>
      </w:r>
      <w:r w:rsidRPr="000C3834">
        <w:rPr>
          <w:color w:val="auto"/>
          <w:sz w:val="22"/>
          <w:lang w:val="es-ES"/>
        </w:rPr>
        <w:t>]</w:t>
      </w:r>
      <w:bookmarkEnd w:id="25"/>
    </w:p>
    <w:p w:rsidR="000626DA" w:rsidRPr="000C3834" w:rsidRDefault="000626DA" w:rsidP="00237205">
      <w:pPr>
        <w:ind w:firstLine="426"/>
        <w:rPr>
          <w:lang w:val="es-ES"/>
        </w:rPr>
      </w:pPr>
    </w:p>
    <w:p w:rsidR="00C9625E" w:rsidRPr="000C3834" w:rsidRDefault="00C9625E" w:rsidP="003E15F2">
      <w:pPr>
        <w:pStyle w:val="Prrafodelista"/>
        <w:numPr>
          <w:ilvl w:val="0"/>
          <w:numId w:val="7"/>
        </w:numPr>
        <w:ind w:left="426"/>
        <w:rPr>
          <w:b/>
          <w:lang w:val="es-ES"/>
        </w:rPr>
      </w:pPr>
      <w:r w:rsidRPr="000C3834">
        <w:rPr>
          <w:b/>
          <w:lang w:val="es-ES"/>
        </w:rPr>
        <w:t>Hotfrog.com</w:t>
      </w:r>
    </w:p>
    <w:p w:rsidR="00524645" w:rsidRPr="000C3834" w:rsidRDefault="00524645" w:rsidP="00524645">
      <w:pPr>
        <w:rPr>
          <w:b/>
          <w:lang w:val="es-ES"/>
        </w:rPr>
      </w:pPr>
    </w:p>
    <w:p w:rsidR="00524645" w:rsidRPr="000C3834" w:rsidRDefault="00B842A8" w:rsidP="00B842A8">
      <w:pPr>
        <w:ind w:firstLine="426"/>
        <w:rPr>
          <w:lang w:val="es-ES"/>
        </w:rPr>
      </w:pPr>
      <w:r w:rsidRPr="000C3834">
        <w:rPr>
          <w:lang w:val="es-ES"/>
        </w:rPr>
        <w:t>Ésta página web permite a las pequeñas empresas publicar información acerca de lo qué hacen, los productos y servicios que ofrecen, sus características, galería de imágenes</w:t>
      </w:r>
      <w:r w:rsidR="002F4DD6" w:rsidRPr="000C3834">
        <w:rPr>
          <w:lang w:val="es-ES"/>
        </w:rPr>
        <w:t>, mapas,</w:t>
      </w:r>
      <w:r w:rsidRPr="000C3834">
        <w:rPr>
          <w:lang w:val="es-ES"/>
        </w:rPr>
        <w:t xml:space="preserve"> entre otras funcionalidades</w:t>
      </w:r>
      <w:r w:rsidR="0095584D" w:rsidRPr="000C3834">
        <w:rPr>
          <w:lang w:val="es-ES"/>
        </w:rPr>
        <w:t>. Con esto lo que el portal busca es impulsar</w:t>
      </w:r>
      <w:r w:rsidRPr="000C3834">
        <w:rPr>
          <w:lang w:val="es-ES"/>
        </w:rPr>
        <w:t xml:space="preserve"> el desarrollo de las pymes</w:t>
      </w:r>
      <w:r w:rsidR="002E71CE" w:rsidRPr="000C3834">
        <w:rPr>
          <w:lang w:val="es-ES"/>
        </w:rPr>
        <w:t xml:space="preserve"> [HTFG</w:t>
      </w:r>
      <w:r w:rsidR="00762CEA">
        <w:rPr>
          <w:lang w:val="es-ES"/>
        </w:rPr>
        <w:t xml:space="preserve">, </w:t>
      </w:r>
      <w:r w:rsidR="002E71CE" w:rsidRPr="000C3834">
        <w:rPr>
          <w:lang w:val="es-ES"/>
        </w:rPr>
        <w:t>2010]</w:t>
      </w:r>
      <w:r w:rsidR="000C487F" w:rsidRPr="000C3834">
        <w:rPr>
          <w:lang w:val="es-ES"/>
        </w:rPr>
        <w:t>. Fue creada en Australia en el 2010 y tiene presencia en 38 países entre los que se incluye el Perú.</w:t>
      </w:r>
    </w:p>
    <w:p w:rsidR="002E71CE" w:rsidRPr="000C3834" w:rsidRDefault="002E71CE" w:rsidP="00B842A8">
      <w:pPr>
        <w:ind w:firstLine="426"/>
        <w:rPr>
          <w:lang w:val="es-ES"/>
        </w:rPr>
      </w:pPr>
    </w:p>
    <w:p w:rsidR="002E71CE" w:rsidRPr="000C3834" w:rsidRDefault="002E71CE" w:rsidP="00B842A8">
      <w:pPr>
        <w:ind w:firstLine="426"/>
        <w:rPr>
          <w:lang w:val="es-ES"/>
        </w:rPr>
      </w:pPr>
      <w:r w:rsidRPr="000C3834">
        <w:rPr>
          <w:lang w:val="es-ES"/>
        </w:rPr>
        <w:t>La principal característica que ofrece además de la publicación gratuita, es que mediante las palabras claves utilizadas en el perfil de la empresa creada, Hotfrog las empareja con las palabras que la gente utiliza en los motores de búsqueda como Google, logrando así un mejor posicionamiento</w:t>
      </w:r>
      <w:r w:rsidR="006C3885" w:rsidRPr="000C3834">
        <w:rPr>
          <w:lang w:val="es-ES"/>
        </w:rPr>
        <w:t xml:space="preserve"> en</w:t>
      </w:r>
      <w:r w:rsidRPr="000C3834">
        <w:rPr>
          <w:lang w:val="es-ES"/>
        </w:rPr>
        <w:t xml:space="preserve"> los </w:t>
      </w:r>
      <w:r w:rsidR="00A4306E" w:rsidRPr="000C3834">
        <w:rPr>
          <w:lang w:val="es-ES"/>
        </w:rPr>
        <w:t xml:space="preserve">resultados </w:t>
      </w:r>
      <w:r w:rsidRPr="000C3834">
        <w:rPr>
          <w:lang w:val="es-ES"/>
        </w:rPr>
        <w:t>de búsqueda.</w:t>
      </w:r>
    </w:p>
    <w:p w:rsidR="00524645" w:rsidRPr="000C3834" w:rsidRDefault="00524645" w:rsidP="00524645">
      <w:pPr>
        <w:rPr>
          <w:b/>
          <w:lang w:val="es-ES"/>
        </w:rPr>
      </w:pPr>
    </w:p>
    <w:p w:rsidR="00524645" w:rsidRPr="000C3834" w:rsidRDefault="009E4AEB" w:rsidP="009E4AEB">
      <w:pPr>
        <w:jc w:val="center"/>
        <w:rPr>
          <w:b/>
          <w:lang w:val="es-ES"/>
        </w:rPr>
      </w:pPr>
      <w:r w:rsidRPr="000C3834">
        <w:rPr>
          <w:b/>
          <w:noProof/>
          <w:lang w:val="es-MX" w:eastAsia="es-MX"/>
        </w:rPr>
        <w:lastRenderedPageBreak/>
        <w:drawing>
          <wp:inline distT="0" distB="0" distL="0" distR="0" wp14:anchorId="4680EE0C" wp14:editId="5B39256A">
            <wp:extent cx="5273040" cy="267208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088" cy="2673625"/>
                    </a:xfrm>
                    <a:prstGeom prst="rect">
                      <a:avLst/>
                    </a:prstGeom>
                    <a:noFill/>
                    <a:ln>
                      <a:noFill/>
                    </a:ln>
                  </pic:spPr>
                </pic:pic>
              </a:graphicData>
            </a:graphic>
          </wp:inline>
        </w:drawing>
      </w:r>
    </w:p>
    <w:p w:rsidR="009E4AEB" w:rsidRPr="000C3834" w:rsidRDefault="009E4AEB" w:rsidP="009E4AEB">
      <w:pPr>
        <w:pStyle w:val="Epgrafe"/>
        <w:jc w:val="center"/>
        <w:rPr>
          <w:color w:val="auto"/>
          <w:sz w:val="22"/>
          <w:lang w:val="es-ES"/>
        </w:rPr>
      </w:pPr>
      <w:bookmarkStart w:id="26" w:name="_Toc359178344"/>
      <w:r w:rsidRPr="000C3834">
        <w:rPr>
          <w:color w:val="auto"/>
          <w:sz w:val="22"/>
          <w:lang w:val="es-ES"/>
        </w:rPr>
        <w:t>Figura 1.</w:t>
      </w:r>
      <w:r w:rsidR="00562E8A" w:rsidRPr="000C3834">
        <w:rPr>
          <w:color w:val="auto"/>
          <w:sz w:val="22"/>
          <w:lang w:val="es-ES"/>
        </w:rPr>
        <w:t>1</w:t>
      </w:r>
      <w:r w:rsidR="00365340">
        <w:rPr>
          <w:color w:val="auto"/>
          <w:sz w:val="22"/>
          <w:lang w:val="es-ES"/>
        </w:rPr>
        <w:t>3</w:t>
      </w:r>
      <w:r w:rsidRPr="000C3834">
        <w:rPr>
          <w:color w:val="auto"/>
          <w:sz w:val="22"/>
          <w:lang w:val="es-ES"/>
        </w:rPr>
        <w:t xml:space="preserve"> Página principal de </w:t>
      </w:r>
      <w:r w:rsidRPr="000C3834">
        <w:rPr>
          <w:i/>
          <w:color w:val="auto"/>
          <w:sz w:val="22"/>
          <w:lang w:val="es-ES"/>
        </w:rPr>
        <w:t>Hotfrog.com</w:t>
      </w:r>
      <w:r w:rsidRPr="000C3834">
        <w:rPr>
          <w:color w:val="auto"/>
          <w:sz w:val="22"/>
          <w:lang w:val="es-ES"/>
        </w:rPr>
        <w:t xml:space="preserve"> [HTFG</w:t>
      </w:r>
      <w:r w:rsidR="00762CEA">
        <w:rPr>
          <w:color w:val="auto"/>
          <w:sz w:val="22"/>
          <w:lang w:val="es-ES"/>
        </w:rPr>
        <w:t xml:space="preserve">, </w:t>
      </w:r>
      <w:r w:rsidRPr="000C3834">
        <w:rPr>
          <w:color w:val="auto"/>
          <w:sz w:val="22"/>
          <w:lang w:val="es-ES"/>
        </w:rPr>
        <w:t>2010]</w:t>
      </w:r>
      <w:bookmarkEnd w:id="26"/>
    </w:p>
    <w:p w:rsidR="00E9208F" w:rsidRPr="000C3834" w:rsidRDefault="00E9208F" w:rsidP="003E15F2">
      <w:pPr>
        <w:pStyle w:val="Prrafodelista"/>
        <w:numPr>
          <w:ilvl w:val="0"/>
          <w:numId w:val="7"/>
        </w:numPr>
        <w:ind w:left="426"/>
        <w:rPr>
          <w:b/>
          <w:lang w:val="es-ES"/>
        </w:rPr>
      </w:pPr>
      <w:r w:rsidRPr="000C3834">
        <w:rPr>
          <w:b/>
          <w:lang w:val="es-ES"/>
        </w:rPr>
        <w:t>OLX.com</w:t>
      </w:r>
    </w:p>
    <w:p w:rsidR="009E4AEB" w:rsidRPr="000C3834" w:rsidRDefault="009E4AEB" w:rsidP="009E4AEB">
      <w:pPr>
        <w:rPr>
          <w:b/>
          <w:lang w:val="es-ES"/>
        </w:rPr>
      </w:pPr>
    </w:p>
    <w:p w:rsidR="009E4AEB" w:rsidRPr="000C3834" w:rsidRDefault="00312218" w:rsidP="00335B6F">
      <w:pPr>
        <w:ind w:firstLine="426"/>
        <w:rPr>
          <w:lang w:val="es-ES"/>
        </w:rPr>
      </w:pPr>
      <w:r w:rsidRPr="000C3834">
        <w:rPr>
          <w:lang w:val="es-ES"/>
        </w:rPr>
        <w:t xml:space="preserve">OLX es una página web que permite </w:t>
      </w:r>
      <w:r w:rsidR="00335B6F" w:rsidRPr="000C3834">
        <w:rPr>
          <w:lang w:val="es-ES"/>
        </w:rPr>
        <w:t xml:space="preserve">realizar avisos clasificados gratis online de todo tipo ya sea compra, venta, empleos, servicios, cursos, </w:t>
      </w:r>
      <w:r w:rsidR="00D516FF" w:rsidRPr="000C3834">
        <w:rPr>
          <w:lang w:val="es-ES"/>
        </w:rPr>
        <w:t>o cualquier otro.</w:t>
      </w:r>
      <w:r w:rsidR="00335B6F" w:rsidRPr="000C3834">
        <w:rPr>
          <w:lang w:val="es-ES"/>
        </w:rPr>
        <w:t xml:space="preserve"> </w:t>
      </w:r>
      <w:r w:rsidR="00D516FF" w:rsidRPr="000C3834">
        <w:rPr>
          <w:lang w:val="es-ES"/>
        </w:rPr>
        <w:br/>
      </w:r>
      <w:r w:rsidR="00335B6F" w:rsidRPr="000C3834">
        <w:rPr>
          <w:lang w:val="es-ES"/>
        </w:rPr>
        <w:t>Fue fundada en el 2006 por una compañía privada y tiene presencia en más de 105 países en 40 idiomas</w:t>
      </w:r>
      <w:r w:rsidR="0060496A" w:rsidRPr="000C3834">
        <w:rPr>
          <w:lang w:val="es-ES"/>
        </w:rPr>
        <w:t>, entre los que se incluye el Perú</w:t>
      </w:r>
      <w:r w:rsidR="00054B84" w:rsidRPr="000C3834">
        <w:rPr>
          <w:lang w:val="es-ES"/>
        </w:rPr>
        <w:t xml:space="preserve"> [OLX</w:t>
      </w:r>
      <w:r w:rsidR="004D501F">
        <w:rPr>
          <w:lang w:val="es-ES"/>
        </w:rPr>
        <w:t xml:space="preserve">, </w:t>
      </w:r>
      <w:r w:rsidR="00054B84" w:rsidRPr="000C3834">
        <w:rPr>
          <w:lang w:val="es-ES"/>
        </w:rPr>
        <w:t>2006]</w:t>
      </w:r>
      <w:r w:rsidR="00335B6F" w:rsidRPr="000C3834">
        <w:rPr>
          <w:lang w:val="es-ES"/>
        </w:rPr>
        <w:t>.</w:t>
      </w:r>
    </w:p>
    <w:p w:rsidR="009E4AEB" w:rsidRPr="000C3834" w:rsidRDefault="009E4AEB" w:rsidP="009E4AEB">
      <w:pPr>
        <w:rPr>
          <w:b/>
          <w:lang w:val="es-ES"/>
        </w:rPr>
      </w:pPr>
    </w:p>
    <w:p w:rsidR="009E4AEB" w:rsidRPr="000C3834" w:rsidRDefault="00054B84" w:rsidP="006B2BD8">
      <w:pPr>
        <w:ind w:firstLine="426"/>
        <w:rPr>
          <w:lang w:val="es-ES"/>
        </w:rPr>
      </w:pPr>
      <w:r w:rsidRPr="000C3834">
        <w:rPr>
          <w:lang w:val="es-ES"/>
        </w:rPr>
        <w:t>La página le permite al anunciante diseñar fácilmente sus anuncios con fotos, controlar su actividad en ventas y compras, mostrar sus anuncios en redes sociales como Facebook, crear un listado de anuncios en formato XML y CSV para que se publiquen automáticamente con cierta frecuencia, y además cuentan con una aplicación para smartphone</w:t>
      </w:r>
      <w:r w:rsidR="0092032F" w:rsidRPr="000C3834">
        <w:rPr>
          <w:lang w:val="es-ES"/>
        </w:rPr>
        <w:t>s</w:t>
      </w:r>
      <w:r w:rsidRPr="000C3834">
        <w:rPr>
          <w:lang w:val="es-ES"/>
        </w:rPr>
        <w:t xml:space="preserve"> y tablet</w:t>
      </w:r>
      <w:r w:rsidR="0092032F" w:rsidRPr="000C3834">
        <w:rPr>
          <w:lang w:val="es-ES"/>
        </w:rPr>
        <w:t>s</w:t>
      </w:r>
      <w:r w:rsidR="0080065E" w:rsidRPr="000C3834">
        <w:rPr>
          <w:lang w:val="es-ES"/>
        </w:rPr>
        <w:t xml:space="preserve"> en los sistemas operativos iOS, Android, Windows Phone 8 y Blackberry.</w:t>
      </w:r>
    </w:p>
    <w:p w:rsidR="0060496A" w:rsidRPr="000C3834" w:rsidRDefault="0060496A" w:rsidP="009E4AEB">
      <w:pPr>
        <w:rPr>
          <w:b/>
          <w:lang w:val="es-ES"/>
        </w:rPr>
      </w:pPr>
    </w:p>
    <w:p w:rsidR="0060496A" w:rsidRPr="000C3834" w:rsidRDefault="0018770B" w:rsidP="007371BB">
      <w:pPr>
        <w:jc w:val="center"/>
        <w:rPr>
          <w:b/>
          <w:lang w:val="es-ES"/>
        </w:rPr>
      </w:pPr>
      <w:r w:rsidRPr="000C3834">
        <w:rPr>
          <w:b/>
          <w:noProof/>
          <w:lang w:val="es-MX" w:eastAsia="es-MX"/>
        </w:rPr>
        <w:drawing>
          <wp:inline distT="0" distB="0" distL="0" distR="0" wp14:anchorId="3A5D324B" wp14:editId="245F3878">
            <wp:extent cx="5161280" cy="310896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3638" cy="3110380"/>
                    </a:xfrm>
                    <a:prstGeom prst="rect">
                      <a:avLst/>
                    </a:prstGeom>
                    <a:noFill/>
                    <a:ln>
                      <a:noFill/>
                    </a:ln>
                  </pic:spPr>
                </pic:pic>
              </a:graphicData>
            </a:graphic>
          </wp:inline>
        </w:drawing>
      </w:r>
    </w:p>
    <w:p w:rsidR="0018770B" w:rsidRPr="000C3834" w:rsidRDefault="0018770B" w:rsidP="0018770B">
      <w:pPr>
        <w:pStyle w:val="Epgrafe"/>
        <w:jc w:val="center"/>
        <w:rPr>
          <w:color w:val="auto"/>
          <w:sz w:val="22"/>
          <w:lang w:val="es-ES"/>
        </w:rPr>
      </w:pPr>
      <w:bookmarkStart w:id="27" w:name="_Toc359178345"/>
      <w:r w:rsidRPr="000C3834">
        <w:rPr>
          <w:color w:val="auto"/>
          <w:sz w:val="22"/>
          <w:lang w:val="es-ES"/>
        </w:rPr>
        <w:t>Figura 1.1</w:t>
      </w:r>
      <w:r w:rsidR="00365340">
        <w:rPr>
          <w:color w:val="auto"/>
          <w:sz w:val="22"/>
          <w:lang w:val="es-ES"/>
        </w:rPr>
        <w:t>4</w:t>
      </w:r>
      <w:r w:rsidRPr="000C3834">
        <w:rPr>
          <w:color w:val="auto"/>
          <w:sz w:val="22"/>
          <w:lang w:val="es-ES"/>
        </w:rPr>
        <w:t xml:space="preserve"> Página principal de </w:t>
      </w:r>
      <w:r w:rsidRPr="000C3834">
        <w:rPr>
          <w:i/>
          <w:color w:val="auto"/>
          <w:sz w:val="22"/>
          <w:lang w:val="es-ES"/>
        </w:rPr>
        <w:t>olx.com.pe</w:t>
      </w:r>
      <w:r w:rsidRPr="000C3834">
        <w:rPr>
          <w:color w:val="auto"/>
          <w:sz w:val="22"/>
          <w:lang w:val="es-ES"/>
        </w:rPr>
        <w:t xml:space="preserve"> [OLX</w:t>
      </w:r>
      <w:r w:rsidR="004D501F">
        <w:rPr>
          <w:color w:val="auto"/>
          <w:sz w:val="22"/>
          <w:lang w:val="es-ES"/>
        </w:rPr>
        <w:t xml:space="preserve">, </w:t>
      </w:r>
      <w:r w:rsidRPr="000C3834">
        <w:rPr>
          <w:color w:val="auto"/>
          <w:sz w:val="22"/>
          <w:lang w:val="es-ES"/>
        </w:rPr>
        <w:t>2006]</w:t>
      </w:r>
      <w:bookmarkEnd w:id="27"/>
    </w:p>
    <w:p w:rsidR="008D367E" w:rsidRPr="000C3834" w:rsidRDefault="008D367E" w:rsidP="00D16B00">
      <w:pPr>
        <w:pStyle w:val="Ttulo2"/>
        <w:rPr>
          <w:lang w:val="es-ES"/>
        </w:rPr>
      </w:pPr>
      <w:bookmarkStart w:id="28" w:name="_Toc359178294"/>
      <w:r w:rsidRPr="000C3834">
        <w:rPr>
          <w:lang w:val="es-ES"/>
        </w:rPr>
        <w:lastRenderedPageBreak/>
        <w:t>Cuadro comparativo de la revisión del estado del arte</w:t>
      </w:r>
      <w:bookmarkEnd w:id="28"/>
    </w:p>
    <w:p w:rsidR="008D367E" w:rsidRPr="000C3834" w:rsidRDefault="008D367E" w:rsidP="008D367E">
      <w:pPr>
        <w:rPr>
          <w:lang w:val="es-ES"/>
        </w:rPr>
      </w:pPr>
    </w:p>
    <w:p w:rsidR="008D367E" w:rsidRPr="000C3834" w:rsidRDefault="00F6067C" w:rsidP="00E32734">
      <w:pPr>
        <w:ind w:firstLine="576"/>
        <w:rPr>
          <w:lang w:val="es-ES"/>
        </w:rPr>
      </w:pPr>
      <w:r w:rsidRPr="000C3834">
        <w:rPr>
          <w:lang w:val="es-ES"/>
        </w:rPr>
        <w:t>Con las soluciones encontradas y mencionadas previamente, se presenta a continuación un cuadro comparativo en la tabla 1.0</w:t>
      </w:r>
      <w:r w:rsidR="00030D52" w:rsidRPr="000C3834">
        <w:rPr>
          <w:lang w:val="es-ES"/>
        </w:rPr>
        <w:t xml:space="preserve">. En dicho cuadro se observan las similitudes y diferencias entre </w:t>
      </w:r>
      <w:r w:rsidR="00011BB1" w:rsidRPr="000C3834">
        <w:rPr>
          <w:lang w:val="es-ES"/>
        </w:rPr>
        <w:t xml:space="preserve">las principales </w:t>
      </w:r>
      <w:r w:rsidR="00030D52" w:rsidRPr="000C3834">
        <w:rPr>
          <w:lang w:val="es-ES"/>
        </w:rPr>
        <w:t>soluciones y la propuesta del presente proyecto.</w:t>
      </w:r>
    </w:p>
    <w:p w:rsidR="00030D52" w:rsidRPr="000C3834" w:rsidRDefault="00030D52" w:rsidP="008D367E">
      <w:pPr>
        <w:rPr>
          <w:lang w:val="es-ES"/>
        </w:rPr>
      </w:pPr>
    </w:p>
    <w:p w:rsidR="00030D52" w:rsidRPr="000C3834" w:rsidRDefault="00030D52" w:rsidP="008D367E">
      <w:pPr>
        <w:rPr>
          <w:lang w:val="es-ES"/>
        </w:rPr>
      </w:pPr>
    </w:p>
    <w:p w:rsidR="00030D52" w:rsidRPr="000C3834" w:rsidRDefault="00030D52" w:rsidP="008D367E">
      <w:pPr>
        <w:rPr>
          <w:lang w:val="es-ES"/>
        </w:rPr>
      </w:pPr>
    </w:p>
    <w:p w:rsidR="008D367E" w:rsidRPr="000C3834" w:rsidRDefault="008D367E" w:rsidP="008D367E">
      <w:pPr>
        <w:rPr>
          <w:lang w:val="es-ES"/>
        </w:rPr>
      </w:pPr>
    </w:p>
    <w:p w:rsidR="00314625" w:rsidRPr="000C3834" w:rsidRDefault="00314625" w:rsidP="00314625">
      <w:pPr>
        <w:pStyle w:val="Subttulo0"/>
        <w:jc w:val="center"/>
        <w:rPr>
          <w:rStyle w:val="nfasis"/>
          <w:rFonts w:ascii="Times New Roman" w:hAnsi="Times New Roman" w:cs="Times New Roman"/>
          <w:color w:val="auto"/>
          <w:lang w:val="es-ES"/>
        </w:rPr>
        <w:sectPr w:rsidR="00314625" w:rsidRPr="000C3834" w:rsidSect="00A73396">
          <w:footerReference w:type="default" r:id="rId24"/>
          <w:pgSz w:w="11906" w:h="16838" w:code="9"/>
          <w:pgMar w:top="1418" w:right="1701" w:bottom="1418" w:left="1701" w:header="709" w:footer="0" w:gutter="0"/>
          <w:cols w:space="708"/>
          <w:titlePg/>
          <w:docGrid w:linePitch="360"/>
        </w:sectPr>
      </w:pPr>
    </w:p>
    <w:tbl>
      <w:tblPr>
        <w:tblStyle w:val="Tablabsica3"/>
        <w:tblpPr w:leftFromText="141" w:rightFromText="141" w:horzAnchor="margin" w:tblpX="-318" w:tblpY="543"/>
        <w:tblW w:w="14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6"/>
        <w:gridCol w:w="1806"/>
        <w:gridCol w:w="1863"/>
        <w:gridCol w:w="2126"/>
        <w:gridCol w:w="1985"/>
        <w:gridCol w:w="2126"/>
        <w:gridCol w:w="2410"/>
      </w:tblGrid>
      <w:tr w:rsidR="00CA6DAA" w:rsidRPr="000C3834" w:rsidTr="00CE7285">
        <w:trPr>
          <w:cnfStyle w:val="100000000000" w:firstRow="1" w:lastRow="0" w:firstColumn="0" w:lastColumn="0" w:oddVBand="0" w:evenVBand="0" w:oddHBand="0" w:evenHBand="0" w:firstRowFirstColumn="0" w:firstRowLastColumn="0" w:lastRowFirstColumn="0" w:lastRowLastColumn="0"/>
          <w:trHeight w:val="1270"/>
        </w:trPr>
        <w:tc>
          <w:tcPr>
            <w:tcW w:w="1826" w:type="dxa"/>
            <w:shd w:val="clear" w:color="auto" w:fill="A6A6A6" w:themeFill="background1" w:themeFillShade="A6"/>
            <w:vAlign w:val="center"/>
          </w:tcPr>
          <w:p w:rsidR="00CA6DAA" w:rsidRPr="000C3834" w:rsidRDefault="00CA6DAA" w:rsidP="005B3B73">
            <w:pPr>
              <w:jc w:val="center"/>
              <w:rPr>
                <w:lang w:val="es-ES"/>
              </w:rPr>
            </w:pPr>
            <w:r w:rsidRPr="000C3834">
              <w:rPr>
                <w:color w:val="auto"/>
                <w:lang w:val="es-ES"/>
              </w:rPr>
              <w:lastRenderedPageBreak/>
              <w:t>Criterio</w:t>
            </w:r>
          </w:p>
        </w:tc>
        <w:tc>
          <w:tcPr>
            <w:tcW w:w="1806" w:type="dxa"/>
            <w:shd w:val="clear" w:color="auto" w:fill="A6A6A6" w:themeFill="background1" w:themeFillShade="A6"/>
            <w:vAlign w:val="center"/>
          </w:tcPr>
          <w:p w:rsidR="00CA6DAA" w:rsidRPr="000C3834" w:rsidRDefault="00CA6DAA" w:rsidP="00CA6DAA">
            <w:pPr>
              <w:jc w:val="center"/>
              <w:rPr>
                <w:noProof/>
                <w:lang w:val="es-MX" w:eastAsia="es-MX"/>
              </w:rPr>
            </w:pPr>
            <w:r>
              <w:rPr>
                <w:noProof/>
                <w:lang w:val="es-MX" w:eastAsia="es-MX"/>
              </w:rPr>
              <w:drawing>
                <wp:inline distT="0" distB="0" distL="0" distR="0" wp14:anchorId="229D43ED" wp14:editId="0643AD39">
                  <wp:extent cx="1005840" cy="670560"/>
                  <wp:effectExtent l="0" t="0" r="381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ece logo.png"/>
                          <pic:cNvPicPr/>
                        </pic:nvPicPr>
                        <pic:blipFill>
                          <a:blip r:embed="rId25">
                            <a:extLst>
                              <a:ext uri="{28A0092B-C50C-407E-A947-70E740481C1C}">
                                <a14:useLocalDpi xmlns:a14="http://schemas.microsoft.com/office/drawing/2010/main" val="0"/>
                              </a:ext>
                            </a:extLst>
                          </a:blip>
                          <a:stretch>
                            <a:fillRect/>
                          </a:stretch>
                        </pic:blipFill>
                        <pic:spPr>
                          <a:xfrm>
                            <a:off x="0" y="0"/>
                            <a:ext cx="1017421" cy="678281"/>
                          </a:xfrm>
                          <a:prstGeom prst="rect">
                            <a:avLst/>
                          </a:prstGeom>
                        </pic:spPr>
                      </pic:pic>
                    </a:graphicData>
                  </a:graphic>
                </wp:inline>
              </w:drawing>
            </w:r>
          </w:p>
        </w:tc>
        <w:tc>
          <w:tcPr>
            <w:tcW w:w="1863" w:type="dxa"/>
            <w:shd w:val="clear" w:color="auto" w:fill="A6A6A6" w:themeFill="background1" w:themeFillShade="A6"/>
            <w:vAlign w:val="center"/>
          </w:tcPr>
          <w:p w:rsidR="00CA6DAA" w:rsidRPr="000C3834" w:rsidRDefault="00CA6DAA" w:rsidP="005B3B73">
            <w:pPr>
              <w:jc w:val="center"/>
              <w:rPr>
                <w:lang w:val="es-ES"/>
              </w:rPr>
            </w:pPr>
            <w:r w:rsidRPr="000C3834">
              <w:rPr>
                <w:noProof/>
                <w:lang w:val="es-MX" w:eastAsia="es-MX"/>
              </w:rPr>
              <w:drawing>
                <wp:inline distT="0" distB="0" distL="0" distR="0" wp14:anchorId="6D591A2D" wp14:editId="0E4E3294">
                  <wp:extent cx="914400" cy="702644"/>
                  <wp:effectExtent l="0" t="0" r="0" b="2540"/>
                  <wp:docPr id="289" name="Imagen 289" descr="C:\Users\Christian\Desktop\Servicios a Domici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ristian\Desktop\Servicios a Domicil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702644"/>
                          </a:xfrm>
                          <a:prstGeom prst="rect">
                            <a:avLst/>
                          </a:prstGeom>
                          <a:noFill/>
                          <a:ln>
                            <a:noFill/>
                          </a:ln>
                        </pic:spPr>
                      </pic:pic>
                    </a:graphicData>
                  </a:graphic>
                </wp:inline>
              </w:drawing>
            </w:r>
          </w:p>
        </w:tc>
        <w:tc>
          <w:tcPr>
            <w:tcW w:w="2126" w:type="dxa"/>
            <w:shd w:val="clear" w:color="auto" w:fill="A6A6A6" w:themeFill="background1" w:themeFillShade="A6"/>
            <w:vAlign w:val="center"/>
          </w:tcPr>
          <w:p w:rsidR="00CA6DAA" w:rsidRPr="000C3834" w:rsidRDefault="00CA6DAA" w:rsidP="005B3B73">
            <w:pPr>
              <w:jc w:val="center"/>
              <w:rPr>
                <w:lang w:val="es-ES"/>
              </w:rPr>
            </w:pPr>
            <w:r w:rsidRPr="000C3834">
              <w:rPr>
                <w:b w:val="0"/>
                <w:bCs w:val="0"/>
                <w:color w:val="auto"/>
                <w:lang w:val="es-ES"/>
              </w:rPr>
              <w:object w:dxaOrig="1245" w:dyaOrig="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7pt;height:55.7pt" o:ole="">
                  <v:imagedata r:id="rId27" o:title=""/>
                </v:shape>
                <o:OLEObject Type="Embed" ProgID="PBrush" ShapeID="_x0000_i1025" DrawAspect="Content" ObjectID="_1432920239" r:id="rId28"/>
              </w:object>
            </w:r>
          </w:p>
        </w:tc>
        <w:tc>
          <w:tcPr>
            <w:tcW w:w="1985" w:type="dxa"/>
            <w:shd w:val="clear" w:color="auto" w:fill="A6A6A6" w:themeFill="background1" w:themeFillShade="A6"/>
            <w:vAlign w:val="center"/>
          </w:tcPr>
          <w:p w:rsidR="00CA6DAA" w:rsidRPr="000C3834" w:rsidRDefault="00CA6DAA" w:rsidP="005B3B73">
            <w:pPr>
              <w:jc w:val="center"/>
              <w:rPr>
                <w:lang w:val="es-ES"/>
              </w:rPr>
            </w:pPr>
            <w:r w:rsidRPr="000C3834">
              <w:rPr>
                <w:noProof/>
                <w:lang w:val="es-MX" w:eastAsia="es-MX"/>
              </w:rPr>
              <w:drawing>
                <wp:inline distT="0" distB="0" distL="0" distR="0" wp14:anchorId="68F6FF67" wp14:editId="66B0EFA0">
                  <wp:extent cx="936104" cy="704088"/>
                  <wp:effectExtent l="0" t="0" r="0" b="1270"/>
                  <wp:docPr id="30" name="Imagen 30" descr="C:\Users\Christian\Desktop\quo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Desktop\quotLOG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35671" cy="703762"/>
                          </a:xfrm>
                          <a:prstGeom prst="rect">
                            <a:avLst/>
                          </a:prstGeom>
                          <a:noFill/>
                          <a:ln>
                            <a:noFill/>
                          </a:ln>
                        </pic:spPr>
                      </pic:pic>
                    </a:graphicData>
                  </a:graphic>
                </wp:inline>
              </w:drawing>
            </w:r>
          </w:p>
        </w:tc>
        <w:tc>
          <w:tcPr>
            <w:tcW w:w="2126" w:type="dxa"/>
            <w:shd w:val="clear" w:color="auto" w:fill="A6A6A6" w:themeFill="background1" w:themeFillShade="A6"/>
            <w:vAlign w:val="center"/>
          </w:tcPr>
          <w:p w:rsidR="00CA6DAA" w:rsidRPr="000C3834" w:rsidRDefault="00CA6DAA" w:rsidP="005B3B73">
            <w:pPr>
              <w:jc w:val="center"/>
              <w:rPr>
                <w:lang w:val="es-ES"/>
              </w:rPr>
            </w:pPr>
            <w:r w:rsidRPr="000C3834">
              <w:rPr>
                <w:noProof/>
                <w:lang w:val="es-MX" w:eastAsia="es-MX"/>
              </w:rPr>
              <w:drawing>
                <wp:inline distT="0" distB="0" distL="0" distR="0" wp14:anchorId="2CE5CBD5" wp14:editId="06C963C7">
                  <wp:extent cx="968588" cy="704088"/>
                  <wp:effectExtent l="0" t="0" r="3175" b="1270"/>
                  <wp:docPr id="290" name="Imagen 290" descr="C:\Users\Christian\Desktop\hotf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esktop\hotfLOG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83550" cy="714964"/>
                          </a:xfrm>
                          <a:prstGeom prst="rect">
                            <a:avLst/>
                          </a:prstGeom>
                          <a:noFill/>
                          <a:ln>
                            <a:noFill/>
                          </a:ln>
                        </pic:spPr>
                      </pic:pic>
                    </a:graphicData>
                  </a:graphic>
                </wp:inline>
              </w:drawing>
            </w:r>
          </w:p>
        </w:tc>
        <w:tc>
          <w:tcPr>
            <w:tcW w:w="2410" w:type="dxa"/>
            <w:shd w:val="clear" w:color="auto" w:fill="A6A6A6" w:themeFill="background1" w:themeFillShade="A6"/>
            <w:vAlign w:val="center"/>
          </w:tcPr>
          <w:p w:rsidR="00CA6DAA" w:rsidRPr="000C3834" w:rsidRDefault="00CA6DAA" w:rsidP="00FE0CBC">
            <w:pPr>
              <w:jc w:val="center"/>
              <w:rPr>
                <w:color w:val="auto"/>
                <w:lang w:val="es-ES"/>
              </w:rPr>
            </w:pPr>
            <w:r w:rsidRPr="000C3834">
              <w:rPr>
                <w:color w:val="auto"/>
                <w:sz w:val="22"/>
                <w:lang w:val="es-ES"/>
              </w:rPr>
              <w:t xml:space="preserve">Sistema de Gestión de </w:t>
            </w:r>
            <w:r w:rsidR="00FE0CBC">
              <w:rPr>
                <w:color w:val="auto"/>
                <w:sz w:val="22"/>
                <w:lang w:val="es-ES"/>
              </w:rPr>
              <w:t>Entrega</w:t>
            </w:r>
            <w:r w:rsidRPr="000C3834">
              <w:rPr>
                <w:color w:val="auto"/>
                <w:sz w:val="22"/>
                <w:lang w:val="es-ES"/>
              </w:rPr>
              <w:t xml:space="preserve"> de Servicios Generales y de Mantenimiento</w:t>
            </w:r>
            <w:r w:rsidR="00FE0CBC">
              <w:rPr>
                <w:color w:val="auto"/>
                <w:sz w:val="22"/>
                <w:lang w:val="es-ES"/>
              </w:rPr>
              <w:t xml:space="preserve"> a Hogares</w:t>
            </w:r>
          </w:p>
        </w:tc>
      </w:tr>
      <w:tr w:rsidR="00CA6DAA" w:rsidRPr="000C3834" w:rsidTr="00CE7285">
        <w:trPr>
          <w:trHeight w:val="407"/>
        </w:trPr>
        <w:tc>
          <w:tcPr>
            <w:tcW w:w="1826" w:type="dxa"/>
            <w:vAlign w:val="center"/>
          </w:tcPr>
          <w:p w:rsidR="00CA6DAA" w:rsidRPr="000C3834" w:rsidRDefault="00CA6DAA" w:rsidP="005B3B73">
            <w:pPr>
              <w:jc w:val="center"/>
              <w:rPr>
                <w:b/>
                <w:lang w:val="es-ES"/>
              </w:rPr>
            </w:pPr>
            <w:r w:rsidRPr="000C3834">
              <w:rPr>
                <w:b/>
                <w:lang w:val="es-ES"/>
              </w:rPr>
              <w:t>País de Origen</w:t>
            </w:r>
          </w:p>
        </w:tc>
        <w:tc>
          <w:tcPr>
            <w:tcW w:w="1806" w:type="dxa"/>
            <w:vAlign w:val="center"/>
          </w:tcPr>
          <w:p w:rsidR="00CA6DAA" w:rsidRPr="000C3834" w:rsidRDefault="00CA6DAA" w:rsidP="00CA6DAA">
            <w:pPr>
              <w:jc w:val="center"/>
              <w:rPr>
                <w:sz w:val="22"/>
                <w:lang w:val="es-ES"/>
              </w:rPr>
            </w:pPr>
            <w:r w:rsidRPr="000C3834">
              <w:rPr>
                <w:sz w:val="22"/>
                <w:lang w:val="es-ES"/>
              </w:rPr>
              <w:t>España</w:t>
            </w:r>
          </w:p>
        </w:tc>
        <w:tc>
          <w:tcPr>
            <w:tcW w:w="1863" w:type="dxa"/>
            <w:vAlign w:val="center"/>
          </w:tcPr>
          <w:p w:rsidR="00CA6DAA" w:rsidRPr="000C3834" w:rsidRDefault="00CA6DAA" w:rsidP="005B3B73">
            <w:pPr>
              <w:jc w:val="center"/>
              <w:rPr>
                <w:sz w:val="22"/>
                <w:lang w:val="es-ES"/>
              </w:rPr>
            </w:pPr>
            <w:r w:rsidRPr="000C3834">
              <w:rPr>
                <w:sz w:val="22"/>
                <w:lang w:val="es-ES"/>
              </w:rPr>
              <w:t>Perú</w:t>
            </w:r>
          </w:p>
        </w:tc>
        <w:tc>
          <w:tcPr>
            <w:tcW w:w="2126" w:type="dxa"/>
            <w:vAlign w:val="center"/>
          </w:tcPr>
          <w:p w:rsidR="00CA6DAA" w:rsidRPr="000C3834" w:rsidRDefault="00CA6DAA" w:rsidP="005B3B73">
            <w:pPr>
              <w:jc w:val="center"/>
              <w:rPr>
                <w:sz w:val="22"/>
                <w:lang w:val="es-ES"/>
              </w:rPr>
            </w:pPr>
            <w:r w:rsidRPr="000C3834">
              <w:rPr>
                <w:sz w:val="22"/>
                <w:lang w:val="es-ES"/>
              </w:rPr>
              <w:t>Perú</w:t>
            </w:r>
          </w:p>
        </w:tc>
        <w:tc>
          <w:tcPr>
            <w:tcW w:w="1985" w:type="dxa"/>
            <w:vAlign w:val="center"/>
          </w:tcPr>
          <w:p w:rsidR="00CA6DAA" w:rsidRPr="000C3834" w:rsidRDefault="00CA6DAA" w:rsidP="005B3B73">
            <w:pPr>
              <w:jc w:val="center"/>
              <w:rPr>
                <w:sz w:val="22"/>
                <w:lang w:val="es-ES"/>
              </w:rPr>
            </w:pPr>
            <w:r w:rsidRPr="000C3834">
              <w:rPr>
                <w:sz w:val="22"/>
                <w:lang w:val="es-ES"/>
              </w:rPr>
              <w:t>España</w:t>
            </w:r>
          </w:p>
        </w:tc>
        <w:tc>
          <w:tcPr>
            <w:tcW w:w="2126" w:type="dxa"/>
            <w:vAlign w:val="center"/>
          </w:tcPr>
          <w:p w:rsidR="00CA6DAA" w:rsidRPr="000C3834" w:rsidRDefault="00CA6DAA" w:rsidP="005B3B73">
            <w:pPr>
              <w:jc w:val="center"/>
              <w:rPr>
                <w:sz w:val="22"/>
                <w:lang w:val="es-ES"/>
              </w:rPr>
            </w:pPr>
            <w:r w:rsidRPr="000C3834">
              <w:rPr>
                <w:sz w:val="22"/>
                <w:lang w:val="es-ES"/>
              </w:rPr>
              <w:t>Australia</w:t>
            </w:r>
          </w:p>
        </w:tc>
        <w:tc>
          <w:tcPr>
            <w:tcW w:w="2410" w:type="dxa"/>
            <w:vAlign w:val="center"/>
          </w:tcPr>
          <w:p w:rsidR="00CA6DAA" w:rsidRPr="000C3834" w:rsidRDefault="00CA6DAA" w:rsidP="005B3B73">
            <w:pPr>
              <w:jc w:val="center"/>
              <w:rPr>
                <w:sz w:val="22"/>
                <w:lang w:val="es-ES"/>
              </w:rPr>
            </w:pPr>
            <w:r w:rsidRPr="000C3834">
              <w:rPr>
                <w:sz w:val="22"/>
                <w:lang w:val="es-ES"/>
              </w:rPr>
              <w:t>Perú</w:t>
            </w:r>
          </w:p>
        </w:tc>
      </w:tr>
      <w:tr w:rsidR="00CA6DAA" w:rsidRPr="000C3834" w:rsidTr="00CE7285">
        <w:trPr>
          <w:trHeight w:val="2541"/>
        </w:trPr>
        <w:tc>
          <w:tcPr>
            <w:tcW w:w="1826" w:type="dxa"/>
            <w:vAlign w:val="center"/>
          </w:tcPr>
          <w:p w:rsidR="00CA6DAA" w:rsidRPr="000C3834" w:rsidRDefault="00CA6DAA" w:rsidP="005B3B73">
            <w:pPr>
              <w:jc w:val="center"/>
              <w:rPr>
                <w:b/>
                <w:lang w:val="es-ES"/>
              </w:rPr>
            </w:pPr>
            <w:r w:rsidRPr="000C3834">
              <w:rPr>
                <w:b/>
                <w:lang w:val="es-ES"/>
              </w:rPr>
              <w:t>Costo</w:t>
            </w:r>
          </w:p>
        </w:tc>
        <w:tc>
          <w:tcPr>
            <w:tcW w:w="1806" w:type="dxa"/>
            <w:vAlign w:val="center"/>
          </w:tcPr>
          <w:p w:rsidR="00CA6DAA" w:rsidRDefault="00CA6DAA" w:rsidP="003E15F2">
            <w:pPr>
              <w:pStyle w:val="Prrafodelista"/>
              <w:numPr>
                <w:ilvl w:val="0"/>
                <w:numId w:val="10"/>
              </w:numPr>
              <w:ind w:left="141" w:hanging="142"/>
              <w:jc w:val="left"/>
              <w:rPr>
                <w:sz w:val="22"/>
                <w:lang w:val="es-ES"/>
              </w:rPr>
            </w:pPr>
            <w:r>
              <w:rPr>
                <w:sz w:val="22"/>
                <w:lang w:val="es-ES"/>
              </w:rPr>
              <w:t>El cliente no paga por anunciar, solo al proveedor</w:t>
            </w:r>
            <w:r w:rsidR="00CE7285">
              <w:rPr>
                <w:sz w:val="22"/>
                <w:lang w:val="es-ES"/>
              </w:rPr>
              <w:t>.</w:t>
            </w:r>
          </w:p>
          <w:p w:rsidR="00CA6DAA" w:rsidRPr="000C3834" w:rsidRDefault="00CA6DAA" w:rsidP="003E15F2">
            <w:pPr>
              <w:pStyle w:val="Prrafodelista"/>
              <w:numPr>
                <w:ilvl w:val="0"/>
                <w:numId w:val="10"/>
              </w:numPr>
              <w:ind w:left="141" w:hanging="142"/>
              <w:jc w:val="left"/>
              <w:rPr>
                <w:sz w:val="22"/>
                <w:lang w:val="es-ES"/>
              </w:rPr>
            </w:pPr>
            <w:proofErr w:type="spellStart"/>
            <w:r>
              <w:rPr>
                <w:sz w:val="22"/>
                <w:lang w:val="es-ES"/>
              </w:rPr>
              <w:t>Etece</w:t>
            </w:r>
            <w:proofErr w:type="spellEnd"/>
            <w:r>
              <w:rPr>
                <w:sz w:val="22"/>
                <w:lang w:val="es-ES"/>
              </w:rPr>
              <w:t xml:space="preserve"> cobra una comisión del 19% sobre el precio fijado por el cliente</w:t>
            </w:r>
            <w:r w:rsidR="00CE7285">
              <w:rPr>
                <w:sz w:val="22"/>
                <w:lang w:val="es-ES"/>
              </w:rPr>
              <w:t>.</w:t>
            </w:r>
          </w:p>
        </w:tc>
        <w:tc>
          <w:tcPr>
            <w:tcW w:w="1863" w:type="dxa"/>
            <w:vAlign w:val="center"/>
          </w:tcPr>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Plan básico gratuito con funcionalidades limitadas.</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Plan Premium de $200+IGV el cual ofrece funcionalidades extras.</w:t>
            </w:r>
          </w:p>
        </w:tc>
        <w:tc>
          <w:tcPr>
            <w:tcW w:w="2126" w:type="dxa"/>
            <w:vAlign w:val="center"/>
          </w:tcPr>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Servicio personalizado desde S/.10 por inspección.</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Servicio de emergencia desde S/.20 por inspección.</w:t>
            </w:r>
          </w:p>
          <w:p w:rsidR="00CA6DAA" w:rsidRPr="000C3834" w:rsidRDefault="00CA6DAA" w:rsidP="005B3B73">
            <w:pPr>
              <w:pStyle w:val="Prrafodelista"/>
              <w:ind w:left="141"/>
              <w:jc w:val="left"/>
              <w:rPr>
                <w:sz w:val="22"/>
                <w:lang w:val="es-ES"/>
              </w:rPr>
            </w:pPr>
            <w:r w:rsidRPr="000C3834">
              <w:rPr>
                <w:sz w:val="22"/>
                <w:lang w:val="es-ES"/>
              </w:rPr>
              <w:t>En ambos casos, se paga a la empresa fontanera que realiza el servicio.</w:t>
            </w:r>
          </w:p>
        </w:tc>
        <w:tc>
          <w:tcPr>
            <w:tcW w:w="1985" w:type="dxa"/>
            <w:vAlign w:val="center"/>
          </w:tcPr>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No hay costo por  buscar proveedores</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Los proveedores pagan por derecho a recibir presupuestos en planes que van desde 25€ por presupuesto aceptado.</w:t>
            </w:r>
          </w:p>
        </w:tc>
        <w:tc>
          <w:tcPr>
            <w:tcW w:w="2126" w:type="dxa"/>
            <w:vAlign w:val="center"/>
          </w:tcPr>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No hay costo por  buscar proveedores.</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No hay costo por publicar información de una empresa, aunque en algunos países (no Perú) existe una opción de pago.</w:t>
            </w:r>
          </w:p>
        </w:tc>
        <w:tc>
          <w:tcPr>
            <w:tcW w:w="2410" w:type="dxa"/>
            <w:vAlign w:val="center"/>
          </w:tcPr>
          <w:p w:rsidR="00CA6DAA" w:rsidRPr="000C3834" w:rsidRDefault="00CA6DAA" w:rsidP="00B26E25">
            <w:pPr>
              <w:jc w:val="left"/>
              <w:rPr>
                <w:sz w:val="22"/>
                <w:lang w:val="es-ES"/>
              </w:rPr>
            </w:pPr>
            <w:r w:rsidRPr="000C3834">
              <w:rPr>
                <w:sz w:val="22"/>
                <w:lang w:val="es-ES"/>
              </w:rPr>
              <w:t>El registro y uso del sistema por parte de clientes y proveedores será completamente gratuito.</w:t>
            </w:r>
          </w:p>
        </w:tc>
      </w:tr>
      <w:tr w:rsidR="00CA6DAA" w:rsidRPr="000C3834" w:rsidTr="00CE7285">
        <w:trPr>
          <w:trHeight w:val="844"/>
        </w:trPr>
        <w:tc>
          <w:tcPr>
            <w:tcW w:w="1826" w:type="dxa"/>
            <w:vAlign w:val="center"/>
          </w:tcPr>
          <w:p w:rsidR="00CA6DAA" w:rsidRPr="000C3834" w:rsidRDefault="00CA6DAA" w:rsidP="005B3B73">
            <w:pPr>
              <w:jc w:val="center"/>
              <w:rPr>
                <w:b/>
                <w:lang w:val="es-ES"/>
              </w:rPr>
            </w:pPr>
            <w:r w:rsidRPr="000C3834">
              <w:rPr>
                <w:b/>
                <w:lang w:val="es-ES"/>
              </w:rPr>
              <w:t>Características Más Relevantes</w:t>
            </w:r>
          </w:p>
        </w:tc>
        <w:tc>
          <w:tcPr>
            <w:tcW w:w="1806" w:type="dxa"/>
            <w:vAlign w:val="center"/>
          </w:tcPr>
          <w:p w:rsidR="00CA6DAA" w:rsidRDefault="00CE7285" w:rsidP="003E15F2">
            <w:pPr>
              <w:pStyle w:val="Prrafodelista"/>
              <w:numPr>
                <w:ilvl w:val="0"/>
                <w:numId w:val="10"/>
              </w:numPr>
              <w:ind w:left="141" w:hanging="142"/>
              <w:jc w:val="left"/>
              <w:rPr>
                <w:sz w:val="22"/>
                <w:lang w:val="es-ES"/>
              </w:rPr>
            </w:pPr>
            <w:r>
              <w:rPr>
                <w:sz w:val="22"/>
                <w:lang w:val="es-ES"/>
              </w:rPr>
              <w:t>Permite indicar una necesidad y fijar el precio.</w:t>
            </w:r>
          </w:p>
          <w:p w:rsidR="00CE7285" w:rsidRDefault="00CE7285" w:rsidP="003E15F2">
            <w:pPr>
              <w:pStyle w:val="Prrafodelista"/>
              <w:numPr>
                <w:ilvl w:val="0"/>
                <w:numId w:val="10"/>
              </w:numPr>
              <w:ind w:left="141" w:hanging="142"/>
              <w:jc w:val="left"/>
              <w:rPr>
                <w:sz w:val="22"/>
                <w:lang w:val="es-ES"/>
              </w:rPr>
            </w:pPr>
            <w:r>
              <w:rPr>
                <w:sz w:val="22"/>
                <w:lang w:val="es-ES"/>
              </w:rPr>
              <w:t>El cliente puede elegir el proveedor o dejar que el sistema el elija.</w:t>
            </w:r>
          </w:p>
          <w:p w:rsidR="00CE7285" w:rsidRPr="000C3834" w:rsidRDefault="00CE7285" w:rsidP="003E15F2">
            <w:pPr>
              <w:pStyle w:val="Prrafodelista"/>
              <w:numPr>
                <w:ilvl w:val="0"/>
                <w:numId w:val="10"/>
              </w:numPr>
              <w:ind w:left="141" w:hanging="142"/>
              <w:jc w:val="left"/>
              <w:rPr>
                <w:sz w:val="22"/>
                <w:lang w:val="es-ES"/>
              </w:rPr>
            </w:pPr>
            <w:r>
              <w:rPr>
                <w:sz w:val="22"/>
                <w:lang w:val="es-ES"/>
              </w:rPr>
              <w:t>Los pagos son con tarjeta de crédito una vez satisfecho el cliente.</w:t>
            </w:r>
          </w:p>
        </w:tc>
        <w:tc>
          <w:tcPr>
            <w:tcW w:w="1863" w:type="dxa"/>
            <w:vAlign w:val="center"/>
          </w:tcPr>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Permite hacer calificaciones, opiniones y recomendaciones sobre proveedores.</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El plan Premium otorga una gran exposición de la marca.</w:t>
            </w:r>
          </w:p>
        </w:tc>
        <w:tc>
          <w:tcPr>
            <w:tcW w:w="2126" w:type="dxa"/>
            <w:vAlign w:val="center"/>
          </w:tcPr>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Sedapal trabaja exclusivamente con 6 empresas fontaneras seleccionadas.</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El servicio incluye garantía de 6 meses y se satisface hasta en un lapso de 24 horas.</w:t>
            </w:r>
          </w:p>
        </w:tc>
        <w:tc>
          <w:tcPr>
            <w:tcW w:w="1985" w:type="dxa"/>
            <w:vAlign w:val="center"/>
          </w:tcPr>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 xml:space="preserve">Los proveedores pueden elegir los presupuestos de potenciales clientes. </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Se centra únicamente en servicios generales para el hogar.</w:t>
            </w:r>
          </w:p>
        </w:tc>
        <w:tc>
          <w:tcPr>
            <w:tcW w:w="2126" w:type="dxa"/>
            <w:vAlign w:val="center"/>
          </w:tcPr>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Les da un espacio personalizado gratuito a las pymes para que se anuncien</w:t>
            </w:r>
            <w:r>
              <w:rPr>
                <w:sz w:val="22"/>
                <w:lang w:val="es-ES"/>
              </w:rPr>
              <w:t>.</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Mediante palabras claves del perfil de la empresa, repotencia las búsquedas en portales como Google.</w:t>
            </w:r>
          </w:p>
        </w:tc>
        <w:tc>
          <w:tcPr>
            <w:tcW w:w="2410" w:type="dxa"/>
            <w:vAlign w:val="center"/>
          </w:tcPr>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Asignación automática del mejor proveedor al cliente mediante Algoritmo Tabú.</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Los proveedores pueden registrar su disponibilidad en su calendario web.</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Manejo de tarifas (servicio y materiales) estándares para todos los proveedores</w:t>
            </w:r>
          </w:p>
        </w:tc>
      </w:tr>
      <w:tr w:rsidR="00CA6DAA" w:rsidRPr="000C3834" w:rsidTr="00CE7285">
        <w:trPr>
          <w:trHeight w:val="890"/>
        </w:trPr>
        <w:tc>
          <w:tcPr>
            <w:tcW w:w="1826" w:type="dxa"/>
            <w:vAlign w:val="center"/>
          </w:tcPr>
          <w:p w:rsidR="00CA6DAA" w:rsidRPr="000C3834" w:rsidRDefault="00CA6DAA" w:rsidP="005B3B73">
            <w:pPr>
              <w:jc w:val="center"/>
              <w:rPr>
                <w:b/>
                <w:lang w:val="es-ES"/>
              </w:rPr>
            </w:pPr>
            <w:r w:rsidRPr="000C3834">
              <w:rPr>
                <w:b/>
                <w:lang w:val="es-ES"/>
              </w:rPr>
              <w:t>Público Objetivo</w:t>
            </w:r>
          </w:p>
        </w:tc>
        <w:tc>
          <w:tcPr>
            <w:tcW w:w="1806" w:type="dxa"/>
            <w:vAlign w:val="center"/>
          </w:tcPr>
          <w:p w:rsidR="00CA6DAA" w:rsidRPr="000C3834" w:rsidRDefault="00CE7285" w:rsidP="00CE7285">
            <w:pPr>
              <w:jc w:val="left"/>
              <w:rPr>
                <w:sz w:val="22"/>
                <w:lang w:val="es-ES"/>
              </w:rPr>
            </w:pPr>
            <w:r>
              <w:rPr>
                <w:sz w:val="22"/>
                <w:lang w:val="es-ES"/>
              </w:rPr>
              <w:t>Clientes en busca de cualquier servicio.</w:t>
            </w:r>
          </w:p>
        </w:tc>
        <w:tc>
          <w:tcPr>
            <w:tcW w:w="1863" w:type="dxa"/>
            <w:vAlign w:val="center"/>
          </w:tcPr>
          <w:p w:rsidR="00CA6DAA" w:rsidRPr="000C3834" w:rsidRDefault="00CA6DAA" w:rsidP="005B3B73">
            <w:pPr>
              <w:jc w:val="left"/>
              <w:rPr>
                <w:sz w:val="22"/>
                <w:lang w:val="es-ES"/>
              </w:rPr>
            </w:pPr>
            <w:r w:rsidRPr="000C3834">
              <w:rPr>
                <w:sz w:val="22"/>
                <w:lang w:val="es-ES"/>
              </w:rPr>
              <w:t>Proveedores de cualquier rubro de actividad económica.</w:t>
            </w:r>
          </w:p>
        </w:tc>
        <w:tc>
          <w:tcPr>
            <w:tcW w:w="2126" w:type="dxa"/>
            <w:vAlign w:val="center"/>
          </w:tcPr>
          <w:p w:rsidR="00CA6DAA" w:rsidRPr="000C3834" w:rsidRDefault="00CA6DAA" w:rsidP="005B3B73">
            <w:pPr>
              <w:jc w:val="center"/>
              <w:rPr>
                <w:sz w:val="22"/>
                <w:lang w:val="es-ES"/>
              </w:rPr>
            </w:pPr>
            <w:r w:rsidRPr="000C3834">
              <w:rPr>
                <w:sz w:val="22"/>
                <w:lang w:val="es-ES"/>
              </w:rPr>
              <w:t>Clientes de Sedapal</w:t>
            </w:r>
          </w:p>
        </w:tc>
        <w:tc>
          <w:tcPr>
            <w:tcW w:w="1985" w:type="dxa"/>
            <w:vAlign w:val="center"/>
          </w:tcPr>
          <w:p w:rsidR="00CA6DAA" w:rsidRPr="000C3834" w:rsidRDefault="00CA6DAA" w:rsidP="005B3B73">
            <w:pPr>
              <w:jc w:val="left"/>
              <w:rPr>
                <w:sz w:val="22"/>
                <w:lang w:val="es-ES"/>
              </w:rPr>
            </w:pPr>
            <w:r w:rsidRPr="000C3834">
              <w:rPr>
                <w:sz w:val="22"/>
                <w:lang w:val="es-ES"/>
              </w:rPr>
              <w:t>Proveedores que están en el rubro de servicios generales para el hogar.</w:t>
            </w:r>
          </w:p>
        </w:tc>
        <w:tc>
          <w:tcPr>
            <w:tcW w:w="2126" w:type="dxa"/>
            <w:vAlign w:val="center"/>
          </w:tcPr>
          <w:p w:rsidR="00CA6DAA" w:rsidRPr="000C3834" w:rsidRDefault="00CA6DAA" w:rsidP="005B3B73">
            <w:pPr>
              <w:jc w:val="left"/>
              <w:rPr>
                <w:sz w:val="22"/>
                <w:lang w:val="es-ES"/>
              </w:rPr>
            </w:pPr>
            <w:r w:rsidRPr="000C3834">
              <w:rPr>
                <w:sz w:val="22"/>
                <w:lang w:val="es-ES"/>
              </w:rPr>
              <w:t>Mypes y Pymes de cualquier rubro.</w:t>
            </w:r>
          </w:p>
        </w:tc>
        <w:tc>
          <w:tcPr>
            <w:tcW w:w="2410" w:type="dxa"/>
            <w:vAlign w:val="center"/>
          </w:tcPr>
          <w:p w:rsidR="00CA6DAA" w:rsidRPr="000C3834" w:rsidRDefault="00CA6DAA" w:rsidP="005B3B73">
            <w:pPr>
              <w:jc w:val="left"/>
              <w:rPr>
                <w:sz w:val="22"/>
                <w:lang w:val="es-ES"/>
              </w:rPr>
            </w:pPr>
            <w:r w:rsidRPr="000C3834">
              <w:rPr>
                <w:sz w:val="22"/>
                <w:lang w:val="es-ES"/>
              </w:rPr>
              <w:t>Independientes y mypes de servicios generales</w:t>
            </w:r>
            <w:r>
              <w:rPr>
                <w:sz w:val="22"/>
                <w:lang w:val="es-ES"/>
              </w:rPr>
              <w:t xml:space="preserve"> y de mantenimiento</w:t>
            </w:r>
            <w:r w:rsidR="00457F9F">
              <w:rPr>
                <w:sz w:val="22"/>
                <w:lang w:val="es-ES"/>
              </w:rPr>
              <w:t xml:space="preserve"> a hogares.</w:t>
            </w:r>
          </w:p>
        </w:tc>
      </w:tr>
    </w:tbl>
    <w:p w:rsidR="007F1E23" w:rsidRPr="00460D7E" w:rsidRDefault="007F1E23" w:rsidP="007F1E23">
      <w:pPr>
        <w:pStyle w:val="Subttulo0"/>
        <w:jc w:val="center"/>
        <w:rPr>
          <w:rStyle w:val="nfasis"/>
          <w:rFonts w:ascii="Times New Roman" w:hAnsi="Times New Roman" w:cs="Times New Roman"/>
          <w:b/>
          <w:color w:val="auto"/>
          <w:sz w:val="22"/>
          <w:lang w:val="es-ES"/>
        </w:rPr>
        <w:sectPr w:rsidR="007F1E23" w:rsidRPr="00460D7E" w:rsidSect="00A73396">
          <w:pgSz w:w="16838" w:h="11906" w:orient="landscape" w:code="9"/>
          <w:pgMar w:top="992" w:right="1418" w:bottom="1701" w:left="1418" w:header="709" w:footer="0" w:gutter="0"/>
          <w:cols w:space="708"/>
          <w:titlePg/>
          <w:docGrid w:linePitch="360"/>
        </w:sectPr>
      </w:pPr>
      <w:bookmarkStart w:id="29" w:name="_Toc359178355"/>
      <w:r w:rsidRPr="00460D7E">
        <w:rPr>
          <w:rStyle w:val="nfasis"/>
          <w:rFonts w:ascii="Times New Roman" w:hAnsi="Times New Roman" w:cs="Times New Roman"/>
          <w:b/>
          <w:color w:val="auto"/>
          <w:sz w:val="22"/>
          <w:lang w:val="es-ES"/>
        </w:rPr>
        <w:t>Tabla 1</w:t>
      </w:r>
      <w:r w:rsidR="00EC679E" w:rsidRPr="00460D7E">
        <w:rPr>
          <w:rStyle w:val="nfasis"/>
          <w:rFonts w:ascii="Times New Roman" w:hAnsi="Times New Roman" w:cs="Times New Roman"/>
          <w:b/>
          <w:color w:val="auto"/>
          <w:sz w:val="22"/>
          <w:lang w:val="es-ES"/>
        </w:rPr>
        <w:t>.1</w:t>
      </w:r>
      <w:r w:rsidRPr="00460D7E">
        <w:rPr>
          <w:rStyle w:val="nfasis"/>
          <w:rFonts w:ascii="Times New Roman" w:hAnsi="Times New Roman" w:cs="Times New Roman"/>
          <w:b/>
          <w:color w:val="auto"/>
          <w:sz w:val="22"/>
          <w:lang w:val="es-ES"/>
        </w:rPr>
        <w:t xml:space="preserve">. </w:t>
      </w:r>
      <w:r w:rsidR="00CA6DAA" w:rsidRPr="00460D7E">
        <w:rPr>
          <w:rStyle w:val="nfasis"/>
          <w:rFonts w:ascii="Times New Roman" w:hAnsi="Times New Roman" w:cs="Times New Roman"/>
          <w:b/>
          <w:color w:val="auto"/>
          <w:sz w:val="22"/>
          <w:lang w:val="es-ES"/>
        </w:rPr>
        <w:t>Cuadro de c</w:t>
      </w:r>
      <w:r w:rsidRPr="00460D7E">
        <w:rPr>
          <w:rStyle w:val="nfasis"/>
          <w:rFonts w:ascii="Times New Roman" w:hAnsi="Times New Roman" w:cs="Times New Roman"/>
          <w:b/>
          <w:color w:val="auto"/>
          <w:sz w:val="22"/>
          <w:lang w:val="es-ES"/>
        </w:rPr>
        <w:t>omparación de soluciones</w:t>
      </w:r>
      <w:bookmarkEnd w:id="29"/>
    </w:p>
    <w:p w:rsidR="00540B1C" w:rsidRPr="000C3834" w:rsidRDefault="00D16B00" w:rsidP="00D16B00">
      <w:pPr>
        <w:pStyle w:val="Ttulo2"/>
        <w:rPr>
          <w:lang w:val="es-ES"/>
        </w:rPr>
      </w:pPr>
      <w:bookmarkStart w:id="30" w:name="_Toc359178295"/>
      <w:r w:rsidRPr="000C3834">
        <w:rPr>
          <w:lang w:val="es-ES"/>
        </w:rPr>
        <w:lastRenderedPageBreak/>
        <w:t>Conclusiones sobre el estado del arte</w:t>
      </w:r>
      <w:bookmarkEnd w:id="30"/>
    </w:p>
    <w:p w:rsidR="00C04D16" w:rsidRPr="000C3834" w:rsidRDefault="00C04D16" w:rsidP="00D16B00">
      <w:pPr>
        <w:rPr>
          <w:lang w:val="es-ES"/>
        </w:rPr>
      </w:pPr>
    </w:p>
    <w:p w:rsidR="00C04D16" w:rsidRPr="000C3834" w:rsidRDefault="00703F1A" w:rsidP="00000D37">
      <w:pPr>
        <w:ind w:firstLine="576"/>
        <w:rPr>
          <w:lang w:val="es-ES"/>
        </w:rPr>
      </w:pPr>
      <w:r w:rsidRPr="000C3834">
        <w:rPr>
          <w:lang w:val="es-ES"/>
        </w:rPr>
        <w:t>En la revisión del estado del arte se han encontrado</w:t>
      </w:r>
      <w:r w:rsidR="000338D9" w:rsidRPr="000C3834">
        <w:rPr>
          <w:lang w:val="es-ES"/>
        </w:rPr>
        <w:t xml:space="preserve"> varias soluciones que </w:t>
      </w:r>
      <w:r w:rsidR="005F4B87" w:rsidRPr="000C3834">
        <w:rPr>
          <w:lang w:val="es-ES"/>
        </w:rPr>
        <w:t xml:space="preserve">de alguna manera </w:t>
      </w:r>
      <w:r w:rsidR="000338D9" w:rsidRPr="000C3834">
        <w:rPr>
          <w:lang w:val="es-ES"/>
        </w:rPr>
        <w:t xml:space="preserve">resuelven la problemática de los trabajadores independientes </w:t>
      </w:r>
      <w:r w:rsidR="00000D37" w:rsidRPr="000C3834">
        <w:rPr>
          <w:lang w:val="es-ES"/>
        </w:rPr>
        <w:t xml:space="preserve">y las mypes </w:t>
      </w:r>
      <w:r w:rsidR="000338D9" w:rsidRPr="000C3834">
        <w:rPr>
          <w:lang w:val="es-ES"/>
        </w:rPr>
        <w:t>que se dedican a brindar servicios generales</w:t>
      </w:r>
      <w:r w:rsidR="00000D37" w:rsidRPr="000C3834">
        <w:rPr>
          <w:lang w:val="es-ES"/>
        </w:rPr>
        <w:t xml:space="preserve"> para el hogar</w:t>
      </w:r>
      <w:r w:rsidR="005F4B87" w:rsidRPr="000C3834">
        <w:rPr>
          <w:lang w:val="es-ES"/>
        </w:rPr>
        <w:t xml:space="preserve"> y que no cuentan con </w:t>
      </w:r>
      <w:r w:rsidR="00F02F25" w:rsidRPr="000C3834">
        <w:rPr>
          <w:lang w:val="es-ES"/>
        </w:rPr>
        <w:t xml:space="preserve">un </w:t>
      </w:r>
      <w:r w:rsidR="005F4B87" w:rsidRPr="000C3834">
        <w:rPr>
          <w:lang w:val="es-ES"/>
        </w:rPr>
        <w:t xml:space="preserve">espacio personalizado y dedicado para </w:t>
      </w:r>
      <w:r w:rsidR="00F02F25" w:rsidRPr="000C3834">
        <w:rPr>
          <w:lang w:val="es-ES"/>
        </w:rPr>
        <w:t xml:space="preserve">los </w:t>
      </w:r>
      <w:r w:rsidR="005F4B87" w:rsidRPr="000C3834">
        <w:rPr>
          <w:lang w:val="es-ES"/>
        </w:rPr>
        <w:t>tipos de servicios</w:t>
      </w:r>
      <w:r w:rsidR="00F02F25" w:rsidRPr="000C3834">
        <w:rPr>
          <w:lang w:val="es-ES"/>
        </w:rPr>
        <w:t xml:space="preserve"> que ellos brindan</w:t>
      </w:r>
      <w:r w:rsidR="00000D37" w:rsidRPr="000C3834">
        <w:rPr>
          <w:lang w:val="es-ES"/>
        </w:rPr>
        <w:t xml:space="preserve">. </w:t>
      </w:r>
      <w:r w:rsidR="00F02F25" w:rsidRPr="000C3834">
        <w:rPr>
          <w:lang w:val="es-ES"/>
        </w:rPr>
        <w:br/>
      </w:r>
      <w:r w:rsidR="00FF012D" w:rsidRPr="000C3834">
        <w:rPr>
          <w:lang w:val="es-ES"/>
        </w:rPr>
        <w:t xml:space="preserve">Sin embargo, ninguna de estas soluciones </w:t>
      </w:r>
      <w:r w:rsidR="001B4908" w:rsidRPr="000C3834">
        <w:rPr>
          <w:lang w:val="es-ES"/>
        </w:rPr>
        <w:t xml:space="preserve">integra </w:t>
      </w:r>
      <w:r w:rsidR="00FF012D" w:rsidRPr="000C3834">
        <w:rPr>
          <w:lang w:val="es-ES"/>
        </w:rPr>
        <w:t xml:space="preserve">todas las funcionalidades </w:t>
      </w:r>
      <w:r w:rsidR="00F02F25" w:rsidRPr="000C3834">
        <w:rPr>
          <w:lang w:val="es-ES"/>
        </w:rPr>
        <w:t xml:space="preserve">necesarias ya que, por ejemplo, muchas ofrecen un espacio virtual gratuito para hacer el anuncio, pero no se enfocan en un solo rubro de servicios ni sector, sino que abarcan todo tipo de categorías de servicios, lo cual hace que </w:t>
      </w:r>
      <w:r w:rsidR="00BD45F1" w:rsidRPr="000C3834">
        <w:rPr>
          <w:lang w:val="es-ES"/>
        </w:rPr>
        <w:t xml:space="preserve">se pierda efectividad en </w:t>
      </w:r>
      <w:r w:rsidR="003C5AB6" w:rsidRPr="000C3834">
        <w:rPr>
          <w:lang w:val="es-ES"/>
        </w:rPr>
        <w:t xml:space="preserve">cuanto a </w:t>
      </w:r>
      <w:r w:rsidR="00BD45F1" w:rsidRPr="000C3834">
        <w:rPr>
          <w:lang w:val="es-ES"/>
        </w:rPr>
        <w:t>alcance hacia el público objetivo</w:t>
      </w:r>
      <w:r w:rsidR="006F7020" w:rsidRPr="000C3834">
        <w:rPr>
          <w:lang w:val="es-ES"/>
        </w:rPr>
        <w:t xml:space="preserve"> se refiere.</w:t>
      </w:r>
      <w:r w:rsidR="00BD45F1" w:rsidRPr="000C3834">
        <w:rPr>
          <w:lang w:val="es-ES"/>
        </w:rPr>
        <w:t xml:space="preserve"> El escenario sería diferente si en vez de tener un portal con N servicios, se tuviera uno </w:t>
      </w:r>
      <w:r w:rsidR="003C5AB6" w:rsidRPr="000C3834">
        <w:rPr>
          <w:lang w:val="es-ES"/>
        </w:rPr>
        <w:t xml:space="preserve">que esté </w:t>
      </w:r>
      <w:r w:rsidR="00BD45F1" w:rsidRPr="000C3834">
        <w:rPr>
          <w:lang w:val="es-ES"/>
        </w:rPr>
        <w:t>dedicado única y exclusivamente a servicios de mantenimiento de hogares</w:t>
      </w:r>
      <w:r w:rsidR="00A73396" w:rsidRPr="000C3834">
        <w:rPr>
          <w:lang w:val="es-ES"/>
        </w:rPr>
        <w:t xml:space="preserve"> el cual tenga tarifas </w:t>
      </w:r>
      <w:r w:rsidR="00830B76" w:rsidRPr="000C3834">
        <w:rPr>
          <w:lang w:val="es-ES"/>
        </w:rPr>
        <w:t xml:space="preserve">estandarizadas </w:t>
      </w:r>
      <w:r w:rsidR="00A73396" w:rsidRPr="000C3834">
        <w:rPr>
          <w:lang w:val="es-ES"/>
        </w:rPr>
        <w:t xml:space="preserve">de </w:t>
      </w:r>
      <w:r w:rsidR="00830B76" w:rsidRPr="000C3834">
        <w:rPr>
          <w:lang w:val="es-ES"/>
        </w:rPr>
        <w:t xml:space="preserve">los </w:t>
      </w:r>
      <w:r w:rsidR="00A73396" w:rsidRPr="000C3834">
        <w:rPr>
          <w:lang w:val="es-ES"/>
        </w:rPr>
        <w:t xml:space="preserve">servicios </w:t>
      </w:r>
      <w:r w:rsidR="00830B76" w:rsidRPr="000C3834">
        <w:rPr>
          <w:lang w:val="es-ES"/>
        </w:rPr>
        <w:t>evitando así discrepancias en cuanto a costos por proveedor se refiere</w:t>
      </w:r>
      <w:r w:rsidR="00BD45F1" w:rsidRPr="000C3834">
        <w:rPr>
          <w:lang w:val="es-ES"/>
        </w:rPr>
        <w:t>.</w:t>
      </w:r>
    </w:p>
    <w:p w:rsidR="00F503C3" w:rsidRPr="000C3834" w:rsidRDefault="00F503C3" w:rsidP="00000D37">
      <w:pPr>
        <w:ind w:firstLine="576"/>
        <w:rPr>
          <w:lang w:val="es-ES"/>
        </w:rPr>
      </w:pPr>
    </w:p>
    <w:p w:rsidR="00066B08" w:rsidRDefault="001F7274" w:rsidP="0046275B">
      <w:pPr>
        <w:ind w:firstLine="576"/>
        <w:rPr>
          <w:lang w:val="es-ES"/>
        </w:rPr>
      </w:pPr>
      <w:r w:rsidRPr="001F7274">
        <w:rPr>
          <w:lang w:val="es-ES"/>
        </w:rPr>
        <w:t>Además, la forma de contacto entre cliente-proveedor en muchos casos se realiza o bien por parte de la empresa que actúa como intermediario como es el caso de Sedapal, o bien por parte del propio cliente interesado como es el caso de serviciosadomicilios.pe y Hotfrog.com.pe que obligan al cliente a que éste busque y escoja el proveedor que mejor le parezca (según su propio criterio). Si bien esto muchas veces es una buena idea, lo ideal sería que, además de esto, existiera la posibilidad de que los clientes se desliguen de ésta búsqueda y selección y solo se preocupen de realizar la solicitud del servicio. Esto precisamente es lo que también se está considerando en la solución propuesta ya que mediante el uso de un algoritmo, se podrá establecer la relación cliente-proveedor de manera automática y transparente para el usuario. Para lograr esto, se considerarán variables tales como cercanía del proveedor al cliente, disponibilidad del proveedor para la fecha solicitada, y puntuación del proveedor lo que asegurará que aquel asignado será el de mejor reputación y calidad. Cabe resaltar que dicha puntuación estará determinada por la propia calificación que harán los clientes que han contratado los servicios de los proveedores. Esto permitirá que el algoritmo en efecto priorice a aquellos proveedores que cumplan tanto la mejor cercanía como la mejor puntuación promedio acumulada.</w:t>
      </w:r>
    </w:p>
    <w:p w:rsidR="001F7274" w:rsidRPr="000C3834" w:rsidRDefault="001F7274" w:rsidP="0046275B">
      <w:pPr>
        <w:ind w:firstLine="576"/>
        <w:rPr>
          <w:lang w:val="es-ES"/>
        </w:rPr>
      </w:pPr>
    </w:p>
    <w:p w:rsidR="007D4329" w:rsidRPr="000C3834" w:rsidRDefault="00025D85" w:rsidP="007D4329">
      <w:pPr>
        <w:ind w:firstLine="576"/>
        <w:rPr>
          <w:lang w:val="es-ES"/>
        </w:rPr>
      </w:pPr>
      <w:r w:rsidRPr="000C3834">
        <w:rPr>
          <w:lang w:val="es-ES"/>
        </w:rPr>
        <w:t xml:space="preserve">En esencia, lo que la propuesta pretende realizar es una suma de las mejores funcionalidades </w:t>
      </w:r>
      <w:r w:rsidR="003255A2" w:rsidRPr="000C3834">
        <w:rPr>
          <w:lang w:val="es-ES"/>
        </w:rPr>
        <w:t xml:space="preserve">(características) </w:t>
      </w:r>
      <w:r w:rsidRPr="000C3834">
        <w:rPr>
          <w:lang w:val="es-ES"/>
        </w:rPr>
        <w:t xml:space="preserve">de cada una de las soluciones presentadas. Dicha propuesta incluirá, por ejemplo, </w:t>
      </w:r>
      <w:r w:rsidR="00E83A51" w:rsidRPr="000C3834">
        <w:rPr>
          <w:lang w:val="es-ES"/>
        </w:rPr>
        <w:t xml:space="preserve">el </w:t>
      </w:r>
      <w:r w:rsidRPr="000C3834">
        <w:rPr>
          <w:lang w:val="es-ES"/>
        </w:rPr>
        <w:t>registro y anuncios gratis de los proveedores, búsqueda y asignación automática o por elección de los proveedores, manejo de calendarios personalizables con los trabajos que los proveedores deben realizar, sistema de puntuación a proveedores, entre otras funcionalidades.</w:t>
      </w:r>
      <w:r w:rsidR="00211950" w:rsidRPr="000C3834">
        <w:rPr>
          <w:lang w:val="es-ES"/>
        </w:rPr>
        <w:t xml:space="preserve"> </w:t>
      </w:r>
      <w:r w:rsidR="00E83A51" w:rsidRPr="000C3834">
        <w:rPr>
          <w:lang w:val="es-ES"/>
        </w:rPr>
        <w:t xml:space="preserve">Obviamente el acceso y uso completo del sistema será completamente gratuito sin existencia de planes de compra o similares que puedan poner en ventaja a unos proveedores </w:t>
      </w:r>
      <w:r w:rsidR="00351AE6" w:rsidRPr="000C3834">
        <w:rPr>
          <w:lang w:val="es-ES"/>
        </w:rPr>
        <w:t xml:space="preserve">sobre </w:t>
      </w:r>
      <w:r w:rsidR="00E83A51" w:rsidRPr="000C3834">
        <w:rPr>
          <w:lang w:val="es-ES"/>
        </w:rPr>
        <w:t>otros, lo cual precisamente forma</w:t>
      </w:r>
      <w:r w:rsidR="00351AE6" w:rsidRPr="000C3834">
        <w:rPr>
          <w:lang w:val="es-ES"/>
        </w:rPr>
        <w:t>ba</w:t>
      </w:r>
      <w:r w:rsidR="00E83A51" w:rsidRPr="000C3834">
        <w:rPr>
          <w:lang w:val="es-ES"/>
        </w:rPr>
        <w:t xml:space="preserve"> parte de la problemática del presente proyecto. </w:t>
      </w:r>
      <w:r w:rsidR="009420F1" w:rsidRPr="000C3834">
        <w:rPr>
          <w:lang w:val="es-ES"/>
        </w:rPr>
        <w:t xml:space="preserve">Todo esto permitirá, como se pretende, </w:t>
      </w:r>
      <w:r w:rsidR="00990D07" w:rsidRPr="000C3834">
        <w:rPr>
          <w:lang w:val="es-ES"/>
        </w:rPr>
        <w:t xml:space="preserve">cubrir la necesidad de proveer a </w:t>
      </w:r>
      <w:r w:rsidR="009420F1" w:rsidRPr="000C3834">
        <w:rPr>
          <w:lang w:val="es-ES"/>
        </w:rPr>
        <w:t xml:space="preserve">este sector de trabajadores </w:t>
      </w:r>
      <w:r w:rsidR="00422058" w:rsidRPr="000C3834">
        <w:rPr>
          <w:lang w:val="es-ES"/>
        </w:rPr>
        <w:t xml:space="preserve">de </w:t>
      </w:r>
      <w:r w:rsidR="009420F1" w:rsidRPr="000C3834">
        <w:rPr>
          <w:lang w:val="es-ES"/>
        </w:rPr>
        <w:t xml:space="preserve">un </w:t>
      </w:r>
      <w:r w:rsidR="006A62B6" w:rsidRPr="000C3834">
        <w:rPr>
          <w:lang w:val="es-ES"/>
        </w:rPr>
        <w:t xml:space="preserve">nuevo </w:t>
      </w:r>
      <w:r w:rsidR="009420F1" w:rsidRPr="000C3834">
        <w:rPr>
          <w:lang w:val="es-ES"/>
        </w:rPr>
        <w:t xml:space="preserve">medio alternativo para darse a conocer y que ellos, en base a </w:t>
      </w:r>
      <w:r w:rsidR="00957739" w:rsidRPr="000C3834">
        <w:rPr>
          <w:lang w:val="es-ES"/>
        </w:rPr>
        <w:t>sus propios trabajos realizados</w:t>
      </w:r>
      <w:r w:rsidR="007D4329" w:rsidRPr="000C3834">
        <w:rPr>
          <w:lang w:val="es-ES"/>
        </w:rPr>
        <w:t>, puedan surgir, formalizarse y hasta establecerse como pequeños nuevos empresarios.</w:t>
      </w:r>
    </w:p>
    <w:p w:rsidR="007D4329" w:rsidRPr="000C3834" w:rsidRDefault="007D4329" w:rsidP="007D4329">
      <w:pPr>
        <w:ind w:firstLine="576"/>
        <w:rPr>
          <w:lang w:val="es-ES"/>
        </w:rPr>
      </w:pPr>
    </w:p>
    <w:p w:rsidR="00783E47" w:rsidRDefault="00783E47" w:rsidP="007D4329">
      <w:pPr>
        <w:ind w:firstLine="576"/>
        <w:rPr>
          <w:lang w:val="es-ES"/>
        </w:rPr>
      </w:pPr>
    </w:p>
    <w:p w:rsidR="008145D4" w:rsidRPr="000C3834" w:rsidRDefault="006A37F4" w:rsidP="008145D4">
      <w:pPr>
        <w:pStyle w:val="Ttulo1"/>
        <w:rPr>
          <w:sz w:val="28"/>
          <w:lang w:val="es-ES"/>
        </w:rPr>
      </w:pPr>
      <w:bookmarkStart w:id="31" w:name="_Toc359178296"/>
      <w:r>
        <w:rPr>
          <w:sz w:val="28"/>
          <w:lang w:val="es-ES"/>
        </w:rPr>
        <w:lastRenderedPageBreak/>
        <w:t>Objetivo General</w:t>
      </w:r>
      <w:bookmarkEnd w:id="31"/>
    </w:p>
    <w:p w:rsidR="00142968" w:rsidRDefault="00142968" w:rsidP="007D4329">
      <w:pPr>
        <w:ind w:firstLine="576"/>
        <w:rPr>
          <w:lang w:val="es-ES"/>
        </w:rPr>
      </w:pPr>
    </w:p>
    <w:p w:rsidR="008145D4" w:rsidRPr="000B4B4D" w:rsidRDefault="008145D4" w:rsidP="008145D4">
      <w:pPr>
        <w:ind w:firstLine="432"/>
        <w:rPr>
          <w:lang w:val="es-ES"/>
        </w:rPr>
      </w:pPr>
      <w:r w:rsidRPr="00416F50">
        <w:rPr>
          <w:lang w:val="es-ES"/>
        </w:rPr>
        <w:t>Implementar un sistema de información para la gestión de entrega de servicios generales y de mantenimiento a hogares basado en un esquema de comercio electrónico que pe</w:t>
      </w:r>
      <w:r w:rsidR="00E82DA9">
        <w:rPr>
          <w:lang w:val="es-ES"/>
        </w:rPr>
        <w:t xml:space="preserve">rmita el manejo de proveedores, control </w:t>
      </w:r>
      <w:r w:rsidRPr="00416F50">
        <w:rPr>
          <w:lang w:val="es-ES"/>
        </w:rPr>
        <w:t>de las ventas</w:t>
      </w:r>
      <w:r w:rsidR="00E82DA9">
        <w:rPr>
          <w:lang w:val="es-ES"/>
        </w:rPr>
        <w:t xml:space="preserve"> e </w:t>
      </w:r>
      <w:r w:rsidRPr="00416F50">
        <w:rPr>
          <w:lang w:val="es-ES"/>
        </w:rPr>
        <w:t>insumos, y gestión de</w:t>
      </w:r>
      <w:r w:rsidR="007F742B">
        <w:rPr>
          <w:lang w:val="es-ES"/>
        </w:rPr>
        <w:t xml:space="preserve"> </w:t>
      </w:r>
      <w:ins w:id="32" w:author="Christian" w:date="2013-06-16T16:38:00Z">
        <w:r w:rsidR="007F742B">
          <w:rPr>
            <w:lang w:val="es-ES"/>
          </w:rPr>
          <w:t>encue</w:t>
        </w:r>
      </w:ins>
      <w:ins w:id="33" w:author="Christian" w:date="2013-06-16T16:39:00Z">
        <w:r w:rsidR="007F742B">
          <w:rPr>
            <w:lang w:val="es-ES"/>
          </w:rPr>
          <w:t>s</w:t>
        </w:r>
      </w:ins>
      <w:ins w:id="34" w:author="Christian" w:date="2013-06-16T16:38:00Z">
        <w:r w:rsidR="007F742B">
          <w:rPr>
            <w:lang w:val="es-ES"/>
          </w:rPr>
          <w:t>tas al cliente</w:t>
        </w:r>
      </w:ins>
      <w:r w:rsidRPr="00416F50">
        <w:rPr>
          <w:lang w:val="es-ES"/>
        </w:rPr>
        <w:t xml:space="preserve"> post-</w:t>
      </w:r>
      <w:commentRangeStart w:id="35"/>
      <w:r w:rsidRPr="00416F50">
        <w:rPr>
          <w:lang w:val="es-ES"/>
        </w:rPr>
        <w:t>servicio</w:t>
      </w:r>
      <w:commentRangeEnd w:id="35"/>
      <w:r w:rsidR="00494534">
        <w:rPr>
          <w:rStyle w:val="Refdecomentario"/>
        </w:rPr>
        <w:commentReference w:id="35"/>
      </w:r>
      <w:r w:rsidRPr="00416F50">
        <w:rPr>
          <w:lang w:val="es-ES"/>
        </w:rPr>
        <w:t>.</w:t>
      </w:r>
    </w:p>
    <w:p w:rsidR="008145D4" w:rsidRDefault="008145D4" w:rsidP="007D4329">
      <w:pPr>
        <w:ind w:firstLine="576"/>
        <w:rPr>
          <w:lang w:val="es-ES"/>
        </w:rPr>
      </w:pPr>
    </w:p>
    <w:p w:rsidR="00034866" w:rsidRDefault="00034866" w:rsidP="007D4329">
      <w:pPr>
        <w:ind w:firstLine="576"/>
        <w:rPr>
          <w:lang w:val="es-ES"/>
        </w:rPr>
      </w:pPr>
    </w:p>
    <w:p w:rsidR="00034866" w:rsidRDefault="00034866" w:rsidP="00034866">
      <w:pPr>
        <w:pStyle w:val="Ttulo1"/>
      </w:pPr>
      <w:bookmarkStart w:id="36" w:name="_Toc358638450"/>
      <w:bookmarkStart w:id="37" w:name="_Toc359178297"/>
      <w:r w:rsidRPr="00690CAC">
        <w:rPr>
          <w:sz w:val="28"/>
          <w:lang w:val="es-ES"/>
        </w:rPr>
        <w:t>Objetivos específicos</w:t>
      </w:r>
      <w:bookmarkEnd w:id="36"/>
      <w:bookmarkEnd w:id="37"/>
      <w:r w:rsidRPr="00690CAC">
        <w:rPr>
          <w:sz w:val="28"/>
          <w:lang w:val="es-ES"/>
        </w:rPr>
        <w:tab/>
      </w:r>
      <w:r>
        <w:br/>
      </w:r>
    </w:p>
    <w:p w:rsidR="00034866" w:rsidRDefault="00034866" w:rsidP="003E15F2">
      <w:pPr>
        <w:pStyle w:val="Prrafodelista"/>
        <w:numPr>
          <w:ilvl w:val="0"/>
          <w:numId w:val="13"/>
        </w:numPr>
        <w:ind w:left="426"/>
        <w:rPr>
          <w:lang w:val="es-ES"/>
        </w:rPr>
      </w:pPr>
      <w:r>
        <w:rPr>
          <w:lang w:val="es-ES"/>
        </w:rPr>
        <w:t xml:space="preserve">Elaborar </w:t>
      </w:r>
      <w:r w:rsidRPr="002C72AA">
        <w:rPr>
          <w:lang w:val="es-ES"/>
        </w:rPr>
        <w:t>el caso de negocio de la solución planteada</w:t>
      </w:r>
      <w:r>
        <w:rPr>
          <w:lang w:val="es-ES"/>
        </w:rPr>
        <w:t>.</w:t>
      </w:r>
      <w:r>
        <w:rPr>
          <w:lang w:val="es-ES"/>
        </w:rPr>
        <w:tab/>
      </w:r>
    </w:p>
    <w:p w:rsidR="00034866" w:rsidRDefault="00034866" w:rsidP="00034866">
      <w:pPr>
        <w:pStyle w:val="Prrafodelista"/>
        <w:ind w:left="426"/>
        <w:rPr>
          <w:lang w:val="es-ES"/>
        </w:rPr>
      </w:pPr>
    </w:p>
    <w:p w:rsidR="00034866" w:rsidRPr="00A601A9" w:rsidRDefault="00034866" w:rsidP="003E15F2">
      <w:pPr>
        <w:pStyle w:val="Prrafodelista"/>
        <w:numPr>
          <w:ilvl w:val="0"/>
          <w:numId w:val="13"/>
        </w:numPr>
        <w:ind w:left="426"/>
        <w:rPr>
          <w:lang w:val="es-ES"/>
        </w:rPr>
      </w:pPr>
      <w:r w:rsidRPr="00A601A9">
        <w:rPr>
          <w:lang w:val="es-ES"/>
        </w:rPr>
        <w:t>Modelar los procesos de negocios que serán soportados por la solución planteada. Dichos procesos deberán ser los siguientes:</w:t>
      </w:r>
    </w:p>
    <w:p w:rsidR="00034866" w:rsidRPr="00A601A9" w:rsidRDefault="00034866" w:rsidP="00034866">
      <w:pPr>
        <w:pStyle w:val="Prrafodelista"/>
        <w:rPr>
          <w:lang w:val="es-ES"/>
        </w:rPr>
      </w:pPr>
    </w:p>
    <w:p w:rsidR="00034866" w:rsidRPr="00A601A9" w:rsidRDefault="00034866" w:rsidP="003E15F2">
      <w:pPr>
        <w:pStyle w:val="Prrafodelista"/>
        <w:numPr>
          <w:ilvl w:val="0"/>
          <w:numId w:val="14"/>
        </w:numPr>
        <w:rPr>
          <w:lang w:val="es-ES"/>
        </w:rPr>
      </w:pPr>
      <w:r w:rsidRPr="00A601A9">
        <w:rPr>
          <w:lang w:val="es-ES"/>
        </w:rPr>
        <w:t>Contacto inicial.</w:t>
      </w:r>
    </w:p>
    <w:p w:rsidR="00034866" w:rsidRPr="00A601A9" w:rsidRDefault="00034866" w:rsidP="003E15F2">
      <w:pPr>
        <w:pStyle w:val="Prrafodelista"/>
        <w:numPr>
          <w:ilvl w:val="0"/>
          <w:numId w:val="14"/>
        </w:numPr>
        <w:rPr>
          <w:lang w:val="es-ES"/>
        </w:rPr>
      </w:pPr>
      <w:r w:rsidRPr="00A601A9">
        <w:rPr>
          <w:lang w:val="es-ES"/>
        </w:rPr>
        <w:t>Visita preliminar.</w:t>
      </w:r>
    </w:p>
    <w:p w:rsidR="00034866" w:rsidRPr="00A601A9" w:rsidRDefault="00592C8F" w:rsidP="003E15F2">
      <w:pPr>
        <w:pStyle w:val="Prrafodelista"/>
        <w:numPr>
          <w:ilvl w:val="0"/>
          <w:numId w:val="14"/>
        </w:numPr>
        <w:rPr>
          <w:lang w:val="es-ES"/>
        </w:rPr>
      </w:pPr>
      <w:r>
        <w:rPr>
          <w:lang w:val="es-ES"/>
        </w:rPr>
        <w:t>Selección y compra de insumos y materiales a usar.</w:t>
      </w:r>
    </w:p>
    <w:p w:rsidR="00034866" w:rsidRPr="00A601A9" w:rsidRDefault="00034866" w:rsidP="003E15F2">
      <w:pPr>
        <w:pStyle w:val="Prrafodelista"/>
        <w:numPr>
          <w:ilvl w:val="0"/>
          <w:numId w:val="14"/>
        </w:numPr>
        <w:rPr>
          <w:lang w:val="es-ES"/>
        </w:rPr>
      </w:pPr>
      <w:r w:rsidRPr="00A601A9">
        <w:rPr>
          <w:lang w:val="es-ES"/>
        </w:rPr>
        <w:t>Ejecución del trabajo.</w:t>
      </w:r>
    </w:p>
    <w:p w:rsidR="00034866" w:rsidRPr="00A601A9" w:rsidRDefault="00034866" w:rsidP="003E15F2">
      <w:pPr>
        <w:pStyle w:val="Prrafodelista"/>
        <w:numPr>
          <w:ilvl w:val="0"/>
          <w:numId w:val="14"/>
        </w:numPr>
        <w:rPr>
          <w:lang w:val="es-ES"/>
        </w:rPr>
      </w:pPr>
      <w:r w:rsidRPr="00A601A9">
        <w:rPr>
          <w:lang w:val="es-ES"/>
        </w:rPr>
        <w:t>Cierre y retroalimentación (post-servicio).</w:t>
      </w:r>
    </w:p>
    <w:p w:rsidR="00034866" w:rsidRPr="00A601A9" w:rsidRDefault="00034866" w:rsidP="00034866">
      <w:pPr>
        <w:pStyle w:val="Prrafodelista"/>
        <w:ind w:left="426"/>
        <w:rPr>
          <w:lang w:val="es-ES"/>
        </w:rPr>
      </w:pPr>
    </w:p>
    <w:p w:rsidR="00034866" w:rsidRPr="00A601A9" w:rsidRDefault="00034866" w:rsidP="003E15F2">
      <w:pPr>
        <w:pStyle w:val="Prrafodelista"/>
        <w:numPr>
          <w:ilvl w:val="0"/>
          <w:numId w:val="13"/>
        </w:numPr>
        <w:ind w:left="426"/>
        <w:rPr>
          <w:lang w:val="es-ES"/>
        </w:rPr>
      </w:pPr>
      <w:r w:rsidRPr="00A601A9">
        <w:rPr>
          <w:lang w:val="es-ES"/>
        </w:rPr>
        <w:t xml:space="preserve">Definir las reglas </w:t>
      </w:r>
      <w:r w:rsidR="00DD0502">
        <w:rPr>
          <w:lang w:val="es-ES"/>
        </w:rPr>
        <w:t xml:space="preserve">y políticas </w:t>
      </w:r>
      <w:r w:rsidRPr="00A601A9">
        <w:rPr>
          <w:lang w:val="es-ES"/>
        </w:rPr>
        <w:t>de negocio que deben cumplir todos los actores involucrados (clientes y proveedores) en el caso de negocio considerando los procesos antes mencionados.</w:t>
      </w:r>
    </w:p>
    <w:p w:rsidR="00034866" w:rsidRDefault="00034866" w:rsidP="00034866">
      <w:pPr>
        <w:pStyle w:val="Prrafodelista"/>
        <w:ind w:left="426"/>
        <w:rPr>
          <w:lang w:val="es-ES"/>
        </w:rPr>
      </w:pPr>
    </w:p>
    <w:p w:rsidR="00034866" w:rsidRDefault="00034866" w:rsidP="003E15F2">
      <w:pPr>
        <w:pStyle w:val="Prrafodelista"/>
        <w:numPr>
          <w:ilvl w:val="0"/>
          <w:numId w:val="13"/>
        </w:numPr>
        <w:ind w:left="426"/>
        <w:rPr>
          <w:lang w:val="es-ES"/>
        </w:rPr>
      </w:pPr>
      <w:r>
        <w:rPr>
          <w:lang w:val="es-ES"/>
        </w:rPr>
        <w:t>Implementar un proceso de búsqueda para la asignación automática del mejor proveedor al cliente</w:t>
      </w:r>
      <w:r w:rsidRPr="00AA64A3">
        <w:rPr>
          <w:lang w:val="es-ES"/>
        </w:rPr>
        <w:t xml:space="preserve"> </w:t>
      </w:r>
      <w:r>
        <w:rPr>
          <w:lang w:val="es-ES"/>
        </w:rPr>
        <w:t>basada en el algoritmo Tabú considerando los siguientes factores:</w:t>
      </w:r>
    </w:p>
    <w:p w:rsidR="00034866" w:rsidRDefault="00034866" w:rsidP="00034866">
      <w:pPr>
        <w:pStyle w:val="Prrafodelista"/>
        <w:rPr>
          <w:lang w:val="es-ES"/>
        </w:rPr>
      </w:pPr>
    </w:p>
    <w:p w:rsidR="00034866" w:rsidRDefault="00034866" w:rsidP="003E15F2">
      <w:pPr>
        <w:pStyle w:val="Prrafodelista"/>
        <w:numPr>
          <w:ilvl w:val="0"/>
          <w:numId w:val="15"/>
        </w:numPr>
        <w:rPr>
          <w:lang w:val="es-ES"/>
        </w:rPr>
      </w:pPr>
      <w:r>
        <w:rPr>
          <w:lang w:val="es-ES"/>
        </w:rPr>
        <w:t>Disponibilidad del proveedor, según calendario virtual.</w:t>
      </w:r>
    </w:p>
    <w:p w:rsidR="00034866" w:rsidRDefault="00034866" w:rsidP="003E15F2">
      <w:pPr>
        <w:pStyle w:val="Prrafodelista"/>
        <w:numPr>
          <w:ilvl w:val="0"/>
          <w:numId w:val="15"/>
        </w:numPr>
        <w:rPr>
          <w:lang w:val="es-ES"/>
        </w:rPr>
      </w:pPr>
      <w:r>
        <w:rPr>
          <w:lang w:val="es-ES"/>
        </w:rPr>
        <w:t>Distanciamiento entre proveedor y cliente.</w:t>
      </w:r>
    </w:p>
    <w:p w:rsidR="00034866" w:rsidRDefault="00034866" w:rsidP="003E15F2">
      <w:pPr>
        <w:pStyle w:val="Prrafodelista"/>
        <w:numPr>
          <w:ilvl w:val="0"/>
          <w:numId w:val="15"/>
        </w:numPr>
        <w:rPr>
          <w:lang w:val="es-ES"/>
        </w:rPr>
      </w:pPr>
      <w:r>
        <w:rPr>
          <w:lang w:val="es-ES"/>
        </w:rPr>
        <w:t>Puntuación promedio del proveedor, según la calificación de los clientes.</w:t>
      </w:r>
    </w:p>
    <w:p w:rsidR="00034866" w:rsidRDefault="00034866" w:rsidP="003E15F2">
      <w:pPr>
        <w:pStyle w:val="Prrafodelista"/>
        <w:numPr>
          <w:ilvl w:val="0"/>
          <w:numId w:val="15"/>
        </w:numPr>
        <w:rPr>
          <w:lang w:val="es-ES"/>
        </w:rPr>
      </w:pPr>
      <w:r>
        <w:rPr>
          <w:lang w:val="es-ES"/>
        </w:rPr>
        <w:t>Cumplimiento por parte del proveedor de las reglas de negocio.</w:t>
      </w:r>
      <w:r>
        <w:rPr>
          <w:lang w:val="es-ES"/>
        </w:rPr>
        <w:tab/>
      </w:r>
      <w:r>
        <w:rPr>
          <w:lang w:val="es-ES"/>
        </w:rPr>
        <w:br/>
      </w:r>
    </w:p>
    <w:p w:rsidR="00034866" w:rsidRPr="00A42CE4" w:rsidRDefault="00034866" w:rsidP="003E15F2">
      <w:pPr>
        <w:pStyle w:val="Prrafodelista"/>
        <w:numPr>
          <w:ilvl w:val="0"/>
          <w:numId w:val="13"/>
        </w:numPr>
        <w:ind w:left="426"/>
        <w:rPr>
          <w:lang w:val="es-ES"/>
        </w:rPr>
      </w:pPr>
      <w:r w:rsidRPr="00F340F8">
        <w:rPr>
          <w:rFonts w:cs="Arial"/>
          <w:szCs w:val="22"/>
          <w:lang w:val="es-ES_tradnl"/>
        </w:rPr>
        <w:t>Realizar un análisis comparativo de herramientas tecnológicas y adoptar l</w:t>
      </w:r>
      <w:r>
        <w:rPr>
          <w:rFonts w:cs="Arial"/>
          <w:szCs w:val="22"/>
          <w:lang w:val="es-ES_tradnl"/>
        </w:rPr>
        <w:t>as que mejor se adecu</w:t>
      </w:r>
      <w:r w:rsidRPr="00F340F8">
        <w:rPr>
          <w:rFonts w:cs="Arial"/>
          <w:szCs w:val="22"/>
          <w:lang w:val="es-ES_tradnl"/>
        </w:rPr>
        <w:t>en a los requerimientos del sistema</w:t>
      </w:r>
      <w:r>
        <w:rPr>
          <w:rFonts w:cs="Arial"/>
          <w:szCs w:val="22"/>
          <w:lang w:val="es-ES_tradnl"/>
        </w:rPr>
        <w:t>.</w:t>
      </w:r>
    </w:p>
    <w:p w:rsidR="00034866" w:rsidRDefault="00034866" w:rsidP="00034866">
      <w:pPr>
        <w:pStyle w:val="Prrafodelista"/>
        <w:ind w:left="426"/>
        <w:rPr>
          <w:lang w:val="es-ES"/>
        </w:rPr>
      </w:pPr>
    </w:p>
    <w:p w:rsidR="00034866" w:rsidRDefault="00034866" w:rsidP="003E15F2">
      <w:pPr>
        <w:pStyle w:val="Prrafodelista"/>
        <w:numPr>
          <w:ilvl w:val="0"/>
          <w:numId w:val="13"/>
        </w:numPr>
        <w:ind w:left="426"/>
        <w:rPr>
          <w:lang w:val="es-ES"/>
        </w:rPr>
      </w:pPr>
      <w:r>
        <w:rPr>
          <w:lang w:val="es-ES"/>
        </w:rPr>
        <w:t>Implementación de la solución.</w:t>
      </w:r>
    </w:p>
    <w:p w:rsidR="00034866" w:rsidRDefault="00034866" w:rsidP="00034866"/>
    <w:p w:rsidR="00034866" w:rsidRDefault="00034866" w:rsidP="00034866"/>
    <w:p w:rsidR="00034866" w:rsidRPr="005A589D" w:rsidRDefault="00034866" w:rsidP="00034866">
      <w:pPr>
        <w:pStyle w:val="Ttulo1"/>
        <w:rPr>
          <w:sz w:val="28"/>
        </w:rPr>
      </w:pPr>
      <w:bookmarkStart w:id="38" w:name="_Toc358638451"/>
      <w:bookmarkStart w:id="39" w:name="_Toc359178298"/>
      <w:r w:rsidRPr="005A589D">
        <w:rPr>
          <w:sz w:val="28"/>
        </w:rPr>
        <w:t>Resultados esperados</w:t>
      </w:r>
      <w:bookmarkEnd w:id="38"/>
      <w:bookmarkEnd w:id="39"/>
    </w:p>
    <w:p w:rsidR="00034866" w:rsidRDefault="00034866" w:rsidP="00034866">
      <w:pPr>
        <w:pStyle w:val="Ttulo1"/>
        <w:numPr>
          <w:ilvl w:val="0"/>
          <w:numId w:val="0"/>
        </w:numPr>
        <w:ind w:left="432"/>
      </w:pPr>
    </w:p>
    <w:p w:rsidR="00034866" w:rsidRPr="00C071A1" w:rsidRDefault="00034866" w:rsidP="003E15F2">
      <w:pPr>
        <w:pStyle w:val="Prrafodelista"/>
        <w:numPr>
          <w:ilvl w:val="0"/>
          <w:numId w:val="17"/>
        </w:numPr>
        <w:ind w:left="426"/>
        <w:rPr>
          <w:sz w:val="28"/>
          <w:lang w:val="es-ES"/>
        </w:rPr>
      </w:pPr>
      <w:r w:rsidRPr="00C071A1">
        <w:rPr>
          <w:b/>
          <w:szCs w:val="22"/>
        </w:rPr>
        <w:t>Resultado Esperado del Objetivo Específico 1</w:t>
      </w:r>
      <w:r>
        <w:rPr>
          <w:b/>
          <w:szCs w:val="22"/>
        </w:rPr>
        <w:t xml:space="preserve"> (RE1)</w:t>
      </w:r>
      <w:r w:rsidRPr="00C071A1">
        <w:rPr>
          <w:b/>
          <w:szCs w:val="22"/>
        </w:rPr>
        <w:t>:</w:t>
      </w:r>
    </w:p>
    <w:p w:rsidR="00034866" w:rsidRDefault="00034866" w:rsidP="00034866">
      <w:pPr>
        <w:pStyle w:val="Prrafodelista"/>
        <w:ind w:left="426"/>
        <w:rPr>
          <w:lang w:val="es-ES"/>
        </w:rPr>
      </w:pPr>
    </w:p>
    <w:p w:rsidR="00034866" w:rsidRDefault="00034866" w:rsidP="00034866">
      <w:pPr>
        <w:pStyle w:val="Prrafodelista"/>
        <w:tabs>
          <w:tab w:val="left" w:pos="6880"/>
        </w:tabs>
        <w:ind w:left="426"/>
        <w:rPr>
          <w:lang w:val="es-ES"/>
        </w:rPr>
      </w:pPr>
      <w:r w:rsidRPr="00286B8B">
        <w:rPr>
          <w:lang w:val="es-ES"/>
        </w:rPr>
        <w:t xml:space="preserve">Documento que contiene </w:t>
      </w:r>
      <w:r>
        <w:rPr>
          <w:lang w:val="es-ES"/>
        </w:rPr>
        <w:t>la descripción</w:t>
      </w:r>
      <w:r w:rsidRPr="00286B8B">
        <w:rPr>
          <w:lang w:val="es-ES"/>
        </w:rPr>
        <w:t xml:space="preserve"> del caso de negocio</w:t>
      </w:r>
      <w:r>
        <w:rPr>
          <w:lang w:val="es-ES"/>
        </w:rPr>
        <w:t>.</w:t>
      </w:r>
      <w:r>
        <w:rPr>
          <w:lang w:val="es-ES"/>
        </w:rPr>
        <w:tab/>
      </w:r>
    </w:p>
    <w:p w:rsidR="00034866" w:rsidRDefault="00034866" w:rsidP="00034866">
      <w:pPr>
        <w:pStyle w:val="Prrafodelista"/>
        <w:ind w:left="426"/>
        <w:rPr>
          <w:lang w:val="es-ES"/>
        </w:rPr>
      </w:pPr>
    </w:p>
    <w:p w:rsidR="00034866" w:rsidRPr="00A601A9" w:rsidRDefault="00034866" w:rsidP="003E15F2">
      <w:pPr>
        <w:pStyle w:val="Prrafodelista"/>
        <w:numPr>
          <w:ilvl w:val="0"/>
          <w:numId w:val="17"/>
        </w:numPr>
        <w:ind w:left="426"/>
        <w:rPr>
          <w:sz w:val="28"/>
          <w:lang w:val="es-ES"/>
        </w:rPr>
      </w:pPr>
      <w:r w:rsidRPr="00A601A9">
        <w:rPr>
          <w:b/>
          <w:szCs w:val="22"/>
        </w:rPr>
        <w:t>Resultado Esperado del Objetivo Específico 2</w:t>
      </w:r>
      <w:r>
        <w:rPr>
          <w:b/>
          <w:szCs w:val="22"/>
        </w:rPr>
        <w:t xml:space="preserve"> (RE2)</w:t>
      </w:r>
      <w:r w:rsidRPr="00A601A9">
        <w:rPr>
          <w:b/>
          <w:szCs w:val="22"/>
        </w:rPr>
        <w:t>:</w:t>
      </w:r>
    </w:p>
    <w:p w:rsidR="00034866" w:rsidRPr="00A601A9" w:rsidRDefault="00034866" w:rsidP="00034866">
      <w:pPr>
        <w:rPr>
          <w:lang w:val="es-ES"/>
        </w:rPr>
      </w:pPr>
    </w:p>
    <w:p w:rsidR="00034866" w:rsidRPr="00A601A9" w:rsidRDefault="00034866" w:rsidP="00034866">
      <w:pPr>
        <w:pStyle w:val="Prrafodelista"/>
        <w:ind w:left="426"/>
      </w:pPr>
      <w:r w:rsidRPr="00A601A9">
        <w:lastRenderedPageBreak/>
        <w:t>Documento que contiene los diagramas de procesos de negocio mencionados en el objetivo específico 2.</w:t>
      </w:r>
    </w:p>
    <w:p w:rsidR="00034866" w:rsidRPr="00A601A9" w:rsidRDefault="00034866" w:rsidP="00034866">
      <w:pPr>
        <w:pStyle w:val="Prrafodelista"/>
      </w:pPr>
    </w:p>
    <w:p w:rsidR="00034866" w:rsidRPr="00A601A9" w:rsidRDefault="00034866" w:rsidP="003E15F2">
      <w:pPr>
        <w:pStyle w:val="Prrafodelista"/>
        <w:numPr>
          <w:ilvl w:val="0"/>
          <w:numId w:val="17"/>
        </w:numPr>
        <w:ind w:left="426"/>
        <w:rPr>
          <w:sz w:val="28"/>
          <w:lang w:val="es-ES"/>
        </w:rPr>
      </w:pPr>
      <w:r w:rsidRPr="00A601A9">
        <w:rPr>
          <w:b/>
          <w:szCs w:val="22"/>
        </w:rPr>
        <w:t>Resultado Esperado del Objetivo Específico 3</w:t>
      </w:r>
      <w:r>
        <w:rPr>
          <w:b/>
          <w:szCs w:val="22"/>
        </w:rPr>
        <w:t xml:space="preserve"> (RE3)</w:t>
      </w:r>
      <w:r w:rsidRPr="00A601A9">
        <w:rPr>
          <w:b/>
          <w:szCs w:val="22"/>
        </w:rPr>
        <w:t>:</w:t>
      </w:r>
    </w:p>
    <w:p w:rsidR="00034866" w:rsidRPr="00A601A9" w:rsidRDefault="00034866" w:rsidP="00034866">
      <w:pPr>
        <w:rPr>
          <w:lang w:val="es-ES"/>
        </w:rPr>
      </w:pPr>
    </w:p>
    <w:p w:rsidR="00034866" w:rsidRDefault="00034866" w:rsidP="00034866">
      <w:pPr>
        <w:pStyle w:val="Prrafodelista"/>
        <w:ind w:left="426"/>
      </w:pPr>
      <w:r w:rsidRPr="00A601A9">
        <w:t xml:space="preserve">Documento que contiene y describe todas las reglas </w:t>
      </w:r>
      <w:r w:rsidR="00DD0502">
        <w:t xml:space="preserve">y políticas </w:t>
      </w:r>
      <w:r w:rsidRPr="00A601A9">
        <w:t>de negocio que deben ser cumplidas tanto por clientes como proveedores a fin de poder llevar a cabo el caso de negocio cumpliendo el flujo de procesos involucrados.</w:t>
      </w:r>
    </w:p>
    <w:p w:rsidR="00034866" w:rsidRPr="004A7C98" w:rsidRDefault="00034866" w:rsidP="00034866">
      <w:pPr>
        <w:pStyle w:val="Prrafodelista"/>
        <w:ind w:left="426"/>
      </w:pPr>
    </w:p>
    <w:p w:rsidR="00034866" w:rsidRPr="00C071A1" w:rsidRDefault="00034866" w:rsidP="003E15F2">
      <w:pPr>
        <w:pStyle w:val="Prrafodelista"/>
        <w:numPr>
          <w:ilvl w:val="0"/>
          <w:numId w:val="17"/>
        </w:numPr>
        <w:ind w:left="426"/>
        <w:rPr>
          <w:sz w:val="28"/>
          <w:lang w:val="es-ES"/>
        </w:rPr>
      </w:pPr>
      <w:r w:rsidRPr="00C071A1">
        <w:rPr>
          <w:b/>
          <w:szCs w:val="22"/>
        </w:rPr>
        <w:t>Resultado Esperado del Objetivo Específico 4</w:t>
      </w:r>
      <w:r>
        <w:rPr>
          <w:b/>
          <w:szCs w:val="22"/>
        </w:rPr>
        <w:t xml:space="preserve"> (RE4)</w:t>
      </w:r>
      <w:r w:rsidRPr="00C071A1">
        <w:rPr>
          <w:b/>
          <w:szCs w:val="22"/>
        </w:rPr>
        <w:t>:</w:t>
      </w:r>
    </w:p>
    <w:p w:rsidR="00034866" w:rsidRDefault="00034866" w:rsidP="00034866">
      <w:pPr>
        <w:rPr>
          <w:lang w:val="es-ES"/>
        </w:rPr>
      </w:pPr>
    </w:p>
    <w:p w:rsidR="00034866" w:rsidRDefault="001C7F67" w:rsidP="001C7F67">
      <w:pPr>
        <w:ind w:left="426"/>
      </w:pPr>
      <w:r w:rsidRPr="001C7F67">
        <w:t>Documento que contiene en lenguaje natural y en español el pseudocódigo del algoritmo Tabú para la asignación del mejor proveedor al cliente, dados los factores mencionados en el objetivo específico</w:t>
      </w:r>
      <w:r w:rsidR="009913E5">
        <w:t xml:space="preserve"> 4</w:t>
      </w:r>
      <w:r w:rsidRPr="001C7F67">
        <w:t>.</w:t>
      </w:r>
    </w:p>
    <w:p w:rsidR="001C7F67" w:rsidRPr="004A7C98" w:rsidRDefault="001C7F67" w:rsidP="00034866"/>
    <w:p w:rsidR="00034866" w:rsidRPr="00C071A1" w:rsidRDefault="00034866" w:rsidP="003E15F2">
      <w:pPr>
        <w:pStyle w:val="Prrafodelista"/>
        <w:numPr>
          <w:ilvl w:val="0"/>
          <w:numId w:val="17"/>
        </w:numPr>
        <w:ind w:left="426"/>
        <w:rPr>
          <w:sz w:val="28"/>
          <w:lang w:val="es-ES"/>
        </w:rPr>
      </w:pPr>
      <w:r w:rsidRPr="00C071A1">
        <w:rPr>
          <w:b/>
          <w:szCs w:val="22"/>
        </w:rPr>
        <w:t>Resultado Esperado del Objetivo Específico 5</w:t>
      </w:r>
      <w:r>
        <w:rPr>
          <w:b/>
          <w:szCs w:val="22"/>
        </w:rPr>
        <w:t xml:space="preserve"> (RE5)</w:t>
      </w:r>
      <w:r w:rsidRPr="00C071A1">
        <w:rPr>
          <w:b/>
          <w:szCs w:val="22"/>
        </w:rPr>
        <w:t>:</w:t>
      </w:r>
    </w:p>
    <w:p w:rsidR="00034866" w:rsidRDefault="00034866" w:rsidP="00034866">
      <w:pPr>
        <w:rPr>
          <w:lang w:val="es-ES"/>
        </w:rPr>
      </w:pPr>
    </w:p>
    <w:p w:rsidR="00034866" w:rsidRDefault="00034866" w:rsidP="00034866">
      <w:pPr>
        <w:ind w:left="426"/>
        <w:rPr>
          <w:rFonts w:cs="Arial"/>
          <w:szCs w:val="22"/>
          <w:lang w:val="es-ES_tradnl"/>
        </w:rPr>
      </w:pPr>
      <w:r w:rsidRPr="003571E4">
        <w:rPr>
          <w:rFonts w:cs="Arial"/>
          <w:szCs w:val="22"/>
          <w:lang w:val="es-ES_tradnl"/>
        </w:rPr>
        <w:t>Cuadro comparativo entre herramientas y tecnologías disponibles a fin de seleccionar aquellas que se van a utilizar en el proyecto.</w:t>
      </w:r>
    </w:p>
    <w:p w:rsidR="00034866" w:rsidRPr="004A7C98" w:rsidRDefault="00034866" w:rsidP="00034866">
      <w:pPr>
        <w:rPr>
          <w:lang w:val="es-ES"/>
        </w:rPr>
      </w:pPr>
    </w:p>
    <w:p w:rsidR="00034866" w:rsidRPr="00C071A1" w:rsidRDefault="00034866" w:rsidP="003E15F2">
      <w:pPr>
        <w:pStyle w:val="Prrafodelista"/>
        <w:numPr>
          <w:ilvl w:val="0"/>
          <w:numId w:val="17"/>
        </w:numPr>
        <w:ind w:left="426"/>
        <w:rPr>
          <w:sz w:val="28"/>
          <w:lang w:val="es-ES"/>
        </w:rPr>
      </w:pPr>
      <w:r w:rsidRPr="00C071A1">
        <w:rPr>
          <w:b/>
          <w:szCs w:val="22"/>
        </w:rPr>
        <w:t>Resultado Esperado del Objetivo Específico 6</w:t>
      </w:r>
      <w:r>
        <w:rPr>
          <w:b/>
          <w:szCs w:val="22"/>
        </w:rPr>
        <w:t xml:space="preserve"> (RE6)</w:t>
      </w:r>
      <w:r w:rsidRPr="00C071A1">
        <w:rPr>
          <w:b/>
          <w:szCs w:val="22"/>
        </w:rPr>
        <w:t>:</w:t>
      </w:r>
    </w:p>
    <w:p w:rsidR="00034866" w:rsidRDefault="00034866" w:rsidP="00034866">
      <w:pPr>
        <w:rPr>
          <w:lang w:val="es-ES"/>
        </w:rPr>
      </w:pPr>
    </w:p>
    <w:p w:rsidR="00034866" w:rsidRPr="003571E4" w:rsidRDefault="00034866" w:rsidP="00034866">
      <w:pPr>
        <w:ind w:left="66" w:firstLine="360"/>
        <w:rPr>
          <w:lang w:val="es-ES"/>
        </w:rPr>
      </w:pPr>
      <w:r w:rsidRPr="00E0641E">
        <w:t>Producto software implementado.</w:t>
      </w:r>
    </w:p>
    <w:p w:rsidR="00034866" w:rsidRDefault="00034866" w:rsidP="00034866">
      <w:pPr>
        <w:pStyle w:val="Prrafodelista"/>
      </w:pPr>
    </w:p>
    <w:p w:rsidR="00034866" w:rsidRDefault="00034866" w:rsidP="00034866">
      <w:pPr>
        <w:pStyle w:val="Prrafodelista"/>
        <w:ind w:left="426"/>
      </w:pPr>
    </w:p>
    <w:p w:rsidR="00034866" w:rsidRPr="005A589D" w:rsidRDefault="00034866" w:rsidP="00034866">
      <w:pPr>
        <w:pStyle w:val="Ttulo1"/>
        <w:rPr>
          <w:sz w:val="28"/>
        </w:rPr>
      </w:pPr>
      <w:bookmarkStart w:id="40" w:name="_Toc358638452"/>
      <w:bookmarkStart w:id="41" w:name="_Toc359178299"/>
      <w:r w:rsidRPr="005A589D">
        <w:rPr>
          <w:sz w:val="28"/>
        </w:rPr>
        <w:t>Herramientas, métodos y procedimientos</w:t>
      </w:r>
      <w:bookmarkEnd w:id="40"/>
      <w:bookmarkEnd w:id="41"/>
      <w:r w:rsidRPr="005A589D">
        <w:rPr>
          <w:sz w:val="28"/>
        </w:rPr>
        <w:t xml:space="preserve"> </w:t>
      </w:r>
    </w:p>
    <w:p w:rsidR="00034866" w:rsidRDefault="00034866" w:rsidP="00034866"/>
    <w:p w:rsidR="00034866" w:rsidRDefault="00034866" w:rsidP="00034866">
      <w:pPr>
        <w:ind w:firstLine="432"/>
      </w:pPr>
      <w:r>
        <w:t>En esta sección se indicarán todas aquellas herramientas, métodos y/o procedimientos que se utilizarán los cuales permitirán alcanzar los objetivos específicos generando cada uno de sus resultados esperados asociados. Primero se presentará un cuadro con el mapeo entre resultado esperado y herramienta/metodología, para luego pasar al detalle de cada una de éstas.</w:t>
      </w:r>
    </w:p>
    <w:p w:rsidR="00034866" w:rsidRPr="005A589D" w:rsidRDefault="00034866" w:rsidP="00034866">
      <w:pPr>
        <w:pStyle w:val="Ttulo2"/>
        <w:rPr>
          <w:sz w:val="24"/>
        </w:rPr>
      </w:pPr>
      <w:bookmarkStart w:id="42" w:name="_Toc358638453"/>
      <w:bookmarkStart w:id="43" w:name="_Toc359178300"/>
      <w:r w:rsidRPr="005A589D">
        <w:rPr>
          <w:sz w:val="24"/>
        </w:rPr>
        <w:t>Mapeo</w:t>
      </w:r>
      <w:bookmarkEnd w:id="42"/>
      <w:bookmarkEnd w:id="43"/>
      <w:r w:rsidRPr="005A589D">
        <w:rPr>
          <w:sz w:val="24"/>
        </w:rPr>
        <w:t xml:space="preserve"> </w:t>
      </w:r>
    </w:p>
    <w:p w:rsidR="00034866" w:rsidRDefault="00034866" w:rsidP="00034866">
      <w:r>
        <w:br/>
        <w:t>La siguiente tabla muestra el mapeo entre un resultado esperado y la herramienta, método o procedimiento a usarse.</w:t>
      </w:r>
    </w:p>
    <w:p w:rsidR="00034866" w:rsidRDefault="00034866" w:rsidP="00034866"/>
    <w:p w:rsidR="00034866" w:rsidRPr="00EC679E" w:rsidRDefault="00EC679E" w:rsidP="00EC679E">
      <w:pPr>
        <w:pStyle w:val="Subttulo0"/>
        <w:jc w:val="center"/>
        <w:rPr>
          <w:lang w:val="es-ES"/>
        </w:rPr>
      </w:pPr>
      <w:bookmarkStart w:id="44" w:name="_Toc359178356"/>
      <w:r w:rsidRPr="00460D7E">
        <w:rPr>
          <w:rStyle w:val="nfasis"/>
          <w:rFonts w:ascii="Times New Roman" w:hAnsi="Times New Roman" w:cs="Times New Roman"/>
          <w:b/>
          <w:color w:val="auto"/>
          <w:sz w:val="22"/>
          <w:lang w:val="es-ES"/>
        </w:rPr>
        <w:t>Tabla 1.2. Mapeo Resultado Esperado/Herramientas-Métodos</w:t>
      </w:r>
      <w:bookmarkEnd w:id="44"/>
      <w:r>
        <w:rPr>
          <w:rStyle w:val="nfasis"/>
          <w:rFonts w:ascii="Times New Roman" w:hAnsi="Times New Roman" w:cs="Times New Roman"/>
          <w:color w:val="auto"/>
          <w:lang w:val="es-ES"/>
        </w:rPr>
        <w:br/>
      </w:r>
    </w:p>
    <w:tbl>
      <w:tblPr>
        <w:tblStyle w:val="Tablaconcuadrcula"/>
        <w:tblW w:w="0" w:type="auto"/>
        <w:jc w:val="center"/>
        <w:tblInd w:w="-1884" w:type="dxa"/>
        <w:tblLook w:val="04A0" w:firstRow="1" w:lastRow="0" w:firstColumn="1" w:lastColumn="0" w:noHBand="0" w:noVBand="1"/>
      </w:tblPr>
      <w:tblGrid>
        <w:gridCol w:w="3819"/>
        <w:gridCol w:w="4666"/>
      </w:tblGrid>
      <w:tr w:rsidR="00034866" w:rsidTr="00916101">
        <w:trPr>
          <w:trHeight w:val="462"/>
          <w:jc w:val="center"/>
        </w:trPr>
        <w:tc>
          <w:tcPr>
            <w:tcW w:w="3819" w:type="dxa"/>
            <w:shd w:val="clear" w:color="auto" w:fill="BFBFBF" w:themeFill="background1" w:themeFillShade="BF"/>
            <w:vAlign w:val="center"/>
          </w:tcPr>
          <w:p w:rsidR="00034866" w:rsidRPr="00AF0480" w:rsidRDefault="00034866" w:rsidP="00916101">
            <w:pPr>
              <w:jc w:val="center"/>
              <w:rPr>
                <w:b/>
              </w:rPr>
            </w:pPr>
            <w:r w:rsidRPr="00AF0480">
              <w:rPr>
                <w:b/>
              </w:rPr>
              <w:t>Resultados esperado</w:t>
            </w:r>
            <w:r>
              <w:rPr>
                <w:b/>
              </w:rPr>
              <w:t>s</w:t>
            </w:r>
          </w:p>
        </w:tc>
        <w:tc>
          <w:tcPr>
            <w:tcW w:w="4666" w:type="dxa"/>
            <w:shd w:val="clear" w:color="auto" w:fill="BFBFBF" w:themeFill="background1" w:themeFillShade="BF"/>
            <w:vAlign w:val="center"/>
          </w:tcPr>
          <w:p w:rsidR="00034866" w:rsidRPr="00AF0480" w:rsidRDefault="00034866" w:rsidP="00916101">
            <w:pPr>
              <w:jc w:val="center"/>
              <w:rPr>
                <w:b/>
              </w:rPr>
            </w:pPr>
            <w:r w:rsidRPr="00AF0480">
              <w:rPr>
                <w:b/>
              </w:rPr>
              <w:t>Herramientas – Método</w:t>
            </w:r>
            <w:r>
              <w:rPr>
                <w:b/>
              </w:rPr>
              <w:t>s</w:t>
            </w:r>
            <w:r w:rsidRPr="00AF0480">
              <w:rPr>
                <w:b/>
              </w:rPr>
              <w:t xml:space="preserve"> – Procedimiento</w:t>
            </w:r>
            <w:r>
              <w:rPr>
                <w:b/>
              </w:rPr>
              <w:t>s</w:t>
            </w:r>
          </w:p>
        </w:tc>
      </w:tr>
      <w:tr w:rsidR="00034866" w:rsidRPr="008A0A13" w:rsidTr="00916101">
        <w:trPr>
          <w:trHeight w:val="799"/>
          <w:jc w:val="center"/>
        </w:trPr>
        <w:tc>
          <w:tcPr>
            <w:tcW w:w="3819" w:type="dxa"/>
          </w:tcPr>
          <w:p w:rsidR="00034866" w:rsidRPr="00F6773A" w:rsidRDefault="00034866" w:rsidP="00916101">
            <w:pPr>
              <w:rPr>
                <w:lang w:val="es-ES"/>
              </w:rPr>
            </w:pPr>
            <w:r w:rsidRPr="00F6773A">
              <w:rPr>
                <w:b/>
              </w:rPr>
              <w:t>RE1:</w:t>
            </w:r>
            <w:r>
              <w:t xml:space="preserve"> </w:t>
            </w:r>
            <w:r w:rsidRPr="00F6773A">
              <w:t>Documento que contiene la descripción del caso de negocio.</w:t>
            </w:r>
            <w:r w:rsidRPr="00F6773A">
              <w:tab/>
            </w:r>
          </w:p>
        </w:tc>
        <w:tc>
          <w:tcPr>
            <w:tcW w:w="4666" w:type="dxa"/>
            <w:vMerge w:val="restart"/>
          </w:tcPr>
          <w:p w:rsidR="00034866" w:rsidRPr="008A0A13" w:rsidRDefault="00034866" w:rsidP="00916101">
            <w:pPr>
              <w:rPr>
                <w:lang w:val="es-MX"/>
              </w:rPr>
            </w:pPr>
            <w:r w:rsidRPr="00721627">
              <w:rPr>
                <w:b/>
                <w:lang w:val="es-MX"/>
              </w:rPr>
              <w:t>Business Case Guide</w:t>
            </w:r>
            <w:r>
              <w:rPr>
                <w:b/>
                <w:lang w:val="es-MX"/>
              </w:rPr>
              <w:t xml:space="preserve"> (BCG)</w:t>
            </w:r>
            <w:r w:rsidRPr="008A0A13">
              <w:rPr>
                <w:b/>
                <w:lang w:val="es-MX"/>
              </w:rPr>
              <w:t xml:space="preserve">: </w:t>
            </w:r>
            <w:r w:rsidRPr="008A0A13">
              <w:rPr>
                <w:lang w:val="es-MX"/>
              </w:rPr>
              <w:t xml:space="preserve">guía </w:t>
            </w:r>
            <w:r>
              <w:t xml:space="preserve">elaborada en el 2008 por el </w:t>
            </w:r>
            <w:proofErr w:type="spellStart"/>
            <w:r w:rsidRPr="005E78AF">
              <w:rPr>
                <w:lang w:val="es-MX"/>
              </w:rPr>
              <w:t>Treasury</w:t>
            </w:r>
            <w:proofErr w:type="spellEnd"/>
            <w:r w:rsidRPr="005E78AF">
              <w:rPr>
                <w:lang w:val="es-MX"/>
              </w:rPr>
              <w:t xml:space="preserve"> </w:t>
            </w:r>
            <w:proofErr w:type="spellStart"/>
            <w:r w:rsidRPr="005E78AF">
              <w:rPr>
                <w:lang w:val="es-MX"/>
              </w:rPr>
              <w:t>Board</w:t>
            </w:r>
            <w:proofErr w:type="spellEnd"/>
            <w:r w:rsidRPr="005E78AF">
              <w:rPr>
                <w:lang w:val="es-MX"/>
              </w:rPr>
              <w:t xml:space="preserve"> of </w:t>
            </w:r>
            <w:proofErr w:type="spellStart"/>
            <w:r w:rsidRPr="005E78AF">
              <w:rPr>
                <w:lang w:val="es-MX"/>
              </w:rPr>
              <w:t>Canada</w:t>
            </w:r>
            <w:proofErr w:type="spellEnd"/>
            <w:r w:rsidRPr="005E78AF">
              <w:rPr>
                <w:lang w:val="es-MX"/>
              </w:rPr>
              <w:t xml:space="preserve"> </w:t>
            </w:r>
            <w:proofErr w:type="spellStart"/>
            <w:r w:rsidRPr="005E78AF">
              <w:rPr>
                <w:lang w:val="es-MX"/>
              </w:rPr>
              <w:lastRenderedPageBreak/>
              <w:t>Secretariat</w:t>
            </w:r>
            <w:proofErr w:type="spellEnd"/>
            <w:r>
              <w:rPr>
                <w:lang w:val="es-MX"/>
              </w:rPr>
              <w:t xml:space="preserve"> que establece un modelo </w:t>
            </w:r>
            <w:r w:rsidRPr="008A0A13">
              <w:rPr>
                <w:lang w:val="es-MX"/>
              </w:rPr>
              <w:t xml:space="preserve">para </w:t>
            </w:r>
            <w:r>
              <w:rPr>
                <w:lang w:val="es-MX"/>
              </w:rPr>
              <w:t xml:space="preserve">la </w:t>
            </w:r>
            <w:r w:rsidRPr="008A0A13">
              <w:rPr>
                <w:lang w:val="es-MX"/>
              </w:rPr>
              <w:t>definici</w:t>
            </w:r>
            <w:r>
              <w:rPr>
                <w:lang w:val="es-MX"/>
              </w:rPr>
              <w:t>ón y desarrollo del caso de negocio (business case) mediante el cual se identifican fases y pasos claves para su elaboración.</w:t>
            </w:r>
          </w:p>
        </w:tc>
      </w:tr>
      <w:tr w:rsidR="00034866" w:rsidRPr="00AD2566" w:rsidTr="00916101">
        <w:trPr>
          <w:trHeight w:val="2100"/>
          <w:jc w:val="center"/>
        </w:trPr>
        <w:tc>
          <w:tcPr>
            <w:tcW w:w="3819" w:type="dxa"/>
          </w:tcPr>
          <w:p w:rsidR="00034866" w:rsidRPr="00F6773A" w:rsidRDefault="00034866" w:rsidP="00916101">
            <w:pPr>
              <w:rPr>
                <w:b/>
              </w:rPr>
            </w:pPr>
            <w:r w:rsidRPr="00F6773A">
              <w:rPr>
                <w:b/>
              </w:rPr>
              <w:lastRenderedPageBreak/>
              <w:t>RE3:</w:t>
            </w:r>
            <w:r>
              <w:t xml:space="preserve"> </w:t>
            </w:r>
            <w:r w:rsidRPr="00F6773A">
              <w:t xml:space="preserve">Documento que contiene y describe todas las reglas </w:t>
            </w:r>
            <w:r w:rsidR="00DD0502">
              <w:t xml:space="preserve">y políticas </w:t>
            </w:r>
            <w:r w:rsidRPr="00F6773A">
              <w:t>de negocio que deben ser cumplidas tanto por clientes como proveedores a fin de poder llevar a cabo el caso de negocio cumpliendo el flujo de procesos involucrados.</w:t>
            </w:r>
          </w:p>
        </w:tc>
        <w:tc>
          <w:tcPr>
            <w:tcW w:w="4666" w:type="dxa"/>
            <w:vMerge/>
          </w:tcPr>
          <w:p w:rsidR="00034866" w:rsidRPr="00AD2566" w:rsidRDefault="00034866" w:rsidP="00916101">
            <w:pPr>
              <w:rPr>
                <w:b/>
                <w:lang w:val="es-MX"/>
              </w:rPr>
            </w:pPr>
          </w:p>
        </w:tc>
      </w:tr>
      <w:tr w:rsidR="00034866" w:rsidTr="00916101">
        <w:trPr>
          <w:trHeight w:val="1550"/>
          <w:jc w:val="center"/>
        </w:trPr>
        <w:tc>
          <w:tcPr>
            <w:tcW w:w="3819" w:type="dxa"/>
          </w:tcPr>
          <w:p w:rsidR="00034866" w:rsidRDefault="00034866" w:rsidP="00916101">
            <w:r w:rsidRPr="00F6773A">
              <w:rPr>
                <w:b/>
              </w:rPr>
              <w:lastRenderedPageBreak/>
              <w:t>RE2:</w:t>
            </w:r>
            <w:r>
              <w:t xml:space="preserve"> </w:t>
            </w:r>
            <w:r w:rsidRPr="00DE6911">
              <w:t>Documento que contiene los diagramas de procesos de negocio mencionados en el objetivo específico 2.</w:t>
            </w:r>
          </w:p>
        </w:tc>
        <w:tc>
          <w:tcPr>
            <w:tcW w:w="4666" w:type="dxa"/>
          </w:tcPr>
          <w:p w:rsidR="00034866" w:rsidRDefault="00034866" w:rsidP="00916101">
            <w:r w:rsidRPr="00601009">
              <w:rPr>
                <w:b/>
                <w:lang w:val="es-MX"/>
              </w:rPr>
              <w:t xml:space="preserve">Business </w:t>
            </w:r>
            <w:proofErr w:type="spellStart"/>
            <w:r w:rsidRPr="00601009">
              <w:rPr>
                <w:b/>
                <w:lang w:val="es-MX"/>
              </w:rPr>
              <w:t>Process</w:t>
            </w:r>
            <w:proofErr w:type="spellEnd"/>
            <w:r w:rsidRPr="00601009">
              <w:rPr>
                <w:b/>
                <w:lang w:val="es-MX"/>
              </w:rPr>
              <w:t xml:space="preserve"> </w:t>
            </w:r>
            <w:proofErr w:type="spellStart"/>
            <w:r w:rsidRPr="00601009">
              <w:rPr>
                <w:b/>
                <w:lang w:val="es-MX"/>
              </w:rPr>
              <w:t>Modeling</w:t>
            </w:r>
            <w:proofErr w:type="spellEnd"/>
            <w:r w:rsidRPr="00601009">
              <w:rPr>
                <w:b/>
                <w:lang w:val="es-MX"/>
              </w:rPr>
              <w:t xml:space="preserve"> </w:t>
            </w:r>
            <w:proofErr w:type="spellStart"/>
            <w:r w:rsidRPr="00601009">
              <w:rPr>
                <w:b/>
                <w:lang w:val="es-MX"/>
              </w:rPr>
              <w:t>Notation</w:t>
            </w:r>
            <w:proofErr w:type="spellEnd"/>
            <w:r w:rsidRPr="00601009">
              <w:rPr>
                <w:b/>
                <w:lang w:val="es-MX"/>
              </w:rPr>
              <w:t xml:space="preserve"> (BPMN):</w:t>
            </w:r>
            <w:r w:rsidRPr="00601009">
              <w:rPr>
                <w:lang w:val="es-MX"/>
              </w:rPr>
              <w:t xml:space="preserve"> </w:t>
            </w:r>
            <w:r w:rsidRPr="005A7B23">
              <w:t>notación gráfica estandarizada que permite el modelado de procesos de negocio, en un formato de flujo de trabajo</w:t>
            </w:r>
            <w:r>
              <w:t>. Se hará uso de la versión 2.0</w:t>
            </w:r>
          </w:p>
        </w:tc>
      </w:tr>
      <w:tr w:rsidR="00034866" w:rsidTr="00916101">
        <w:trPr>
          <w:trHeight w:val="1548"/>
          <w:jc w:val="center"/>
        </w:trPr>
        <w:tc>
          <w:tcPr>
            <w:tcW w:w="3819" w:type="dxa"/>
          </w:tcPr>
          <w:p w:rsidR="00034866" w:rsidRDefault="00034866" w:rsidP="00916101">
            <w:r w:rsidRPr="00F6773A">
              <w:rPr>
                <w:b/>
              </w:rPr>
              <w:t>RE5:</w:t>
            </w:r>
            <w:r>
              <w:t xml:space="preserve"> </w:t>
            </w:r>
            <w:r w:rsidRPr="00F6773A">
              <w:t>Cuadro comparativo entre herramientas y tecnologías disponibles a fin de seleccionar aquellas que se van a utilizar en el proyecto.</w:t>
            </w:r>
          </w:p>
        </w:tc>
        <w:tc>
          <w:tcPr>
            <w:tcW w:w="4666" w:type="dxa"/>
            <w:vMerge w:val="restart"/>
          </w:tcPr>
          <w:p w:rsidR="00034866" w:rsidRDefault="00034866" w:rsidP="00916101">
            <w:r w:rsidRPr="00601009">
              <w:rPr>
                <w:b/>
                <w:lang w:val="es-MX"/>
              </w:rPr>
              <w:t>Extreme Programming</w:t>
            </w:r>
            <w:r w:rsidRPr="001E4750">
              <w:rPr>
                <w:b/>
              </w:rPr>
              <w:t xml:space="preserve"> (XP)</w:t>
            </w:r>
            <w:r>
              <w:rPr>
                <w:b/>
              </w:rPr>
              <w:t xml:space="preserve">: </w:t>
            </w:r>
            <w:r>
              <w:t>metodología ágil de desarrollo de software basada en una serie de principios tales como retroalimentación, simplicidad, desarrollo iterativo y adaptación a los cambios.</w:t>
            </w:r>
          </w:p>
        </w:tc>
      </w:tr>
      <w:tr w:rsidR="00034866" w:rsidTr="00916101">
        <w:trPr>
          <w:trHeight w:val="738"/>
          <w:jc w:val="center"/>
        </w:trPr>
        <w:tc>
          <w:tcPr>
            <w:tcW w:w="3819" w:type="dxa"/>
          </w:tcPr>
          <w:p w:rsidR="00034866" w:rsidRDefault="00034866" w:rsidP="00916101">
            <w:pPr>
              <w:jc w:val="left"/>
            </w:pPr>
            <w:r w:rsidRPr="00F6773A">
              <w:rPr>
                <w:b/>
              </w:rPr>
              <w:t>RE6:</w:t>
            </w:r>
            <w:r>
              <w:t xml:space="preserve"> </w:t>
            </w:r>
            <w:r w:rsidRPr="00F6773A">
              <w:t>Producto software implementado.</w:t>
            </w:r>
          </w:p>
        </w:tc>
        <w:tc>
          <w:tcPr>
            <w:tcW w:w="4666" w:type="dxa"/>
            <w:vMerge/>
          </w:tcPr>
          <w:p w:rsidR="00034866" w:rsidRPr="001E4750" w:rsidRDefault="00034866" w:rsidP="00916101"/>
        </w:tc>
      </w:tr>
      <w:tr w:rsidR="00034866" w:rsidRPr="00D2429A" w:rsidTr="00916101">
        <w:trPr>
          <w:trHeight w:val="1834"/>
          <w:jc w:val="center"/>
        </w:trPr>
        <w:tc>
          <w:tcPr>
            <w:tcW w:w="3819" w:type="dxa"/>
          </w:tcPr>
          <w:p w:rsidR="00034866" w:rsidRPr="00F6773A" w:rsidRDefault="00034866" w:rsidP="001C7F67">
            <w:pPr>
              <w:rPr>
                <w:lang w:val="es-ES"/>
              </w:rPr>
            </w:pPr>
            <w:r w:rsidRPr="00F6773A">
              <w:rPr>
                <w:b/>
              </w:rPr>
              <w:t>RE4:</w:t>
            </w:r>
            <w:r>
              <w:t xml:space="preserve"> </w:t>
            </w:r>
            <w:r w:rsidRPr="00F6773A">
              <w:t xml:space="preserve">Documento que contiene </w:t>
            </w:r>
            <w:r w:rsidR="001C7F67">
              <w:t>en lenguaje natural y en español</w:t>
            </w:r>
            <w:r w:rsidR="001C7F67" w:rsidRPr="00F6773A">
              <w:t xml:space="preserve"> </w:t>
            </w:r>
            <w:r w:rsidRPr="00F6773A">
              <w:t xml:space="preserve">el pseudocódigo </w:t>
            </w:r>
            <w:r w:rsidR="00D06D56" w:rsidRPr="00F6773A">
              <w:t xml:space="preserve">del algoritmo Tabú </w:t>
            </w:r>
            <w:r w:rsidRPr="00F6773A">
              <w:t>para la asignación del mejor proveedor al cliente, dados los factores mencionados en el objetivo específico.</w:t>
            </w:r>
          </w:p>
        </w:tc>
        <w:tc>
          <w:tcPr>
            <w:tcW w:w="4666" w:type="dxa"/>
          </w:tcPr>
          <w:p w:rsidR="00034866" w:rsidRPr="00D2429A" w:rsidRDefault="00034866" w:rsidP="00916101">
            <w:proofErr w:type="spellStart"/>
            <w:r>
              <w:rPr>
                <w:b/>
              </w:rPr>
              <w:t>PSeudo</w:t>
            </w:r>
            <w:proofErr w:type="spellEnd"/>
            <w:r>
              <w:rPr>
                <w:b/>
              </w:rPr>
              <w:t xml:space="preserve"> Intérprete (</w:t>
            </w:r>
            <w:proofErr w:type="spellStart"/>
            <w:r>
              <w:rPr>
                <w:b/>
              </w:rPr>
              <w:t>PSeInt</w:t>
            </w:r>
            <w:proofErr w:type="spellEnd"/>
            <w:r>
              <w:rPr>
                <w:b/>
              </w:rPr>
              <w:t xml:space="preserve">): </w:t>
            </w:r>
            <w:r>
              <w:t>herramienta que a partir de pseudocódigo escrito en lenguaje natural y en español, permite generar el diagrama de flujo correspondiente.</w:t>
            </w:r>
          </w:p>
        </w:tc>
      </w:tr>
    </w:tbl>
    <w:p w:rsidR="00034866" w:rsidRDefault="00034866" w:rsidP="00034866"/>
    <w:p w:rsidR="009106F9" w:rsidRDefault="009106F9" w:rsidP="00034866"/>
    <w:p w:rsidR="00034866" w:rsidRPr="005A589D" w:rsidRDefault="00034866" w:rsidP="00034866">
      <w:pPr>
        <w:pStyle w:val="Ttulo2"/>
        <w:rPr>
          <w:sz w:val="24"/>
          <w:lang w:val="en-US"/>
        </w:rPr>
      </w:pPr>
      <w:bookmarkStart w:id="45" w:name="_Toc358638454"/>
      <w:bookmarkStart w:id="46" w:name="_Toc359178301"/>
      <w:r w:rsidRPr="005A589D">
        <w:rPr>
          <w:sz w:val="24"/>
          <w:szCs w:val="22"/>
          <w:lang w:val="en-US"/>
        </w:rPr>
        <w:t>Project Management Body of Knowledge (PMBOK)</w:t>
      </w:r>
      <w:bookmarkEnd w:id="45"/>
      <w:bookmarkEnd w:id="46"/>
    </w:p>
    <w:p w:rsidR="00034866" w:rsidRDefault="00034866" w:rsidP="00034866">
      <w:pPr>
        <w:rPr>
          <w:lang w:val="en-US"/>
        </w:rPr>
      </w:pPr>
    </w:p>
    <w:p w:rsidR="00034866" w:rsidRPr="00820792" w:rsidRDefault="00034866" w:rsidP="00034866">
      <w:pPr>
        <w:ind w:firstLine="426"/>
      </w:pPr>
      <w:r w:rsidRPr="006C445A">
        <w:rPr>
          <w:lang w:val="es-MX"/>
        </w:rPr>
        <w:t xml:space="preserve">Para la gestión del presente proyecto de fin de </w:t>
      </w:r>
      <w:r>
        <w:rPr>
          <w:lang w:val="es-MX"/>
        </w:rPr>
        <w:t>c</w:t>
      </w:r>
      <w:r w:rsidRPr="006C445A">
        <w:rPr>
          <w:lang w:val="es-MX"/>
        </w:rPr>
        <w:t xml:space="preserve">arrera se utilizará la guía </w:t>
      </w:r>
      <w:r w:rsidRPr="006C445A">
        <w:rPr>
          <w:i/>
          <w:lang w:val="es-MX"/>
        </w:rPr>
        <w:t>PMBOK</w:t>
      </w:r>
      <w:r w:rsidRPr="006C445A">
        <w:rPr>
          <w:lang w:val="es-MX"/>
        </w:rPr>
        <w:t xml:space="preserve"> (</w:t>
      </w:r>
      <w:r w:rsidRPr="006C445A">
        <w:rPr>
          <w:i/>
          <w:lang w:val="es-MX"/>
        </w:rPr>
        <w:t xml:space="preserve">Project Management </w:t>
      </w:r>
      <w:proofErr w:type="spellStart"/>
      <w:r w:rsidRPr="006C445A">
        <w:rPr>
          <w:i/>
          <w:lang w:val="es-MX"/>
        </w:rPr>
        <w:t>Body</w:t>
      </w:r>
      <w:proofErr w:type="spellEnd"/>
      <w:r w:rsidRPr="006C445A">
        <w:rPr>
          <w:i/>
          <w:lang w:val="es-MX"/>
        </w:rPr>
        <w:t xml:space="preserve"> of </w:t>
      </w:r>
      <w:proofErr w:type="spellStart"/>
      <w:r w:rsidRPr="006C445A">
        <w:rPr>
          <w:i/>
          <w:lang w:val="es-MX"/>
        </w:rPr>
        <w:t>Knowledge</w:t>
      </w:r>
      <w:proofErr w:type="spellEnd"/>
      <w:r w:rsidRPr="006C445A">
        <w:rPr>
          <w:lang w:val="es-MX"/>
        </w:rPr>
        <w:t xml:space="preserve">) </w:t>
      </w:r>
      <w:r>
        <w:rPr>
          <w:lang w:val="es-MX"/>
        </w:rPr>
        <w:t xml:space="preserve">en su 5ta edición, </w:t>
      </w:r>
      <w:r w:rsidRPr="006C445A">
        <w:rPr>
          <w:lang w:val="es-MX"/>
        </w:rPr>
        <w:t xml:space="preserve">elaborado por el Project Management </w:t>
      </w:r>
      <w:proofErr w:type="spellStart"/>
      <w:r w:rsidRPr="006C445A">
        <w:rPr>
          <w:lang w:val="es-MX"/>
        </w:rPr>
        <w:t>Institut</w:t>
      </w:r>
      <w:r>
        <w:rPr>
          <w:lang w:val="es-MX"/>
        </w:rPr>
        <w:t>e</w:t>
      </w:r>
      <w:proofErr w:type="spellEnd"/>
      <w:r w:rsidRPr="006C445A">
        <w:rPr>
          <w:lang w:val="es-MX"/>
        </w:rPr>
        <w:t xml:space="preserve"> (PMI)</w:t>
      </w:r>
      <w:r>
        <w:rPr>
          <w:lang w:val="es-MX"/>
        </w:rPr>
        <w:t>. Dicha guía está estructurada en dos grandes secciones: la primera sección define los 5 grupos de procesos (iniciación, planificación, ejecución, seguimiento y control, y cierre); la segunda sección abarca las 10 áreas de conocimientos (gestión de la integración, alcance, tiempo, costos, calidad, recursos humanos, comunicaciones, riesgos, adquisiciones y stakeholders del proyecto)</w:t>
      </w:r>
      <w:r w:rsidRPr="00820792">
        <w:t xml:space="preserve"> </w:t>
      </w:r>
      <w:r w:rsidRPr="00FD30EE">
        <w:t>[</w:t>
      </w:r>
      <w:r>
        <w:t>PMI</w:t>
      </w:r>
      <w:r w:rsidRPr="00FD30EE">
        <w:t>, 201</w:t>
      </w:r>
      <w:r>
        <w:t>3</w:t>
      </w:r>
      <w:r w:rsidRPr="00FD30EE">
        <w:t>]</w:t>
      </w:r>
      <w:r>
        <w:t>.</w:t>
      </w:r>
    </w:p>
    <w:p w:rsidR="00034866" w:rsidRPr="006C445A" w:rsidRDefault="00034866" w:rsidP="00034866">
      <w:pPr>
        <w:ind w:firstLine="426"/>
        <w:rPr>
          <w:lang w:val="es-MX"/>
        </w:rPr>
      </w:pPr>
    </w:p>
    <w:p w:rsidR="00034866" w:rsidRPr="00820792" w:rsidRDefault="00034866" w:rsidP="00034866">
      <w:pPr>
        <w:pStyle w:val="Ttulo3"/>
        <w:rPr>
          <w:sz w:val="22"/>
          <w:szCs w:val="22"/>
          <w:lang w:val="es-MX"/>
        </w:rPr>
      </w:pPr>
      <w:bookmarkStart w:id="47" w:name="_Toc358638455"/>
      <w:bookmarkStart w:id="48" w:name="_Toc359178302"/>
      <w:r w:rsidRPr="00820792">
        <w:rPr>
          <w:sz w:val="22"/>
          <w:szCs w:val="22"/>
          <w:lang w:val="es-MX"/>
        </w:rPr>
        <w:t>Justificación</w:t>
      </w:r>
      <w:bookmarkEnd w:id="47"/>
      <w:bookmarkEnd w:id="48"/>
    </w:p>
    <w:p w:rsidR="00034866" w:rsidRDefault="00034866" w:rsidP="00034866">
      <w:pPr>
        <w:ind w:firstLine="576"/>
        <w:rPr>
          <w:lang w:val="es-MX"/>
        </w:rPr>
      </w:pPr>
    </w:p>
    <w:p w:rsidR="00034866" w:rsidRDefault="00034866" w:rsidP="00034866">
      <w:pPr>
        <w:ind w:firstLine="426"/>
      </w:pPr>
      <w:r>
        <w:t>Se ha elegido esta metodología para la gestión del proyecto debido a que está compuesto de un conjunto de principios considerados como buenas prácticas y además porque esta guía es un estándar internacional en cuanto a administración de proyectos se refiere por lo que su adopción para el proyecto beneficiará a la gestión del mismo</w:t>
      </w:r>
      <w:r w:rsidRPr="00FD30EE">
        <w:t>.</w:t>
      </w:r>
      <w:r>
        <w:t xml:space="preserve"> </w:t>
      </w:r>
    </w:p>
    <w:p w:rsidR="00034866" w:rsidRPr="006C445A" w:rsidRDefault="00034866" w:rsidP="00034866"/>
    <w:p w:rsidR="00034866" w:rsidRPr="00820792" w:rsidRDefault="00034866" w:rsidP="00034866">
      <w:pPr>
        <w:pStyle w:val="Ttulo3"/>
        <w:rPr>
          <w:sz w:val="22"/>
          <w:szCs w:val="22"/>
          <w:lang w:val="es-MX"/>
        </w:rPr>
      </w:pPr>
      <w:bookmarkStart w:id="49" w:name="_Toc358638456"/>
      <w:bookmarkStart w:id="50" w:name="_Toc359178303"/>
      <w:r w:rsidRPr="00820792">
        <w:rPr>
          <w:sz w:val="22"/>
          <w:szCs w:val="22"/>
          <w:lang w:val="es-MX"/>
        </w:rPr>
        <w:t>Lista de Principios</w:t>
      </w:r>
      <w:bookmarkEnd w:id="49"/>
      <w:bookmarkEnd w:id="50"/>
    </w:p>
    <w:p w:rsidR="00034866" w:rsidRDefault="00034866" w:rsidP="00034866">
      <w:pPr>
        <w:ind w:firstLine="576"/>
        <w:rPr>
          <w:lang w:val="es-MX"/>
        </w:rPr>
      </w:pPr>
    </w:p>
    <w:p w:rsidR="00034866" w:rsidRDefault="00034866" w:rsidP="00034866">
      <w:pPr>
        <w:ind w:firstLine="426"/>
      </w:pPr>
      <w:r>
        <w:t>De</w:t>
      </w:r>
      <w:r w:rsidR="0007540B">
        <w:t xml:space="preserve"> esta guía se hará uso de ciertos principios</w:t>
      </w:r>
      <w:r>
        <w:t xml:space="preserve"> </w:t>
      </w:r>
      <w:r w:rsidR="0007540B">
        <w:t>(</w:t>
      </w:r>
      <w:r w:rsidR="00535975">
        <w:t xml:space="preserve">repartidos en </w:t>
      </w:r>
      <w:r>
        <w:t>áreas de conocimiento</w:t>
      </w:r>
      <w:r w:rsidR="0007540B">
        <w:t>s</w:t>
      </w:r>
      <w:r>
        <w:t xml:space="preserve"> y pro</w:t>
      </w:r>
      <w:r w:rsidR="00A67154">
        <w:t>cesos</w:t>
      </w:r>
      <w:r w:rsidR="0007540B">
        <w:t xml:space="preserve">) </w:t>
      </w:r>
      <w:r w:rsidR="00A67154">
        <w:t>los cuales se procederán a documentar en el presente proyecto durante su realización.</w:t>
      </w:r>
    </w:p>
    <w:p w:rsidR="00034866" w:rsidRPr="007E4D65" w:rsidRDefault="00034866" w:rsidP="00034866">
      <w:pPr>
        <w:ind w:firstLine="576"/>
      </w:pPr>
    </w:p>
    <w:p w:rsidR="00034866" w:rsidRPr="008E4ECF" w:rsidRDefault="00034866" w:rsidP="003E15F2">
      <w:pPr>
        <w:pStyle w:val="Prrafodelista"/>
        <w:numPr>
          <w:ilvl w:val="0"/>
          <w:numId w:val="29"/>
        </w:numPr>
        <w:ind w:left="426"/>
        <w:rPr>
          <w:b/>
          <w:i/>
        </w:rPr>
      </w:pPr>
      <w:bookmarkStart w:id="51" w:name="_Toc327535708"/>
      <w:bookmarkStart w:id="52" w:name="_Toc340315815"/>
      <w:r w:rsidRPr="008E4ECF">
        <w:rPr>
          <w:b/>
          <w:i/>
        </w:rPr>
        <w:t>Gestión de la Integración del Proyecto</w:t>
      </w:r>
      <w:bookmarkEnd w:id="51"/>
      <w:bookmarkEnd w:id="52"/>
    </w:p>
    <w:p w:rsidR="00034866" w:rsidRPr="009F0C1B" w:rsidRDefault="00034866" w:rsidP="00034866">
      <w:pPr>
        <w:rPr>
          <w:szCs w:val="22"/>
          <w:lang w:val="es-ES_tradnl"/>
        </w:rPr>
      </w:pPr>
    </w:p>
    <w:p w:rsidR="00034866" w:rsidRPr="009F0C1B" w:rsidRDefault="00034866" w:rsidP="00034866">
      <w:pPr>
        <w:ind w:firstLine="360"/>
        <w:rPr>
          <w:szCs w:val="22"/>
          <w:lang w:val="es-ES_tradnl"/>
        </w:rPr>
      </w:pPr>
      <w:r>
        <w:rPr>
          <w:szCs w:val="22"/>
          <w:lang w:val="es-ES_tradnl"/>
        </w:rPr>
        <w:t>De este primer apartado, s</w:t>
      </w:r>
      <w:r w:rsidRPr="009F0C1B">
        <w:rPr>
          <w:szCs w:val="22"/>
          <w:lang w:val="es-ES_tradnl"/>
        </w:rPr>
        <w:t>e tomará</w:t>
      </w:r>
      <w:r>
        <w:rPr>
          <w:szCs w:val="22"/>
          <w:lang w:val="es-ES_tradnl"/>
        </w:rPr>
        <w:t>n</w:t>
      </w:r>
      <w:r w:rsidRPr="009F0C1B">
        <w:rPr>
          <w:szCs w:val="22"/>
          <w:lang w:val="es-ES_tradnl"/>
        </w:rPr>
        <w:t xml:space="preserve"> 3 procesos </w:t>
      </w:r>
      <w:r>
        <w:rPr>
          <w:szCs w:val="22"/>
          <w:lang w:val="es-ES_tradnl"/>
        </w:rPr>
        <w:t>que ayudarán en la gestión de la coordinación de las distintas actividades del proyecto</w:t>
      </w:r>
      <w:r w:rsidRPr="009F0C1B">
        <w:rPr>
          <w:szCs w:val="22"/>
          <w:lang w:val="es-ES_tradnl"/>
        </w:rPr>
        <w:t>.</w:t>
      </w:r>
    </w:p>
    <w:p w:rsidR="00034866" w:rsidRPr="009F0C1B" w:rsidRDefault="00034866" w:rsidP="00034866">
      <w:pPr>
        <w:ind w:firstLine="360"/>
        <w:rPr>
          <w:szCs w:val="22"/>
          <w:lang w:val="es-ES_tradnl"/>
        </w:rPr>
      </w:pPr>
    </w:p>
    <w:p w:rsidR="00034866" w:rsidRDefault="00034866" w:rsidP="003E15F2">
      <w:pPr>
        <w:numPr>
          <w:ilvl w:val="0"/>
          <w:numId w:val="21"/>
        </w:numPr>
        <w:suppressAutoHyphens/>
        <w:rPr>
          <w:szCs w:val="22"/>
        </w:rPr>
      </w:pPr>
      <w:r w:rsidRPr="009F0C1B">
        <w:rPr>
          <w:b/>
          <w:szCs w:val="22"/>
        </w:rPr>
        <w:t xml:space="preserve">Desarrollar el Acta de Constitución del Proyecto: </w:t>
      </w:r>
      <w:r>
        <w:rPr>
          <w:szCs w:val="22"/>
        </w:rPr>
        <w:t xml:space="preserve">proceso con el cual se elaborará </w:t>
      </w:r>
      <w:r w:rsidRPr="009F0C1B">
        <w:rPr>
          <w:szCs w:val="22"/>
        </w:rPr>
        <w:t xml:space="preserve">el documento que autoriza formalmente el inicio del proyecto, en este caso con la aprobación de los profesores del curso y el asesor. </w:t>
      </w:r>
      <w:r>
        <w:rPr>
          <w:szCs w:val="22"/>
        </w:rPr>
        <w:t xml:space="preserve">Dicho </w:t>
      </w:r>
      <w:r w:rsidRPr="009F0C1B">
        <w:rPr>
          <w:szCs w:val="22"/>
        </w:rPr>
        <w:t xml:space="preserve">documento </w:t>
      </w:r>
      <w:r>
        <w:rPr>
          <w:szCs w:val="22"/>
        </w:rPr>
        <w:t xml:space="preserve">incluirá </w:t>
      </w:r>
      <w:r w:rsidRPr="009F0C1B">
        <w:rPr>
          <w:szCs w:val="22"/>
        </w:rPr>
        <w:t xml:space="preserve">principalmente nombre </w:t>
      </w:r>
      <w:r>
        <w:rPr>
          <w:szCs w:val="22"/>
        </w:rPr>
        <w:t xml:space="preserve">completo </w:t>
      </w:r>
      <w:r w:rsidRPr="009F0C1B">
        <w:rPr>
          <w:szCs w:val="22"/>
        </w:rPr>
        <w:t xml:space="preserve">del proyecto, </w:t>
      </w:r>
      <w:r>
        <w:rPr>
          <w:szCs w:val="22"/>
        </w:rPr>
        <w:t xml:space="preserve">breve </w:t>
      </w:r>
      <w:r w:rsidRPr="009F0C1B">
        <w:rPr>
          <w:szCs w:val="22"/>
        </w:rPr>
        <w:t xml:space="preserve">justificación, </w:t>
      </w:r>
      <w:r>
        <w:rPr>
          <w:szCs w:val="22"/>
        </w:rPr>
        <w:t xml:space="preserve">listado de </w:t>
      </w:r>
      <w:r w:rsidRPr="009F0C1B">
        <w:rPr>
          <w:szCs w:val="22"/>
        </w:rPr>
        <w:t>objetivos</w:t>
      </w:r>
      <w:r>
        <w:rPr>
          <w:szCs w:val="22"/>
        </w:rPr>
        <w:t xml:space="preserve"> y</w:t>
      </w:r>
      <w:r w:rsidRPr="009F0C1B">
        <w:rPr>
          <w:szCs w:val="22"/>
        </w:rPr>
        <w:t xml:space="preserve"> requerimientos, riesgos </w:t>
      </w:r>
      <w:r>
        <w:rPr>
          <w:szCs w:val="22"/>
        </w:rPr>
        <w:t xml:space="preserve">presentes, </w:t>
      </w:r>
      <w:r w:rsidRPr="009F0C1B">
        <w:rPr>
          <w:szCs w:val="22"/>
        </w:rPr>
        <w:t>y el cronograma</w:t>
      </w:r>
      <w:r>
        <w:rPr>
          <w:szCs w:val="22"/>
        </w:rPr>
        <w:t xml:space="preserve"> de todo el proyecto</w:t>
      </w:r>
      <w:r w:rsidRPr="009F0C1B">
        <w:rPr>
          <w:szCs w:val="22"/>
        </w:rPr>
        <w:t xml:space="preserve">. </w:t>
      </w:r>
    </w:p>
    <w:p w:rsidR="00034866" w:rsidRPr="009F0C1B" w:rsidRDefault="00034866" w:rsidP="00034866">
      <w:pPr>
        <w:suppressAutoHyphens/>
        <w:ind w:left="360"/>
        <w:rPr>
          <w:szCs w:val="22"/>
        </w:rPr>
      </w:pPr>
    </w:p>
    <w:p w:rsidR="00034866" w:rsidRDefault="00034866" w:rsidP="003E15F2">
      <w:pPr>
        <w:numPr>
          <w:ilvl w:val="0"/>
          <w:numId w:val="22"/>
        </w:numPr>
        <w:suppressAutoHyphens/>
        <w:rPr>
          <w:szCs w:val="22"/>
        </w:rPr>
      </w:pPr>
      <w:r w:rsidRPr="009F0C1B">
        <w:rPr>
          <w:b/>
          <w:szCs w:val="22"/>
        </w:rPr>
        <w:t xml:space="preserve">Desarrollar el Plan de Gestión del Proyecto: </w:t>
      </w:r>
      <w:r>
        <w:rPr>
          <w:szCs w:val="22"/>
        </w:rPr>
        <w:t xml:space="preserve">proceso en el que se va a documentar las acciones necesarias para poder definir, integrar y coordinar </w:t>
      </w:r>
      <w:r w:rsidRPr="009F0C1B">
        <w:rPr>
          <w:szCs w:val="22"/>
        </w:rPr>
        <w:t xml:space="preserve">los hitos y actividades </w:t>
      </w:r>
      <w:r>
        <w:rPr>
          <w:szCs w:val="22"/>
        </w:rPr>
        <w:t>que se han planteado.</w:t>
      </w:r>
    </w:p>
    <w:p w:rsidR="00034866" w:rsidRPr="009F0C1B" w:rsidRDefault="00034866" w:rsidP="00034866">
      <w:pPr>
        <w:suppressAutoHyphens/>
        <w:ind w:left="360"/>
        <w:rPr>
          <w:szCs w:val="22"/>
        </w:rPr>
      </w:pPr>
    </w:p>
    <w:p w:rsidR="00034866" w:rsidRPr="009F0C1B" w:rsidRDefault="00034866" w:rsidP="003E15F2">
      <w:pPr>
        <w:numPr>
          <w:ilvl w:val="0"/>
          <w:numId w:val="22"/>
        </w:numPr>
        <w:suppressAutoHyphens/>
        <w:rPr>
          <w:b/>
          <w:szCs w:val="22"/>
        </w:rPr>
      </w:pPr>
      <w:r w:rsidRPr="009F0C1B">
        <w:rPr>
          <w:b/>
          <w:szCs w:val="22"/>
        </w:rPr>
        <w:t xml:space="preserve">Monitoreo y Control del Proyecto: </w:t>
      </w:r>
      <w:r>
        <w:rPr>
          <w:szCs w:val="22"/>
        </w:rPr>
        <w:t>proceso con el que se</w:t>
      </w:r>
      <w:r w:rsidRPr="009F0C1B">
        <w:rPr>
          <w:szCs w:val="22"/>
        </w:rPr>
        <w:t xml:space="preserve"> realizará el seguimiento y revisión del progreso del proyecto </w:t>
      </w:r>
      <w:r>
        <w:rPr>
          <w:szCs w:val="22"/>
        </w:rPr>
        <w:t xml:space="preserve">a fin de poder </w:t>
      </w:r>
      <w:r w:rsidRPr="009F0C1B">
        <w:rPr>
          <w:szCs w:val="22"/>
        </w:rPr>
        <w:t xml:space="preserve">cumplir los objetivos </w:t>
      </w:r>
      <w:r>
        <w:rPr>
          <w:szCs w:val="22"/>
        </w:rPr>
        <w:t>que se han planteado</w:t>
      </w:r>
      <w:r w:rsidRPr="009F0C1B">
        <w:rPr>
          <w:szCs w:val="22"/>
        </w:rPr>
        <w:t>.</w:t>
      </w:r>
      <w:r>
        <w:rPr>
          <w:szCs w:val="22"/>
        </w:rPr>
        <w:br/>
      </w:r>
    </w:p>
    <w:p w:rsidR="00034866" w:rsidRPr="00DE32F7" w:rsidRDefault="00034866" w:rsidP="003E15F2">
      <w:pPr>
        <w:pStyle w:val="Prrafodelista"/>
        <w:numPr>
          <w:ilvl w:val="0"/>
          <w:numId w:val="29"/>
        </w:numPr>
        <w:ind w:left="426"/>
        <w:rPr>
          <w:b/>
          <w:i/>
        </w:rPr>
      </w:pPr>
      <w:bookmarkStart w:id="53" w:name="_Toc327535709"/>
      <w:bookmarkStart w:id="54" w:name="_Toc340315816"/>
      <w:r w:rsidRPr="00DE32F7">
        <w:rPr>
          <w:b/>
          <w:i/>
        </w:rPr>
        <w:t>Gestión del Alcance del Proyecto</w:t>
      </w:r>
      <w:bookmarkEnd w:id="53"/>
      <w:bookmarkEnd w:id="54"/>
    </w:p>
    <w:p w:rsidR="00034866" w:rsidRPr="009F0C1B" w:rsidRDefault="00034866" w:rsidP="00034866">
      <w:pPr>
        <w:pStyle w:val="Prrafodelista"/>
        <w:rPr>
          <w:szCs w:val="22"/>
        </w:rPr>
      </w:pPr>
    </w:p>
    <w:p w:rsidR="00034866" w:rsidRDefault="00034866" w:rsidP="00034866">
      <w:pPr>
        <w:pStyle w:val="Prrafodelista"/>
        <w:ind w:left="0" w:firstLine="360"/>
        <w:rPr>
          <w:szCs w:val="22"/>
          <w:lang w:val="es-ES_tradnl"/>
        </w:rPr>
      </w:pPr>
      <w:r w:rsidRPr="009F0C1B">
        <w:rPr>
          <w:szCs w:val="22"/>
          <w:lang w:val="es-ES_tradnl"/>
        </w:rPr>
        <w:t xml:space="preserve">De esta área se </w:t>
      </w:r>
      <w:r>
        <w:rPr>
          <w:szCs w:val="22"/>
          <w:lang w:val="es-ES_tradnl"/>
        </w:rPr>
        <w:t xml:space="preserve">adoptarán </w:t>
      </w:r>
      <w:r w:rsidRPr="009F0C1B">
        <w:rPr>
          <w:szCs w:val="22"/>
          <w:lang w:val="es-ES_tradnl"/>
        </w:rPr>
        <w:t xml:space="preserve">los 5 procesos </w:t>
      </w:r>
      <w:r>
        <w:rPr>
          <w:szCs w:val="22"/>
          <w:lang w:val="es-ES_tradnl"/>
        </w:rPr>
        <w:t xml:space="preserve">que la componen lo que permitirá </w:t>
      </w:r>
      <w:r w:rsidRPr="009F0C1B">
        <w:rPr>
          <w:szCs w:val="22"/>
          <w:lang w:val="es-ES_tradnl"/>
        </w:rPr>
        <w:t>asegurar que el proyecto incluya todo el trabajo requerido</w:t>
      </w:r>
      <w:r>
        <w:rPr>
          <w:szCs w:val="22"/>
          <w:lang w:val="es-ES_tradnl"/>
        </w:rPr>
        <w:t xml:space="preserve"> y así completarlo satisfactoriamente</w:t>
      </w:r>
      <w:r w:rsidRPr="009F0C1B">
        <w:rPr>
          <w:szCs w:val="22"/>
          <w:lang w:val="es-ES_tradnl"/>
        </w:rPr>
        <w:t>.</w:t>
      </w:r>
    </w:p>
    <w:p w:rsidR="00034866" w:rsidRPr="009F0C1B" w:rsidRDefault="00034866" w:rsidP="00034866">
      <w:pPr>
        <w:pStyle w:val="Prrafodelista"/>
        <w:ind w:left="0" w:firstLine="360"/>
        <w:rPr>
          <w:szCs w:val="22"/>
          <w:lang w:val="es-ES_tradnl"/>
        </w:rPr>
      </w:pPr>
    </w:p>
    <w:p w:rsidR="00034866" w:rsidRDefault="00034866" w:rsidP="003E15F2">
      <w:pPr>
        <w:pStyle w:val="Prrafodelista"/>
        <w:numPr>
          <w:ilvl w:val="0"/>
          <w:numId w:val="23"/>
        </w:numPr>
        <w:suppressAutoHyphens/>
        <w:contextualSpacing w:val="0"/>
        <w:rPr>
          <w:szCs w:val="22"/>
        </w:rPr>
      </w:pPr>
      <w:r w:rsidRPr="009F0C1B">
        <w:rPr>
          <w:b/>
          <w:szCs w:val="22"/>
        </w:rPr>
        <w:t xml:space="preserve">Recopilar Requisitos: </w:t>
      </w:r>
      <w:r>
        <w:rPr>
          <w:szCs w:val="22"/>
        </w:rPr>
        <w:t xml:space="preserve">proceso con el cual </w:t>
      </w:r>
      <w:r w:rsidRPr="009F0C1B">
        <w:rPr>
          <w:szCs w:val="22"/>
        </w:rPr>
        <w:t xml:space="preserve">se definirá y documentará las necesidades de los </w:t>
      </w:r>
      <w:r>
        <w:rPr>
          <w:szCs w:val="22"/>
        </w:rPr>
        <w:t xml:space="preserve">stakeholders (clientes y proveedores) a </w:t>
      </w:r>
      <w:r w:rsidRPr="009F0C1B">
        <w:rPr>
          <w:szCs w:val="22"/>
        </w:rPr>
        <w:t xml:space="preserve">fin de cumplir </w:t>
      </w:r>
      <w:r>
        <w:rPr>
          <w:szCs w:val="22"/>
        </w:rPr>
        <w:t xml:space="preserve">con </w:t>
      </w:r>
      <w:r w:rsidRPr="009F0C1B">
        <w:rPr>
          <w:szCs w:val="22"/>
        </w:rPr>
        <w:t>los objetivos del proyecto.</w:t>
      </w:r>
      <w:r>
        <w:rPr>
          <w:szCs w:val="22"/>
        </w:rPr>
        <w:t xml:space="preserve"> Para lograr esto, se realizarán entrevistas a un pequeño grupo de trabajadores independientes así como a potenciales clientes de los servicios contemplados en el caso de negocio.</w:t>
      </w:r>
    </w:p>
    <w:p w:rsidR="00034866" w:rsidRPr="009F0C1B" w:rsidRDefault="00034866" w:rsidP="00034866">
      <w:pPr>
        <w:pStyle w:val="Prrafodelista"/>
        <w:suppressAutoHyphens/>
        <w:ind w:left="360"/>
        <w:contextualSpacing w:val="0"/>
        <w:rPr>
          <w:szCs w:val="22"/>
        </w:rPr>
      </w:pPr>
    </w:p>
    <w:p w:rsidR="00034866" w:rsidRDefault="00034866" w:rsidP="003E15F2">
      <w:pPr>
        <w:pStyle w:val="Prrafodelista"/>
        <w:numPr>
          <w:ilvl w:val="0"/>
          <w:numId w:val="23"/>
        </w:numPr>
        <w:suppressAutoHyphens/>
        <w:contextualSpacing w:val="0"/>
        <w:rPr>
          <w:szCs w:val="22"/>
        </w:rPr>
      </w:pPr>
      <w:r w:rsidRPr="009F0C1B">
        <w:rPr>
          <w:b/>
          <w:szCs w:val="22"/>
        </w:rPr>
        <w:t xml:space="preserve">Definir el Alcance: </w:t>
      </w:r>
      <w:r>
        <w:rPr>
          <w:szCs w:val="22"/>
        </w:rPr>
        <w:t>proceso con el cual s</w:t>
      </w:r>
      <w:r w:rsidRPr="009F0C1B">
        <w:rPr>
          <w:szCs w:val="22"/>
        </w:rPr>
        <w:t xml:space="preserve">e </w:t>
      </w:r>
      <w:r>
        <w:rPr>
          <w:szCs w:val="22"/>
        </w:rPr>
        <w:t xml:space="preserve">realizará </w:t>
      </w:r>
      <w:r w:rsidRPr="009F0C1B">
        <w:rPr>
          <w:szCs w:val="22"/>
        </w:rPr>
        <w:t xml:space="preserve">una descripción detallada </w:t>
      </w:r>
      <w:r>
        <w:rPr>
          <w:szCs w:val="22"/>
        </w:rPr>
        <w:t xml:space="preserve">tanto </w:t>
      </w:r>
      <w:r w:rsidRPr="009F0C1B">
        <w:rPr>
          <w:szCs w:val="22"/>
        </w:rPr>
        <w:t xml:space="preserve">del proyecto </w:t>
      </w:r>
      <w:r>
        <w:rPr>
          <w:szCs w:val="22"/>
        </w:rPr>
        <w:t xml:space="preserve">como </w:t>
      </w:r>
      <w:r w:rsidRPr="009F0C1B">
        <w:rPr>
          <w:szCs w:val="22"/>
        </w:rPr>
        <w:t xml:space="preserve">del producto, considerando las restricciones </w:t>
      </w:r>
      <w:r>
        <w:rPr>
          <w:szCs w:val="22"/>
        </w:rPr>
        <w:t xml:space="preserve">y </w:t>
      </w:r>
      <w:r w:rsidRPr="009F0C1B">
        <w:rPr>
          <w:szCs w:val="22"/>
        </w:rPr>
        <w:t>supuestos.</w:t>
      </w:r>
    </w:p>
    <w:p w:rsidR="00034866" w:rsidRPr="002B5D7B" w:rsidRDefault="00034866" w:rsidP="00034866">
      <w:pPr>
        <w:pStyle w:val="Prrafodelista"/>
        <w:rPr>
          <w:szCs w:val="22"/>
        </w:rPr>
      </w:pPr>
    </w:p>
    <w:p w:rsidR="00034866" w:rsidRDefault="00034866" w:rsidP="003E15F2">
      <w:pPr>
        <w:pStyle w:val="Prrafodelista"/>
        <w:numPr>
          <w:ilvl w:val="0"/>
          <w:numId w:val="23"/>
        </w:numPr>
        <w:suppressAutoHyphens/>
        <w:contextualSpacing w:val="0"/>
        <w:rPr>
          <w:szCs w:val="22"/>
        </w:rPr>
      </w:pPr>
      <w:r w:rsidRPr="009F0C1B">
        <w:rPr>
          <w:b/>
          <w:szCs w:val="22"/>
        </w:rPr>
        <w:t xml:space="preserve">Crear la Estructura de Desglose de Trabajo (EDT): </w:t>
      </w:r>
      <w:r>
        <w:rPr>
          <w:szCs w:val="22"/>
        </w:rPr>
        <w:t xml:space="preserve">proceso que consiste en subdividir las tareas y entregables </w:t>
      </w:r>
      <w:r w:rsidRPr="009F0C1B">
        <w:rPr>
          <w:szCs w:val="22"/>
        </w:rPr>
        <w:t>del proyecto de manera jerárquica en pequeños componentes con la finalidad que sean manejables para su estimación y ejecución.</w:t>
      </w:r>
    </w:p>
    <w:p w:rsidR="00034866" w:rsidRPr="002B5D7B" w:rsidRDefault="00034866" w:rsidP="00034866">
      <w:pPr>
        <w:pStyle w:val="Prrafodelista"/>
        <w:rPr>
          <w:szCs w:val="22"/>
        </w:rPr>
      </w:pPr>
    </w:p>
    <w:p w:rsidR="00034866" w:rsidRDefault="00034866" w:rsidP="003E15F2">
      <w:pPr>
        <w:pStyle w:val="Prrafodelista"/>
        <w:numPr>
          <w:ilvl w:val="0"/>
          <w:numId w:val="23"/>
        </w:numPr>
        <w:suppressAutoHyphens/>
        <w:contextualSpacing w:val="0"/>
        <w:rPr>
          <w:szCs w:val="22"/>
        </w:rPr>
      </w:pPr>
      <w:r w:rsidRPr="009F0C1B">
        <w:rPr>
          <w:b/>
          <w:szCs w:val="22"/>
        </w:rPr>
        <w:t xml:space="preserve">Verificar el Alcance: </w:t>
      </w:r>
      <w:r>
        <w:rPr>
          <w:szCs w:val="22"/>
        </w:rPr>
        <w:t xml:space="preserve">proceso con el cual se hará el control de aceptación de los entregables que han sido finalizados </w:t>
      </w:r>
      <w:r w:rsidRPr="009F0C1B">
        <w:rPr>
          <w:szCs w:val="22"/>
        </w:rPr>
        <w:t xml:space="preserve">para verificar si se están cumpliendo los objetivos y </w:t>
      </w:r>
      <w:r>
        <w:rPr>
          <w:szCs w:val="22"/>
        </w:rPr>
        <w:t xml:space="preserve">así </w:t>
      </w:r>
      <w:r w:rsidRPr="009F0C1B">
        <w:rPr>
          <w:szCs w:val="22"/>
        </w:rPr>
        <w:t>quede constancia de ello</w:t>
      </w:r>
      <w:r>
        <w:rPr>
          <w:szCs w:val="22"/>
        </w:rPr>
        <w:t xml:space="preserve">. Esta aceptación será realizada por </w:t>
      </w:r>
      <w:r w:rsidRPr="009F0C1B">
        <w:rPr>
          <w:szCs w:val="22"/>
        </w:rPr>
        <w:t>los profesores del curso</w:t>
      </w:r>
      <w:r>
        <w:rPr>
          <w:szCs w:val="22"/>
        </w:rPr>
        <w:t xml:space="preserve"> y por el asesor.</w:t>
      </w:r>
    </w:p>
    <w:p w:rsidR="00034866" w:rsidRPr="002B5D7B" w:rsidRDefault="00034866" w:rsidP="00034866">
      <w:pPr>
        <w:pStyle w:val="Prrafodelista"/>
        <w:rPr>
          <w:szCs w:val="22"/>
        </w:rPr>
      </w:pPr>
    </w:p>
    <w:p w:rsidR="00034866" w:rsidRPr="009F0C1B" w:rsidRDefault="00034866" w:rsidP="003E15F2">
      <w:pPr>
        <w:pStyle w:val="Prrafodelista"/>
        <w:numPr>
          <w:ilvl w:val="0"/>
          <w:numId w:val="23"/>
        </w:numPr>
        <w:suppressAutoHyphens/>
        <w:contextualSpacing w:val="0"/>
        <w:rPr>
          <w:szCs w:val="22"/>
        </w:rPr>
      </w:pPr>
      <w:r w:rsidRPr="009F0C1B">
        <w:rPr>
          <w:b/>
          <w:szCs w:val="22"/>
        </w:rPr>
        <w:lastRenderedPageBreak/>
        <w:t xml:space="preserve">Controlar el Alcance: </w:t>
      </w:r>
      <w:r>
        <w:rPr>
          <w:szCs w:val="22"/>
        </w:rPr>
        <w:t>con este proceso s</w:t>
      </w:r>
      <w:r w:rsidRPr="009F0C1B">
        <w:rPr>
          <w:szCs w:val="22"/>
        </w:rPr>
        <w:t xml:space="preserve">e </w:t>
      </w:r>
      <w:r>
        <w:rPr>
          <w:szCs w:val="22"/>
        </w:rPr>
        <w:t xml:space="preserve">monitoreará constantemente </w:t>
      </w:r>
      <w:r w:rsidRPr="009F0C1B">
        <w:rPr>
          <w:szCs w:val="22"/>
        </w:rPr>
        <w:t xml:space="preserve">el estado </w:t>
      </w:r>
      <w:r>
        <w:rPr>
          <w:szCs w:val="22"/>
        </w:rPr>
        <w:t xml:space="preserve">del proyecto y </w:t>
      </w:r>
      <w:r w:rsidRPr="009F0C1B">
        <w:rPr>
          <w:szCs w:val="22"/>
        </w:rPr>
        <w:t xml:space="preserve">el alcance del </w:t>
      </w:r>
      <w:r>
        <w:rPr>
          <w:szCs w:val="22"/>
        </w:rPr>
        <w:t xml:space="preserve">producto. Además permitirá gestionar </w:t>
      </w:r>
      <w:r w:rsidRPr="009F0C1B">
        <w:rPr>
          <w:szCs w:val="22"/>
        </w:rPr>
        <w:t xml:space="preserve">los cambios en la línea base del alcance </w:t>
      </w:r>
      <w:r>
        <w:rPr>
          <w:szCs w:val="22"/>
        </w:rPr>
        <w:t>si así fuera necesario</w:t>
      </w:r>
      <w:r w:rsidRPr="009F0C1B">
        <w:rPr>
          <w:szCs w:val="22"/>
        </w:rPr>
        <w:t>.</w:t>
      </w:r>
    </w:p>
    <w:p w:rsidR="00034866" w:rsidRPr="00DE32F7" w:rsidRDefault="00034866" w:rsidP="003E15F2">
      <w:pPr>
        <w:pStyle w:val="Prrafodelista"/>
        <w:numPr>
          <w:ilvl w:val="0"/>
          <w:numId w:val="29"/>
        </w:numPr>
        <w:ind w:left="426"/>
        <w:rPr>
          <w:b/>
          <w:i/>
        </w:rPr>
      </w:pPr>
      <w:bookmarkStart w:id="55" w:name="_Toc327535710"/>
      <w:bookmarkStart w:id="56" w:name="_Toc340315817"/>
      <w:r w:rsidRPr="00DE32F7">
        <w:rPr>
          <w:b/>
          <w:i/>
        </w:rPr>
        <w:t>Gestión del Tiempo del Proyecto</w:t>
      </w:r>
      <w:bookmarkEnd w:id="55"/>
      <w:bookmarkEnd w:id="56"/>
    </w:p>
    <w:p w:rsidR="00034866" w:rsidRPr="009F0C1B" w:rsidRDefault="00034866" w:rsidP="00034866">
      <w:pPr>
        <w:ind w:left="720"/>
        <w:rPr>
          <w:szCs w:val="22"/>
        </w:rPr>
      </w:pPr>
    </w:p>
    <w:p w:rsidR="00034866" w:rsidRDefault="00034866" w:rsidP="00034866">
      <w:pPr>
        <w:pStyle w:val="Prrafodelista"/>
        <w:ind w:left="0" w:firstLine="360"/>
        <w:rPr>
          <w:szCs w:val="22"/>
          <w:lang w:val="es-ES_tradnl"/>
        </w:rPr>
      </w:pPr>
      <w:r w:rsidRPr="009F0C1B">
        <w:rPr>
          <w:szCs w:val="22"/>
          <w:lang w:val="es-ES_tradnl"/>
        </w:rPr>
        <w:t>De esta área se tomará</w:t>
      </w:r>
      <w:r>
        <w:rPr>
          <w:szCs w:val="22"/>
          <w:lang w:val="es-ES_tradnl"/>
        </w:rPr>
        <w:t>n</w:t>
      </w:r>
      <w:r w:rsidRPr="009F0C1B">
        <w:rPr>
          <w:szCs w:val="22"/>
          <w:lang w:val="es-ES_tradnl"/>
        </w:rPr>
        <w:t xml:space="preserve"> 5 procesos </w:t>
      </w:r>
      <w:r>
        <w:rPr>
          <w:szCs w:val="22"/>
          <w:lang w:val="es-ES_tradnl"/>
        </w:rPr>
        <w:t xml:space="preserve">los cuales permitirán </w:t>
      </w:r>
      <w:r w:rsidRPr="009F0C1B">
        <w:rPr>
          <w:szCs w:val="22"/>
          <w:lang w:val="es-ES_tradnl"/>
        </w:rPr>
        <w:t xml:space="preserve">administrar </w:t>
      </w:r>
      <w:r>
        <w:rPr>
          <w:szCs w:val="22"/>
          <w:lang w:val="es-ES_tradnl"/>
        </w:rPr>
        <w:t xml:space="preserve">eficientemente el tiempo y así asegurar </w:t>
      </w:r>
      <w:r w:rsidRPr="009F0C1B">
        <w:rPr>
          <w:szCs w:val="22"/>
          <w:lang w:val="es-ES_tradnl"/>
        </w:rPr>
        <w:t xml:space="preserve">la finalización del proyecto </w:t>
      </w:r>
      <w:r>
        <w:rPr>
          <w:szCs w:val="22"/>
          <w:lang w:val="es-ES_tradnl"/>
        </w:rPr>
        <w:t>en el plazo establecido</w:t>
      </w:r>
      <w:r w:rsidRPr="009F0C1B">
        <w:rPr>
          <w:szCs w:val="22"/>
          <w:lang w:val="es-ES_tradnl"/>
        </w:rPr>
        <w:t>.</w:t>
      </w:r>
    </w:p>
    <w:p w:rsidR="00034866" w:rsidRPr="009F0C1B" w:rsidRDefault="00034866" w:rsidP="00034866">
      <w:pPr>
        <w:pStyle w:val="Prrafodelista"/>
        <w:ind w:left="0"/>
        <w:rPr>
          <w:szCs w:val="22"/>
          <w:lang w:val="es-ES_tradnl"/>
        </w:rPr>
      </w:pPr>
    </w:p>
    <w:p w:rsidR="00034866" w:rsidRDefault="00034866" w:rsidP="003E15F2">
      <w:pPr>
        <w:numPr>
          <w:ilvl w:val="0"/>
          <w:numId w:val="24"/>
        </w:numPr>
        <w:suppressAutoHyphens/>
        <w:rPr>
          <w:szCs w:val="22"/>
        </w:rPr>
      </w:pPr>
      <w:r w:rsidRPr="009F0C1B">
        <w:rPr>
          <w:b/>
          <w:szCs w:val="22"/>
        </w:rPr>
        <w:t xml:space="preserve">Definir las Actividades: </w:t>
      </w:r>
      <w:r>
        <w:rPr>
          <w:szCs w:val="22"/>
        </w:rPr>
        <w:t>a través de este proceso s</w:t>
      </w:r>
      <w:r w:rsidRPr="009F0C1B">
        <w:rPr>
          <w:szCs w:val="22"/>
        </w:rPr>
        <w:t xml:space="preserve">e identificarán las acciones específicas </w:t>
      </w:r>
      <w:r>
        <w:rPr>
          <w:szCs w:val="22"/>
        </w:rPr>
        <w:t xml:space="preserve">que deben </w:t>
      </w:r>
      <w:r w:rsidRPr="009F0C1B">
        <w:rPr>
          <w:szCs w:val="22"/>
        </w:rPr>
        <w:t xml:space="preserve">ser realizadas </w:t>
      </w:r>
      <w:r>
        <w:rPr>
          <w:szCs w:val="22"/>
        </w:rPr>
        <w:t xml:space="preserve">a fin de producir cada uno de los </w:t>
      </w:r>
      <w:r w:rsidRPr="009F0C1B">
        <w:rPr>
          <w:szCs w:val="22"/>
        </w:rPr>
        <w:t>entregable</w:t>
      </w:r>
      <w:r>
        <w:rPr>
          <w:szCs w:val="22"/>
        </w:rPr>
        <w:t>s del proyecto</w:t>
      </w:r>
      <w:r w:rsidRPr="009F0C1B">
        <w:rPr>
          <w:szCs w:val="22"/>
        </w:rPr>
        <w:t>.</w:t>
      </w:r>
    </w:p>
    <w:p w:rsidR="00034866" w:rsidRPr="009F0C1B" w:rsidRDefault="00034866" w:rsidP="00034866">
      <w:pPr>
        <w:suppressAutoHyphens/>
        <w:ind w:left="360"/>
        <w:rPr>
          <w:szCs w:val="22"/>
        </w:rPr>
      </w:pPr>
    </w:p>
    <w:p w:rsidR="00034866" w:rsidRPr="00AD0914" w:rsidRDefault="00034866" w:rsidP="003E15F2">
      <w:pPr>
        <w:numPr>
          <w:ilvl w:val="0"/>
          <w:numId w:val="24"/>
        </w:numPr>
        <w:suppressAutoHyphens/>
        <w:rPr>
          <w:szCs w:val="22"/>
        </w:rPr>
      </w:pPr>
      <w:r w:rsidRPr="00AD0914">
        <w:rPr>
          <w:b/>
          <w:szCs w:val="22"/>
        </w:rPr>
        <w:t xml:space="preserve">Secuenciar las Actividades: </w:t>
      </w:r>
      <w:r>
        <w:rPr>
          <w:szCs w:val="22"/>
        </w:rPr>
        <w:t>proceso con el cual s</w:t>
      </w:r>
      <w:r w:rsidRPr="00AD0914">
        <w:rPr>
          <w:szCs w:val="22"/>
        </w:rPr>
        <w:t>e realizará un diagrama de las interrelaciones entre las actividades del proyecto, identificando los predecesores y sucesores de cada actividad.</w:t>
      </w:r>
    </w:p>
    <w:p w:rsidR="00034866" w:rsidRPr="009F0C1B" w:rsidRDefault="00034866" w:rsidP="00034866">
      <w:pPr>
        <w:suppressAutoHyphens/>
        <w:ind w:left="360"/>
        <w:rPr>
          <w:szCs w:val="22"/>
        </w:rPr>
      </w:pPr>
    </w:p>
    <w:p w:rsidR="00034866" w:rsidRDefault="00034866" w:rsidP="003E15F2">
      <w:pPr>
        <w:numPr>
          <w:ilvl w:val="0"/>
          <w:numId w:val="24"/>
        </w:numPr>
        <w:suppressAutoHyphens/>
        <w:rPr>
          <w:szCs w:val="22"/>
        </w:rPr>
      </w:pPr>
      <w:r w:rsidRPr="009F0C1B">
        <w:rPr>
          <w:b/>
          <w:szCs w:val="22"/>
        </w:rPr>
        <w:t xml:space="preserve">Estimar la Duración de las Actividades: </w:t>
      </w:r>
      <w:r>
        <w:rPr>
          <w:szCs w:val="22"/>
        </w:rPr>
        <w:t>s</w:t>
      </w:r>
      <w:r w:rsidRPr="009F0C1B">
        <w:rPr>
          <w:szCs w:val="22"/>
        </w:rPr>
        <w:t xml:space="preserve">e establecerá la cantidad de trabajo necesario (expresado en horas) para </w:t>
      </w:r>
      <w:r>
        <w:rPr>
          <w:szCs w:val="22"/>
        </w:rPr>
        <w:t>completar cada actividad</w:t>
      </w:r>
      <w:r w:rsidRPr="009F0C1B">
        <w:rPr>
          <w:szCs w:val="22"/>
        </w:rPr>
        <w:t>.</w:t>
      </w:r>
    </w:p>
    <w:p w:rsidR="00034866" w:rsidRDefault="00034866" w:rsidP="00034866">
      <w:pPr>
        <w:pStyle w:val="Prrafodelista"/>
        <w:rPr>
          <w:szCs w:val="22"/>
        </w:rPr>
      </w:pPr>
    </w:p>
    <w:p w:rsidR="00034866" w:rsidRDefault="00034866" w:rsidP="003E15F2">
      <w:pPr>
        <w:numPr>
          <w:ilvl w:val="0"/>
          <w:numId w:val="24"/>
        </w:numPr>
        <w:suppressAutoHyphens/>
        <w:rPr>
          <w:szCs w:val="22"/>
        </w:rPr>
      </w:pPr>
      <w:r w:rsidRPr="009F0C1B">
        <w:rPr>
          <w:b/>
          <w:szCs w:val="22"/>
        </w:rPr>
        <w:t xml:space="preserve">Desarrollar el Cronograma: </w:t>
      </w:r>
      <w:r>
        <w:rPr>
          <w:szCs w:val="22"/>
        </w:rPr>
        <w:t>con la secuenciación y</w:t>
      </w:r>
      <w:r w:rsidRPr="009F0C1B">
        <w:rPr>
          <w:szCs w:val="22"/>
        </w:rPr>
        <w:t xml:space="preserve"> estimación del tiempo de las actividades, se podrá elaborar el cronograma de entregables que tendrá el proyecto.</w:t>
      </w:r>
    </w:p>
    <w:p w:rsidR="00034866" w:rsidRPr="009F0C1B" w:rsidRDefault="00034866" w:rsidP="00034866">
      <w:pPr>
        <w:suppressAutoHyphens/>
        <w:ind w:left="360"/>
        <w:rPr>
          <w:szCs w:val="22"/>
        </w:rPr>
      </w:pPr>
    </w:p>
    <w:p w:rsidR="00034866" w:rsidRDefault="00034866" w:rsidP="003E15F2">
      <w:pPr>
        <w:numPr>
          <w:ilvl w:val="0"/>
          <w:numId w:val="24"/>
        </w:numPr>
        <w:suppressAutoHyphens/>
        <w:rPr>
          <w:szCs w:val="22"/>
        </w:rPr>
      </w:pPr>
      <w:r w:rsidRPr="009F0C1B">
        <w:rPr>
          <w:b/>
          <w:szCs w:val="22"/>
        </w:rPr>
        <w:t xml:space="preserve">Controlar el cronograma: </w:t>
      </w:r>
      <w:r>
        <w:rPr>
          <w:szCs w:val="22"/>
        </w:rPr>
        <w:t xml:space="preserve">proceso para monitorear el </w:t>
      </w:r>
      <w:r w:rsidRPr="009F0C1B">
        <w:rPr>
          <w:szCs w:val="22"/>
        </w:rPr>
        <w:t xml:space="preserve">estado del proyecto, registrando el avance del mismo y </w:t>
      </w:r>
      <w:r>
        <w:rPr>
          <w:szCs w:val="22"/>
        </w:rPr>
        <w:t xml:space="preserve">a la  vez gestionar </w:t>
      </w:r>
      <w:r w:rsidRPr="009F0C1B">
        <w:rPr>
          <w:szCs w:val="22"/>
        </w:rPr>
        <w:t>los cambios en la línea base del cronograma.</w:t>
      </w:r>
      <w:r>
        <w:rPr>
          <w:szCs w:val="22"/>
        </w:rPr>
        <w:tab/>
      </w:r>
      <w:r>
        <w:rPr>
          <w:szCs w:val="22"/>
        </w:rPr>
        <w:br/>
      </w:r>
    </w:p>
    <w:p w:rsidR="00034866" w:rsidRPr="00DE32F7" w:rsidRDefault="00034866" w:rsidP="003E15F2">
      <w:pPr>
        <w:pStyle w:val="Prrafodelista"/>
        <w:numPr>
          <w:ilvl w:val="0"/>
          <w:numId w:val="29"/>
        </w:numPr>
        <w:ind w:left="426"/>
        <w:rPr>
          <w:b/>
          <w:i/>
        </w:rPr>
      </w:pPr>
      <w:bookmarkStart w:id="57" w:name="_Toc327535711"/>
      <w:bookmarkStart w:id="58" w:name="_Toc340315818"/>
      <w:r w:rsidRPr="00DE32F7">
        <w:rPr>
          <w:b/>
          <w:i/>
        </w:rPr>
        <w:t>Gestión de Riesgos del proyecto</w:t>
      </w:r>
      <w:bookmarkEnd w:id="57"/>
      <w:bookmarkEnd w:id="58"/>
    </w:p>
    <w:p w:rsidR="00034866" w:rsidRPr="009F0C1B" w:rsidRDefault="00034866" w:rsidP="00034866">
      <w:pPr>
        <w:rPr>
          <w:szCs w:val="22"/>
          <w:lang w:val="es-ES_tradnl"/>
        </w:rPr>
      </w:pPr>
    </w:p>
    <w:p w:rsidR="00034866" w:rsidRDefault="00034866" w:rsidP="00034866">
      <w:pPr>
        <w:ind w:firstLine="360"/>
        <w:rPr>
          <w:szCs w:val="22"/>
          <w:lang w:val="es-ES_tradnl"/>
        </w:rPr>
      </w:pPr>
      <w:r w:rsidRPr="009F0C1B">
        <w:rPr>
          <w:szCs w:val="22"/>
          <w:lang w:val="es-ES_tradnl"/>
        </w:rPr>
        <w:t xml:space="preserve">De esta </w:t>
      </w:r>
      <w:r>
        <w:rPr>
          <w:szCs w:val="22"/>
          <w:lang w:val="es-ES_tradnl"/>
        </w:rPr>
        <w:t xml:space="preserve">última </w:t>
      </w:r>
      <w:r w:rsidRPr="009F0C1B">
        <w:rPr>
          <w:szCs w:val="22"/>
          <w:lang w:val="es-ES_tradnl"/>
        </w:rPr>
        <w:t>área</w:t>
      </w:r>
      <w:r>
        <w:rPr>
          <w:szCs w:val="22"/>
          <w:lang w:val="es-ES_tradnl"/>
        </w:rPr>
        <w:t xml:space="preserve"> de conocimiento</w:t>
      </w:r>
      <w:r w:rsidRPr="009F0C1B">
        <w:rPr>
          <w:szCs w:val="22"/>
          <w:lang w:val="es-ES_tradnl"/>
        </w:rPr>
        <w:t xml:space="preserve"> se </w:t>
      </w:r>
      <w:r>
        <w:rPr>
          <w:szCs w:val="22"/>
          <w:lang w:val="es-ES_tradnl"/>
        </w:rPr>
        <w:t xml:space="preserve">adoptarán </w:t>
      </w:r>
      <w:r w:rsidRPr="009F0C1B">
        <w:rPr>
          <w:szCs w:val="22"/>
          <w:lang w:val="es-ES_tradnl"/>
        </w:rPr>
        <w:t xml:space="preserve">2 procesos </w:t>
      </w:r>
      <w:r>
        <w:rPr>
          <w:szCs w:val="22"/>
          <w:lang w:val="es-ES_tradnl"/>
        </w:rPr>
        <w:t xml:space="preserve">los cuales permitirán </w:t>
      </w:r>
      <w:r w:rsidRPr="009F0C1B">
        <w:rPr>
          <w:szCs w:val="22"/>
          <w:lang w:val="es-ES_tradnl"/>
        </w:rPr>
        <w:t>para identificar</w:t>
      </w:r>
      <w:r>
        <w:rPr>
          <w:szCs w:val="22"/>
          <w:lang w:val="es-ES_tradnl"/>
        </w:rPr>
        <w:t>, estimar</w:t>
      </w:r>
      <w:r w:rsidRPr="009F0C1B">
        <w:rPr>
          <w:szCs w:val="22"/>
          <w:lang w:val="es-ES_tradnl"/>
        </w:rPr>
        <w:t xml:space="preserve"> y evaluar los riesgos que se puedan presentar en el proyecto.</w:t>
      </w:r>
    </w:p>
    <w:p w:rsidR="00034866" w:rsidRPr="009F0C1B" w:rsidRDefault="00034866" w:rsidP="00034866">
      <w:pPr>
        <w:rPr>
          <w:szCs w:val="22"/>
          <w:lang w:val="es-ES_tradnl"/>
        </w:rPr>
      </w:pPr>
    </w:p>
    <w:p w:rsidR="00034866" w:rsidRDefault="00034866" w:rsidP="003E15F2">
      <w:pPr>
        <w:pStyle w:val="Prrafodelista"/>
        <w:numPr>
          <w:ilvl w:val="0"/>
          <w:numId w:val="25"/>
        </w:numPr>
        <w:suppressAutoHyphens/>
        <w:contextualSpacing w:val="0"/>
        <w:rPr>
          <w:szCs w:val="22"/>
        </w:rPr>
      </w:pPr>
      <w:r w:rsidRPr="009F0C1B">
        <w:rPr>
          <w:b/>
          <w:szCs w:val="22"/>
        </w:rPr>
        <w:t xml:space="preserve">Planificar la Gestión de Riesgos: </w:t>
      </w:r>
      <w:r>
        <w:rPr>
          <w:szCs w:val="22"/>
        </w:rPr>
        <w:t>proceso que s</w:t>
      </w:r>
      <w:r w:rsidRPr="009F0C1B">
        <w:rPr>
          <w:szCs w:val="22"/>
        </w:rPr>
        <w:t xml:space="preserve">e utilizará para </w:t>
      </w:r>
      <w:r>
        <w:rPr>
          <w:szCs w:val="22"/>
        </w:rPr>
        <w:t xml:space="preserve">definir cómo es que se deben </w:t>
      </w:r>
      <w:r w:rsidRPr="009F0C1B">
        <w:rPr>
          <w:szCs w:val="22"/>
        </w:rPr>
        <w:t xml:space="preserve">realizar las actividades de gestión de riesgos del proyecto, permitiendo así la evaluación de </w:t>
      </w:r>
      <w:r>
        <w:rPr>
          <w:szCs w:val="22"/>
        </w:rPr>
        <w:t xml:space="preserve">estos </w:t>
      </w:r>
      <w:r w:rsidRPr="009F0C1B">
        <w:rPr>
          <w:szCs w:val="22"/>
        </w:rPr>
        <w:t xml:space="preserve">y las medidas </w:t>
      </w:r>
      <w:r>
        <w:rPr>
          <w:szCs w:val="22"/>
        </w:rPr>
        <w:t xml:space="preserve">de mitigación a </w:t>
      </w:r>
      <w:r w:rsidRPr="009F0C1B">
        <w:rPr>
          <w:szCs w:val="22"/>
        </w:rPr>
        <w:t>tomar.</w:t>
      </w:r>
    </w:p>
    <w:p w:rsidR="00034866" w:rsidRPr="002018A8" w:rsidRDefault="00034866" w:rsidP="00034866">
      <w:pPr>
        <w:pStyle w:val="Prrafodelista"/>
        <w:suppressAutoHyphens/>
        <w:ind w:left="360"/>
        <w:contextualSpacing w:val="0"/>
        <w:rPr>
          <w:szCs w:val="22"/>
        </w:rPr>
      </w:pPr>
    </w:p>
    <w:p w:rsidR="00034866" w:rsidRPr="009F0C1B" w:rsidRDefault="00034866" w:rsidP="003E15F2">
      <w:pPr>
        <w:pStyle w:val="Prrafodelista"/>
        <w:numPr>
          <w:ilvl w:val="0"/>
          <w:numId w:val="25"/>
        </w:numPr>
        <w:suppressAutoHyphens/>
        <w:contextualSpacing w:val="0"/>
        <w:rPr>
          <w:szCs w:val="22"/>
        </w:rPr>
      </w:pPr>
      <w:r w:rsidRPr="009F0C1B">
        <w:rPr>
          <w:b/>
          <w:szCs w:val="22"/>
        </w:rPr>
        <w:t xml:space="preserve">Identificar los Riesgos: </w:t>
      </w:r>
      <w:r>
        <w:rPr>
          <w:szCs w:val="22"/>
        </w:rPr>
        <w:t xml:space="preserve">proceso con el cual se </w:t>
      </w:r>
      <w:r w:rsidRPr="009F0C1B">
        <w:rPr>
          <w:szCs w:val="22"/>
        </w:rPr>
        <w:t xml:space="preserve">identificarán los riesgos que pueden afectar el desarrollo del proyecto </w:t>
      </w:r>
      <w:r>
        <w:rPr>
          <w:szCs w:val="22"/>
        </w:rPr>
        <w:t>dejando documentado tanto el impacto como la forma de mitigación de los mismos.</w:t>
      </w:r>
    </w:p>
    <w:p w:rsidR="00034866" w:rsidRPr="00FD30EE" w:rsidRDefault="00034866" w:rsidP="00034866">
      <w:pPr>
        <w:ind w:firstLine="576"/>
      </w:pPr>
      <w:r>
        <w:br/>
      </w:r>
    </w:p>
    <w:p w:rsidR="00034866" w:rsidRPr="006B6E97" w:rsidRDefault="00034866" w:rsidP="00034866">
      <w:pPr>
        <w:pStyle w:val="Ttulo2"/>
        <w:rPr>
          <w:sz w:val="24"/>
          <w:szCs w:val="24"/>
        </w:rPr>
      </w:pPr>
      <w:bookmarkStart w:id="59" w:name="_Toc358638457"/>
      <w:bookmarkStart w:id="60" w:name="_Toc359178304"/>
      <w:r w:rsidRPr="006B6E97">
        <w:rPr>
          <w:sz w:val="24"/>
          <w:szCs w:val="24"/>
        </w:rPr>
        <w:t>Business Case Guide</w:t>
      </w:r>
      <w:r>
        <w:rPr>
          <w:sz w:val="24"/>
          <w:szCs w:val="24"/>
        </w:rPr>
        <w:t xml:space="preserve"> (BCG)</w:t>
      </w:r>
      <w:bookmarkEnd w:id="59"/>
      <w:bookmarkEnd w:id="60"/>
    </w:p>
    <w:p w:rsidR="00034866" w:rsidRPr="0006034B" w:rsidRDefault="00034866" w:rsidP="00034866"/>
    <w:p w:rsidR="00034866" w:rsidRDefault="00034866" w:rsidP="00034866">
      <w:pPr>
        <w:ind w:firstLine="426"/>
        <w:rPr>
          <w:lang w:val="es-MX"/>
        </w:rPr>
      </w:pPr>
      <w:r>
        <w:t xml:space="preserve">Para la elaboración del caso de negocio del presente proyecto se hará uso de una guía denominada </w:t>
      </w:r>
      <w:r w:rsidRPr="005E78AF">
        <w:rPr>
          <w:i/>
        </w:rPr>
        <w:t>Business Case Guide</w:t>
      </w:r>
      <w:r>
        <w:t xml:space="preserve"> elaborada por el </w:t>
      </w:r>
      <w:proofErr w:type="spellStart"/>
      <w:r w:rsidRPr="005E78AF">
        <w:rPr>
          <w:lang w:val="es-MX"/>
        </w:rPr>
        <w:t>Treasury</w:t>
      </w:r>
      <w:proofErr w:type="spellEnd"/>
      <w:r w:rsidRPr="005E78AF">
        <w:rPr>
          <w:lang w:val="es-MX"/>
        </w:rPr>
        <w:t xml:space="preserve"> </w:t>
      </w:r>
      <w:proofErr w:type="spellStart"/>
      <w:r w:rsidRPr="005E78AF">
        <w:rPr>
          <w:lang w:val="es-MX"/>
        </w:rPr>
        <w:t>Board</w:t>
      </w:r>
      <w:proofErr w:type="spellEnd"/>
      <w:r w:rsidRPr="005E78AF">
        <w:rPr>
          <w:lang w:val="es-MX"/>
        </w:rPr>
        <w:t xml:space="preserve"> of </w:t>
      </w:r>
      <w:proofErr w:type="spellStart"/>
      <w:r w:rsidRPr="005E78AF">
        <w:rPr>
          <w:lang w:val="es-MX"/>
        </w:rPr>
        <w:t>Canada</w:t>
      </w:r>
      <w:proofErr w:type="spellEnd"/>
      <w:r w:rsidRPr="005E78AF">
        <w:rPr>
          <w:lang w:val="es-MX"/>
        </w:rPr>
        <w:t xml:space="preserve"> </w:t>
      </w:r>
      <w:proofErr w:type="spellStart"/>
      <w:r w:rsidRPr="005E78AF">
        <w:rPr>
          <w:lang w:val="es-MX"/>
        </w:rPr>
        <w:t>Secretariat</w:t>
      </w:r>
      <w:proofErr w:type="spellEnd"/>
      <w:r w:rsidRPr="00556A91">
        <w:rPr>
          <w:lang w:val="es-MX"/>
        </w:rPr>
        <w:t xml:space="preserve"> </w:t>
      </w:r>
      <w:r>
        <w:rPr>
          <w:lang w:val="es-MX"/>
        </w:rPr>
        <w:t>la cual establece un modelo que incluye 3 fases y dentro de cada una pasos que agrupan los principios que deben ser considerados al momento de establecer el caso de negocio. [TBC, 2008].</w:t>
      </w:r>
    </w:p>
    <w:p w:rsidR="00034866" w:rsidRPr="006B6E97" w:rsidRDefault="00034866" w:rsidP="00034866">
      <w:pPr>
        <w:pStyle w:val="Ttulo3"/>
        <w:rPr>
          <w:sz w:val="22"/>
          <w:szCs w:val="22"/>
          <w:lang w:val="es-MX"/>
        </w:rPr>
      </w:pPr>
      <w:bookmarkStart w:id="61" w:name="_Toc358638458"/>
      <w:bookmarkStart w:id="62" w:name="_Toc359178305"/>
      <w:r w:rsidRPr="006B6E97">
        <w:rPr>
          <w:sz w:val="22"/>
          <w:szCs w:val="22"/>
          <w:lang w:val="es-MX"/>
        </w:rPr>
        <w:lastRenderedPageBreak/>
        <w:t>Justificación</w:t>
      </w:r>
      <w:bookmarkEnd w:id="61"/>
      <w:bookmarkEnd w:id="62"/>
    </w:p>
    <w:p w:rsidR="00034866" w:rsidRDefault="00034866" w:rsidP="00034866">
      <w:pPr>
        <w:ind w:firstLine="576"/>
        <w:rPr>
          <w:sz w:val="22"/>
          <w:szCs w:val="22"/>
          <w:lang w:val="es-MX"/>
        </w:rPr>
      </w:pPr>
    </w:p>
    <w:p w:rsidR="00034866" w:rsidRDefault="00034866" w:rsidP="00034866">
      <w:pPr>
        <w:ind w:firstLine="426"/>
      </w:pPr>
      <w:r>
        <w:t>Se ha elegido hacer uso de esta guía debido a que la estructura del modelo que propone se puede ajustar bien a lo que el presente proyecto pretende postular como caso de negocio por lo que su adopción permitirá elaborar un business case que incluya, entre otros puntos, las necesidades del negocio, alcance, análisis costo-beneficio, justificación y estrategias de gestión y riesgos del proyecto.</w:t>
      </w:r>
    </w:p>
    <w:p w:rsidR="00034866" w:rsidRPr="006B6E97" w:rsidRDefault="00034866" w:rsidP="00034866">
      <w:pPr>
        <w:pStyle w:val="Ttulo3"/>
        <w:rPr>
          <w:sz w:val="22"/>
          <w:szCs w:val="22"/>
          <w:lang w:val="es-MX"/>
        </w:rPr>
      </w:pPr>
      <w:bookmarkStart w:id="63" w:name="_Toc358638459"/>
      <w:bookmarkStart w:id="64" w:name="_Toc359178306"/>
      <w:r w:rsidRPr="006B6E97">
        <w:rPr>
          <w:sz w:val="22"/>
          <w:szCs w:val="22"/>
          <w:lang w:val="es-MX"/>
        </w:rPr>
        <w:t>Lista de Principios</w:t>
      </w:r>
      <w:bookmarkEnd w:id="63"/>
      <w:bookmarkEnd w:id="64"/>
    </w:p>
    <w:p w:rsidR="00034866" w:rsidRDefault="00034866" w:rsidP="00034866">
      <w:pPr>
        <w:ind w:firstLine="576"/>
        <w:rPr>
          <w:lang w:val="es-MX"/>
        </w:rPr>
      </w:pPr>
    </w:p>
    <w:p w:rsidR="00034866" w:rsidRDefault="00034866" w:rsidP="00034866">
      <w:pPr>
        <w:ind w:firstLine="576"/>
        <w:rPr>
          <w:lang w:val="es-MX"/>
        </w:rPr>
      </w:pPr>
      <w:r>
        <w:t>De esta guía se hará uso de determinados puntos dentro de cada fase.</w:t>
      </w:r>
    </w:p>
    <w:p w:rsidR="00034866" w:rsidRDefault="00034866" w:rsidP="003E15F2">
      <w:pPr>
        <w:pStyle w:val="Ttulo4"/>
        <w:numPr>
          <w:ilvl w:val="0"/>
          <w:numId w:val="20"/>
        </w:numPr>
        <w:rPr>
          <w:sz w:val="24"/>
        </w:rPr>
      </w:pPr>
      <w:r w:rsidRPr="005B70AB">
        <w:rPr>
          <w:sz w:val="24"/>
        </w:rPr>
        <w:t>Fase 1: Contexto Estratégico</w:t>
      </w:r>
    </w:p>
    <w:p w:rsidR="00034866" w:rsidRDefault="00034866" w:rsidP="00034866"/>
    <w:p w:rsidR="00034866" w:rsidRPr="004F0DBE" w:rsidRDefault="00034866" w:rsidP="00034866">
      <w:pPr>
        <w:ind w:firstLine="360"/>
      </w:pPr>
      <w:r>
        <w:t>En esta primera fase, se establece el contexto para el cambio y se define claramente la necesidad de inversión. Se responden preguntas tales como ¿Dónde estamos ahora? ¿Dónde queremos estar? ¿Qué motiva la necesidad del cambio? ¿Qué se está intentando alcanzar?</w:t>
      </w:r>
    </w:p>
    <w:p w:rsidR="00034866" w:rsidRPr="005B70AB" w:rsidRDefault="00034866" w:rsidP="003E15F2">
      <w:pPr>
        <w:pStyle w:val="Ttulo5"/>
        <w:numPr>
          <w:ilvl w:val="4"/>
          <w:numId w:val="19"/>
        </w:numPr>
        <w:tabs>
          <w:tab w:val="clear" w:pos="1008"/>
        </w:tabs>
        <w:ind w:left="426" w:hanging="284"/>
        <w:rPr>
          <w:sz w:val="24"/>
        </w:rPr>
      </w:pPr>
      <w:r w:rsidRPr="005B70AB">
        <w:rPr>
          <w:sz w:val="24"/>
        </w:rPr>
        <w:t>Paso 1: Necesidades del Negocio y Resultados Esperados</w:t>
      </w:r>
    </w:p>
    <w:p w:rsidR="00034866" w:rsidRDefault="00034866" w:rsidP="00034866">
      <w:pPr>
        <w:rPr>
          <w:sz w:val="22"/>
        </w:rPr>
      </w:pPr>
    </w:p>
    <w:p w:rsidR="00034866" w:rsidRPr="004F0DBE" w:rsidRDefault="00034866" w:rsidP="00034866">
      <w:pPr>
        <w:ind w:firstLine="360"/>
      </w:pPr>
      <w:r>
        <w:t>Se identifica la necesidad</w:t>
      </w:r>
      <w:r w:rsidRPr="004F0DBE">
        <w:t xml:space="preserve"> y los resultados de negocio esperados.</w:t>
      </w:r>
    </w:p>
    <w:p w:rsidR="00034866" w:rsidRDefault="00034866" w:rsidP="00034866">
      <w:pPr>
        <w:rPr>
          <w:sz w:val="22"/>
        </w:rPr>
      </w:pPr>
    </w:p>
    <w:p w:rsidR="00034866" w:rsidRDefault="00034866" w:rsidP="003E15F2">
      <w:pPr>
        <w:pStyle w:val="Prrafodelista"/>
        <w:numPr>
          <w:ilvl w:val="0"/>
          <w:numId w:val="26"/>
        </w:numPr>
      </w:pPr>
      <w:r w:rsidRPr="00431F3A">
        <w:rPr>
          <w:b/>
        </w:rPr>
        <w:t xml:space="preserve">Entorno </w:t>
      </w:r>
      <w:r>
        <w:rPr>
          <w:b/>
        </w:rPr>
        <w:t>e</w:t>
      </w:r>
      <w:r w:rsidRPr="00431F3A">
        <w:rPr>
          <w:b/>
        </w:rPr>
        <w:t>stratégico:</w:t>
      </w:r>
      <w:r w:rsidRPr="00431F3A">
        <w:t xml:space="preserve"> que incluye las necesidades del negocio, motivación para el cambio y resultados del negocio.</w:t>
      </w:r>
    </w:p>
    <w:p w:rsidR="00034866" w:rsidRPr="00431F3A" w:rsidRDefault="00034866" w:rsidP="00034866">
      <w:pPr>
        <w:pStyle w:val="Prrafodelista"/>
      </w:pPr>
    </w:p>
    <w:p w:rsidR="00034866" w:rsidRDefault="00034866" w:rsidP="003E15F2">
      <w:pPr>
        <w:pStyle w:val="Prrafodelista"/>
        <w:numPr>
          <w:ilvl w:val="0"/>
          <w:numId w:val="26"/>
        </w:numPr>
      </w:pPr>
      <w:r w:rsidRPr="00431F3A">
        <w:rPr>
          <w:b/>
        </w:rPr>
        <w:t xml:space="preserve">Descripción </w:t>
      </w:r>
      <w:r>
        <w:rPr>
          <w:b/>
        </w:rPr>
        <w:t>d</w:t>
      </w:r>
      <w:r w:rsidRPr="00431F3A">
        <w:rPr>
          <w:b/>
        </w:rPr>
        <w:t xml:space="preserve">etallada de las </w:t>
      </w:r>
      <w:r>
        <w:rPr>
          <w:b/>
        </w:rPr>
        <w:t>n</w:t>
      </w:r>
      <w:r w:rsidRPr="00431F3A">
        <w:rPr>
          <w:b/>
        </w:rPr>
        <w:t xml:space="preserve">ecesidades del </w:t>
      </w:r>
      <w:r>
        <w:rPr>
          <w:b/>
        </w:rPr>
        <w:t>ne</w:t>
      </w:r>
      <w:r w:rsidRPr="00431F3A">
        <w:rPr>
          <w:b/>
        </w:rPr>
        <w:t>gocio:</w:t>
      </w:r>
      <w:r w:rsidRPr="00431F3A">
        <w:t xml:space="preserve"> </w:t>
      </w:r>
      <w:r>
        <w:t>que incluye la declaración de problema/oportunidad, priorización de requisitos, supuestos, y restricciones.</w:t>
      </w:r>
    </w:p>
    <w:p w:rsidR="00034866" w:rsidRDefault="00034866" w:rsidP="00034866">
      <w:pPr>
        <w:pStyle w:val="Prrafodelista"/>
      </w:pPr>
    </w:p>
    <w:p w:rsidR="00034866" w:rsidRPr="00431F3A" w:rsidRDefault="00034866" w:rsidP="003E15F2">
      <w:pPr>
        <w:pStyle w:val="Prrafodelista"/>
        <w:numPr>
          <w:ilvl w:val="0"/>
          <w:numId w:val="26"/>
        </w:numPr>
        <w:rPr>
          <w:b/>
        </w:rPr>
      </w:pPr>
      <w:r>
        <w:rPr>
          <w:b/>
        </w:rPr>
        <w:t xml:space="preserve">Alcance: </w:t>
      </w:r>
      <w:r>
        <w:t>que identifique los límites del caso de negocio así como un análisis de los stakeholders involucrados.</w:t>
      </w:r>
    </w:p>
    <w:p w:rsidR="00034866" w:rsidRDefault="00034866" w:rsidP="003E15F2">
      <w:pPr>
        <w:pStyle w:val="Ttulo4"/>
        <w:numPr>
          <w:ilvl w:val="0"/>
          <w:numId w:val="20"/>
        </w:numPr>
        <w:rPr>
          <w:sz w:val="24"/>
        </w:rPr>
      </w:pPr>
      <w:r w:rsidRPr="005B70AB">
        <w:rPr>
          <w:sz w:val="24"/>
        </w:rPr>
        <w:t>Fase 2: Análisis y Recomendaciones</w:t>
      </w:r>
    </w:p>
    <w:p w:rsidR="00034866" w:rsidRDefault="00034866" w:rsidP="00034866"/>
    <w:p w:rsidR="00034866" w:rsidRPr="004F0DBE" w:rsidRDefault="00034866" w:rsidP="00034866">
      <w:pPr>
        <w:ind w:firstLine="360"/>
      </w:pPr>
      <w:r>
        <w:t>En esta segunda fase es considerada el corazón del caso de negocio. Se responden preguntas tales como ¿Cómo llegaremos hasta allí? ¿Cuál es la mejor opción?</w:t>
      </w:r>
    </w:p>
    <w:p w:rsidR="00034866" w:rsidRDefault="00034866" w:rsidP="003E15F2">
      <w:pPr>
        <w:pStyle w:val="Ttulo5"/>
        <w:numPr>
          <w:ilvl w:val="4"/>
          <w:numId w:val="19"/>
        </w:numPr>
        <w:tabs>
          <w:tab w:val="clear" w:pos="1008"/>
        </w:tabs>
        <w:ind w:left="426" w:hanging="284"/>
        <w:rPr>
          <w:sz w:val="24"/>
        </w:rPr>
      </w:pPr>
      <w:r w:rsidRPr="005B70AB">
        <w:rPr>
          <w:sz w:val="24"/>
        </w:rPr>
        <w:t>Paso 2: Análisis de Opciones Preliminares</w:t>
      </w:r>
    </w:p>
    <w:p w:rsidR="00034866" w:rsidRDefault="00034866" w:rsidP="00034866"/>
    <w:p w:rsidR="00034866" w:rsidRPr="004F0DBE" w:rsidRDefault="00034866" w:rsidP="00034866">
      <w:pPr>
        <w:ind w:firstLine="360"/>
      </w:pPr>
      <w:r>
        <w:t>Una vez que se tiene el contexto para el cambio establecido, el siguiente paso es determinar la lista de posibles opciones para alcanzar las necesidades de negocio. Primero se elabora una lista preliminar de opciones sin mucho detalle para luego pasar a tener una lista más corta para un análisis más riguroso. Para fines del presente proyecto, este paso será muy similar al análisis del estado del arte el cual fue ejecutado previamente.</w:t>
      </w:r>
    </w:p>
    <w:p w:rsidR="00034866" w:rsidRDefault="00034866" w:rsidP="00034866"/>
    <w:p w:rsidR="00034866" w:rsidRDefault="00034866" w:rsidP="003E15F2">
      <w:pPr>
        <w:pStyle w:val="Prrafodelista"/>
        <w:numPr>
          <w:ilvl w:val="0"/>
          <w:numId w:val="26"/>
        </w:numPr>
        <w:rPr>
          <w:b/>
        </w:rPr>
      </w:pPr>
      <w:r w:rsidRPr="0053578F">
        <w:rPr>
          <w:b/>
        </w:rPr>
        <w:t xml:space="preserve">Criterios de </w:t>
      </w:r>
      <w:r>
        <w:rPr>
          <w:b/>
        </w:rPr>
        <w:t>e</w:t>
      </w:r>
      <w:r w:rsidRPr="0053578F">
        <w:rPr>
          <w:b/>
        </w:rPr>
        <w:t>valuación</w:t>
      </w:r>
      <w:r>
        <w:rPr>
          <w:b/>
        </w:rPr>
        <w:t xml:space="preserve">: </w:t>
      </w:r>
      <w:r>
        <w:t xml:space="preserve">se establecen algunos criterios relevantes que ayuden a la selección de las mejores opciones para resolver las necesidades de negocio </w:t>
      </w:r>
      <w:r>
        <w:lastRenderedPageBreak/>
        <w:t>(problemática) tales como alineamiento con la organización y sus objetivos de negocio, si será alcanzable y si será accesible.</w:t>
      </w:r>
    </w:p>
    <w:p w:rsidR="00034866" w:rsidRPr="0053578F" w:rsidRDefault="00034866" w:rsidP="00034866">
      <w:pPr>
        <w:pStyle w:val="Prrafodelista"/>
        <w:rPr>
          <w:b/>
        </w:rPr>
      </w:pPr>
    </w:p>
    <w:p w:rsidR="00034866" w:rsidRDefault="00034866" w:rsidP="003E15F2">
      <w:pPr>
        <w:pStyle w:val="Prrafodelista"/>
        <w:numPr>
          <w:ilvl w:val="0"/>
          <w:numId w:val="26"/>
        </w:numPr>
      </w:pPr>
      <w:r>
        <w:rPr>
          <w:b/>
        </w:rPr>
        <w:t>Lista de posibles opciones</w:t>
      </w:r>
      <w:r w:rsidRPr="00431F3A">
        <w:rPr>
          <w:b/>
        </w:rPr>
        <w:t>:</w:t>
      </w:r>
      <w:r w:rsidRPr="00431F3A">
        <w:t xml:space="preserve"> que </w:t>
      </w:r>
      <w:r>
        <w:t>incluye la descripción de la situación actual (status quo) y de las otras opciones disponibles</w:t>
      </w:r>
      <w:r w:rsidRPr="00431F3A">
        <w:t>.</w:t>
      </w:r>
    </w:p>
    <w:p w:rsidR="00034866" w:rsidRPr="00431F3A" w:rsidRDefault="00034866" w:rsidP="00034866">
      <w:pPr>
        <w:pStyle w:val="Prrafodelista"/>
      </w:pPr>
    </w:p>
    <w:p w:rsidR="00034866" w:rsidRDefault="00034866" w:rsidP="003E15F2">
      <w:pPr>
        <w:pStyle w:val="Prrafodelista"/>
        <w:numPr>
          <w:ilvl w:val="0"/>
          <w:numId w:val="26"/>
        </w:numPr>
      </w:pPr>
      <w:r>
        <w:rPr>
          <w:b/>
        </w:rPr>
        <w:t>Selección de opciones</w:t>
      </w:r>
      <w:r w:rsidRPr="00431F3A">
        <w:rPr>
          <w:b/>
        </w:rPr>
        <w:t>:</w:t>
      </w:r>
      <w:r w:rsidRPr="00431F3A">
        <w:t xml:space="preserve"> </w:t>
      </w:r>
      <w:r>
        <w:t>se filtran aquellas opciones que deben ser descartadas de aquellas que pasan a ser consideradas como posibles para un posterior análisis. Se hace uso de un cuadro con criterios los cuales deben ser cumplidos por todas las opciones.</w:t>
      </w:r>
    </w:p>
    <w:p w:rsidR="00034866" w:rsidRDefault="00034866" w:rsidP="003E15F2">
      <w:pPr>
        <w:pStyle w:val="Ttulo5"/>
        <w:numPr>
          <w:ilvl w:val="4"/>
          <w:numId w:val="19"/>
        </w:numPr>
        <w:tabs>
          <w:tab w:val="clear" w:pos="1008"/>
        </w:tabs>
        <w:ind w:left="426" w:hanging="284"/>
        <w:rPr>
          <w:sz w:val="24"/>
        </w:rPr>
      </w:pPr>
      <w:r w:rsidRPr="005B70AB">
        <w:rPr>
          <w:sz w:val="24"/>
        </w:rPr>
        <w:t>Paso 3: Opciones Viables</w:t>
      </w:r>
    </w:p>
    <w:p w:rsidR="00034866" w:rsidRDefault="00034866" w:rsidP="00034866"/>
    <w:p w:rsidR="00034866" w:rsidRDefault="00034866" w:rsidP="00034866">
      <w:pPr>
        <w:ind w:firstLine="426"/>
      </w:pPr>
      <w:r>
        <w:t>En este paso se elegirá a la mejor opción de entre las restantes del paso 2, considerando para la opción escogida un mayor y riguroso análisis.</w:t>
      </w:r>
    </w:p>
    <w:p w:rsidR="00034866" w:rsidRDefault="00034866" w:rsidP="00034866">
      <w:pPr>
        <w:ind w:firstLine="426"/>
      </w:pPr>
    </w:p>
    <w:p w:rsidR="00034866" w:rsidRDefault="00034866" w:rsidP="003E15F2">
      <w:pPr>
        <w:pStyle w:val="Prrafodelista"/>
        <w:numPr>
          <w:ilvl w:val="0"/>
          <w:numId w:val="26"/>
        </w:numPr>
      </w:pPr>
      <w:r>
        <w:rPr>
          <w:b/>
        </w:rPr>
        <w:t>Análisis costo-beneficio</w:t>
      </w:r>
      <w:r w:rsidRPr="00431F3A">
        <w:rPr>
          <w:b/>
        </w:rPr>
        <w:t>:</w:t>
      </w:r>
      <w:r w:rsidRPr="00431F3A">
        <w:t xml:space="preserve"> </w:t>
      </w:r>
      <w:r>
        <w:t>se sopesan los costos asociados a la opción y los beneficios obtenidos tras su ejecución.</w:t>
      </w:r>
    </w:p>
    <w:p w:rsidR="00034866" w:rsidRDefault="00034866" w:rsidP="00034866">
      <w:pPr>
        <w:pStyle w:val="Prrafodelista"/>
      </w:pPr>
    </w:p>
    <w:p w:rsidR="00034866" w:rsidRDefault="00034866" w:rsidP="003E15F2">
      <w:pPr>
        <w:pStyle w:val="Prrafodelista"/>
        <w:numPr>
          <w:ilvl w:val="0"/>
          <w:numId w:val="26"/>
        </w:numPr>
        <w:rPr>
          <w:b/>
        </w:rPr>
      </w:pPr>
      <w:r w:rsidRPr="001079D2">
        <w:rPr>
          <w:b/>
        </w:rPr>
        <w:t>Riesgos implicados:</w:t>
      </w:r>
      <w:r>
        <w:rPr>
          <w:b/>
        </w:rPr>
        <w:t xml:space="preserve"> </w:t>
      </w:r>
      <w:r>
        <w:t>se muestran en una tabla los riesgos encontrados que forman parte del caso de negocio. Para fines del presente proyecto, los riesgos serán los mismos que los presentados en otra sección del presente documento.</w:t>
      </w:r>
    </w:p>
    <w:p w:rsidR="00034866" w:rsidRDefault="00034866" w:rsidP="00034866">
      <w:pPr>
        <w:pStyle w:val="Prrafodelista"/>
        <w:rPr>
          <w:b/>
        </w:rPr>
      </w:pPr>
    </w:p>
    <w:p w:rsidR="00034866" w:rsidRPr="001079D2" w:rsidRDefault="00034866" w:rsidP="003E15F2">
      <w:pPr>
        <w:pStyle w:val="Prrafodelista"/>
        <w:numPr>
          <w:ilvl w:val="0"/>
          <w:numId w:val="26"/>
        </w:numPr>
        <w:rPr>
          <w:b/>
        </w:rPr>
      </w:pPr>
      <w:r>
        <w:rPr>
          <w:b/>
        </w:rPr>
        <w:t xml:space="preserve">Ventajas y desventajas: </w:t>
      </w:r>
      <w:r>
        <w:t>se incluyen las ventajas y desventajas que conlleva ejecutar el caso de negocio para resolver el problema.</w:t>
      </w:r>
    </w:p>
    <w:p w:rsidR="00034866" w:rsidRPr="00FF126E" w:rsidRDefault="00034866" w:rsidP="00034866">
      <w:pPr>
        <w:ind w:firstLine="426"/>
      </w:pPr>
    </w:p>
    <w:p w:rsidR="00034866" w:rsidRPr="005B70AB" w:rsidRDefault="00034866" w:rsidP="003E15F2">
      <w:pPr>
        <w:pStyle w:val="Ttulo5"/>
        <w:numPr>
          <w:ilvl w:val="4"/>
          <w:numId w:val="19"/>
        </w:numPr>
        <w:tabs>
          <w:tab w:val="clear" w:pos="1008"/>
        </w:tabs>
        <w:ind w:left="426" w:hanging="284"/>
        <w:rPr>
          <w:sz w:val="24"/>
        </w:rPr>
      </w:pPr>
      <w:r w:rsidRPr="005B70AB">
        <w:rPr>
          <w:sz w:val="24"/>
        </w:rPr>
        <w:t>Paso 4: Justificación y Recomendación</w:t>
      </w:r>
    </w:p>
    <w:p w:rsidR="00034866" w:rsidRPr="005B70AB" w:rsidRDefault="00034866" w:rsidP="00034866">
      <w:pPr>
        <w:rPr>
          <w:sz w:val="22"/>
        </w:rPr>
      </w:pPr>
    </w:p>
    <w:p w:rsidR="00034866" w:rsidRPr="005B70AB" w:rsidRDefault="00034866" w:rsidP="00034866">
      <w:pPr>
        <w:ind w:firstLine="360"/>
        <w:rPr>
          <w:sz w:val="22"/>
        </w:rPr>
      </w:pPr>
      <w:r>
        <w:rPr>
          <w:sz w:val="22"/>
        </w:rPr>
        <w:t>En este paso se justifica el porqué de resolver la problemática con el business case en cuestión. Para el presente proyecto, dicha justificación será muy similar a la realizada en otra sección de este documento.</w:t>
      </w:r>
    </w:p>
    <w:p w:rsidR="00034866" w:rsidRDefault="00034866" w:rsidP="00034866">
      <w:pPr>
        <w:rPr>
          <w:sz w:val="22"/>
        </w:rPr>
      </w:pPr>
    </w:p>
    <w:p w:rsidR="00034866" w:rsidRPr="001079D2" w:rsidRDefault="00034866" w:rsidP="003E15F2">
      <w:pPr>
        <w:pStyle w:val="Prrafodelista"/>
        <w:numPr>
          <w:ilvl w:val="0"/>
          <w:numId w:val="26"/>
        </w:numPr>
        <w:rPr>
          <w:b/>
        </w:rPr>
      </w:pPr>
      <w:r>
        <w:rPr>
          <w:b/>
        </w:rPr>
        <w:t xml:space="preserve">Opción elegida: </w:t>
      </w:r>
      <w:r>
        <w:t>se presenta la justificativa respectiva así como un breve resumen de los beneficios, costos, riesgos y el plan para la implementación del business case.</w:t>
      </w:r>
    </w:p>
    <w:p w:rsidR="00034866" w:rsidRPr="005B70AB" w:rsidRDefault="00034866" w:rsidP="00034866">
      <w:pPr>
        <w:rPr>
          <w:sz w:val="22"/>
        </w:rPr>
      </w:pPr>
    </w:p>
    <w:p w:rsidR="00034866" w:rsidRDefault="00034866" w:rsidP="003E15F2">
      <w:pPr>
        <w:pStyle w:val="Ttulo4"/>
        <w:numPr>
          <w:ilvl w:val="0"/>
          <w:numId w:val="20"/>
        </w:numPr>
        <w:rPr>
          <w:sz w:val="24"/>
        </w:rPr>
      </w:pPr>
      <w:r w:rsidRPr="005B70AB">
        <w:rPr>
          <w:sz w:val="24"/>
        </w:rPr>
        <w:t>Fase 3: Gestión y Capacidad</w:t>
      </w:r>
    </w:p>
    <w:p w:rsidR="00034866" w:rsidRDefault="00034866" w:rsidP="00034866"/>
    <w:p w:rsidR="00034866" w:rsidRPr="00064E54" w:rsidRDefault="00034866" w:rsidP="00034866">
      <w:pPr>
        <w:ind w:firstLine="360"/>
      </w:pPr>
      <w:r>
        <w:t>En esta última fase, se definen las estrategias para los aspectos de gestión del proyecto, gestión de los entregables y gestión de riesgos. Para fines del presente proyecto, esta fase hará referencia al uso de metodologías tales como PMBOK (proyecto) y XP (producto).</w:t>
      </w:r>
    </w:p>
    <w:p w:rsidR="00034866" w:rsidRPr="005B70AB" w:rsidRDefault="00034866" w:rsidP="003E15F2">
      <w:pPr>
        <w:pStyle w:val="Ttulo5"/>
        <w:numPr>
          <w:ilvl w:val="4"/>
          <w:numId w:val="19"/>
        </w:numPr>
        <w:tabs>
          <w:tab w:val="clear" w:pos="1008"/>
        </w:tabs>
        <w:ind w:left="426" w:hanging="284"/>
        <w:rPr>
          <w:sz w:val="24"/>
        </w:rPr>
      </w:pPr>
      <w:r w:rsidRPr="005B70AB">
        <w:rPr>
          <w:sz w:val="24"/>
        </w:rPr>
        <w:t>Paso 5: Administrando la Inversión</w:t>
      </w:r>
    </w:p>
    <w:p w:rsidR="00034866" w:rsidRDefault="00034866" w:rsidP="00034866"/>
    <w:p w:rsidR="00034866" w:rsidRDefault="00034866" w:rsidP="00034866">
      <w:pPr>
        <w:ind w:firstLine="360"/>
      </w:pPr>
      <w:r>
        <w:t>Este último paso permite definir y mostrar las estrategias que se van a seguir para la gestión de proyecto, entregables y riesgos.</w:t>
      </w:r>
    </w:p>
    <w:p w:rsidR="00034866" w:rsidRPr="0053088F" w:rsidRDefault="00034866" w:rsidP="00034866"/>
    <w:p w:rsidR="00034866" w:rsidRPr="001079D2" w:rsidRDefault="00034866" w:rsidP="003E15F2">
      <w:pPr>
        <w:pStyle w:val="Prrafodelista"/>
        <w:numPr>
          <w:ilvl w:val="0"/>
          <w:numId w:val="26"/>
        </w:numPr>
        <w:rPr>
          <w:b/>
        </w:rPr>
      </w:pPr>
      <w:r>
        <w:rPr>
          <w:b/>
        </w:rPr>
        <w:lastRenderedPageBreak/>
        <w:t xml:space="preserve">Estrategia para la gestión del proyecto: </w:t>
      </w:r>
      <w:r>
        <w:t>se presenta la estrategia que se va a adoptar para la gestión del proyecto (que incluye la elaboración del caso de negocio).</w:t>
      </w:r>
    </w:p>
    <w:p w:rsidR="00034866" w:rsidRDefault="00034866" w:rsidP="00034866">
      <w:pPr>
        <w:ind w:firstLine="576"/>
      </w:pPr>
    </w:p>
    <w:p w:rsidR="00034866" w:rsidRPr="001079D2" w:rsidRDefault="00034866" w:rsidP="003E15F2">
      <w:pPr>
        <w:pStyle w:val="Prrafodelista"/>
        <w:numPr>
          <w:ilvl w:val="0"/>
          <w:numId w:val="26"/>
        </w:numPr>
        <w:rPr>
          <w:b/>
        </w:rPr>
      </w:pPr>
      <w:r>
        <w:rPr>
          <w:b/>
        </w:rPr>
        <w:t xml:space="preserve">Estrategia para la gestión de entregables: </w:t>
      </w:r>
      <w:r>
        <w:t>se presenta la estrategia que se va a adoptar para la gestión de los entregables del proyecto.</w:t>
      </w:r>
    </w:p>
    <w:p w:rsidR="00034866" w:rsidRDefault="00034866" w:rsidP="00034866">
      <w:pPr>
        <w:ind w:firstLine="576"/>
      </w:pPr>
    </w:p>
    <w:p w:rsidR="00034866" w:rsidRPr="001079D2" w:rsidRDefault="00034866" w:rsidP="003E15F2">
      <w:pPr>
        <w:pStyle w:val="Prrafodelista"/>
        <w:numPr>
          <w:ilvl w:val="0"/>
          <w:numId w:val="26"/>
        </w:numPr>
        <w:rPr>
          <w:b/>
        </w:rPr>
      </w:pPr>
      <w:r>
        <w:rPr>
          <w:b/>
        </w:rPr>
        <w:t xml:space="preserve">Estrategia para la gestión de riesgos: </w:t>
      </w:r>
      <w:r>
        <w:t>se presenta la estrategia que se va a adoptar para la gestión de los riesgos asociados a todo el proyecto.</w:t>
      </w:r>
    </w:p>
    <w:p w:rsidR="00034866" w:rsidRPr="0089114D" w:rsidRDefault="00034866" w:rsidP="00034866">
      <w:pPr>
        <w:ind w:firstLine="576"/>
        <w:rPr>
          <w:lang w:val="es-MX"/>
        </w:rPr>
      </w:pPr>
    </w:p>
    <w:p w:rsidR="00034866" w:rsidRPr="006B6E97" w:rsidRDefault="00034866" w:rsidP="00034866">
      <w:pPr>
        <w:pStyle w:val="Ttulo2"/>
        <w:rPr>
          <w:sz w:val="24"/>
          <w:szCs w:val="24"/>
        </w:rPr>
      </w:pPr>
      <w:bookmarkStart w:id="65" w:name="_Toc358638460"/>
      <w:bookmarkStart w:id="66" w:name="_Toc359178307"/>
      <w:r w:rsidRPr="006B6E97">
        <w:rPr>
          <w:sz w:val="24"/>
          <w:szCs w:val="24"/>
        </w:rPr>
        <w:t>Extreme Programming (XP)</w:t>
      </w:r>
      <w:bookmarkEnd w:id="65"/>
      <w:bookmarkEnd w:id="66"/>
    </w:p>
    <w:p w:rsidR="00034866" w:rsidRPr="00CD5EA3" w:rsidRDefault="00034866" w:rsidP="00034866">
      <w:pPr>
        <w:rPr>
          <w:szCs w:val="22"/>
          <w:lang w:val="es-ES_tradnl"/>
        </w:rPr>
      </w:pPr>
    </w:p>
    <w:p w:rsidR="00034866" w:rsidRDefault="00034866" w:rsidP="00034866">
      <w:pPr>
        <w:ind w:firstLine="426"/>
        <w:rPr>
          <w:szCs w:val="22"/>
        </w:rPr>
      </w:pPr>
      <w:r w:rsidRPr="00CD5EA3">
        <w:rPr>
          <w:szCs w:val="22"/>
        </w:rPr>
        <w:t xml:space="preserve">Para la gestión del </w:t>
      </w:r>
      <w:r>
        <w:rPr>
          <w:szCs w:val="22"/>
        </w:rPr>
        <w:t xml:space="preserve">desarrollo del </w:t>
      </w:r>
      <w:r w:rsidRPr="00CD5EA3">
        <w:rPr>
          <w:szCs w:val="22"/>
        </w:rPr>
        <w:t xml:space="preserve">producto </w:t>
      </w:r>
      <w:r>
        <w:rPr>
          <w:szCs w:val="22"/>
        </w:rPr>
        <w:t xml:space="preserve">del presente proyecto </w:t>
      </w:r>
      <w:r w:rsidRPr="00CD5EA3">
        <w:rPr>
          <w:szCs w:val="22"/>
        </w:rPr>
        <w:t xml:space="preserve">se utilizará la metodología </w:t>
      </w:r>
      <w:r w:rsidRPr="00CD5EA3">
        <w:rPr>
          <w:i/>
          <w:szCs w:val="22"/>
        </w:rPr>
        <w:t>Extreme Programming</w:t>
      </w:r>
      <w:r w:rsidRPr="00CD5EA3">
        <w:rPr>
          <w:szCs w:val="22"/>
        </w:rPr>
        <w:t xml:space="preserve"> (</w:t>
      </w:r>
      <w:r w:rsidRPr="007F5A57">
        <w:rPr>
          <w:i/>
          <w:szCs w:val="22"/>
        </w:rPr>
        <w:t>XP</w:t>
      </w:r>
      <w:r w:rsidRPr="00CD5EA3">
        <w:rPr>
          <w:szCs w:val="22"/>
        </w:rPr>
        <w:t xml:space="preserve">). </w:t>
      </w:r>
      <w:r>
        <w:rPr>
          <w:szCs w:val="22"/>
        </w:rPr>
        <w:t xml:space="preserve">Ésta es una metodología ágil de desarrollo de software formulada por Kent Beck en el año 1999 la cual, a diferencia de metodologías tradicionales, pone más énfasis en la adaptabilidad que en la previsibilidad. </w:t>
      </w:r>
      <w:r w:rsidRPr="00CA79C6">
        <w:rPr>
          <w:szCs w:val="22"/>
        </w:rPr>
        <w:t>Es una metodología</w:t>
      </w:r>
      <w:r>
        <w:rPr>
          <w:szCs w:val="22"/>
        </w:rPr>
        <w:t xml:space="preserve"> que </w:t>
      </w:r>
      <w:r w:rsidRPr="00CA79C6">
        <w:rPr>
          <w:szCs w:val="22"/>
        </w:rPr>
        <w:t xml:space="preserve">se basa en </w:t>
      </w:r>
      <w:r>
        <w:rPr>
          <w:szCs w:val="22"/>
        </w:rPr>
        <w:t xml:space="preserve">la </w:t>
      </w:r>
      <w:r w:rsidRPr="00CA79C6">
        <w:rPr>
          <w:szCs w:val="22"/>
        </w:rPr>
        <w:t>re</w:t>
      </w:r>
      <w:r>
        <w:rPr>
          <w:szCs w:val="22"/>
        </w:rPr>
        <w:t>tro</w:t>
      </w:r>
      <w:r w:rsidRPr="00CA79C6">
        <w:rPr>
          <w:szCs w:val="22"/>
        </w:rPr>
        <w:t>alimentación continua entre el cliente y el equipo de desarrollo, comunicación fluida entre todos los participantes, simplicidad en las soluciones implementadas y coraje para enfrentar los cambios.</w:t>
      </w:r>
      <w:r>
        <w:rPr>
          <w:szCs w:val="22"/>
        </w:rPr>
        <w:t xml:space="preserve"> [BECK, 2004].</w:t>
      </w:r>
    </w:p>
    <w:p w:rsidR="00034866" w:rsidRDefault="00034866" w:rsidP="00034866">
      <w:pPr>
        <w:ind w:firstLine="426"/>
        <w:rPr>
          <w:szCs w:val="22"/>
        </w:rPr>
      </w:pPr>
    </w:p>
    <w:p w:rsidR="00034866" w:rsidRPr="006B6E97" w:rsidRDefault="00034866" w:rsidP="00034866">
      <w:pPr>
        <w:pStyle w:val="Ttulo3"/>
        <w:rPr>
          <w:sz w:val="22"/>
          <w:szCs w:val="22"/>
          <w:lang w:val="es-MX"/>
        </w:rPr>
      </w:pPr>
      <w:bookmarkStart w:id="67" w:name="_Toc358638461"/>
      <w:bookmarkStart w:id="68" w:name="_Toc359178308"/>
      <w:r w:rsidRPr="006B6E97">
        <w:rPr>
          <w:sz w:val="22"/>
          <w:szCs w:val="22"/>
          <w:lang w:val="es-MX"/>
        </w:rPr>
        <w:t>Justificación</w:t>
      </w:r>
      <w:bookmarkEnd w:id="67"/>
      <w:bookmarkEnd w:id="68"/>
    </w:p>
    <w:p w:rsidR="00034866" w:rsidRDefault="00034866" w:rsidP="00034866">
      <w:pPr>
        <w:ind w:firstLine="576"/>
        <w:rPr>
          <w:sz w:val="22"/>
          <w:szCs w:val="22"/>
          <w:lang w:val="es-MX"/>
        </w:rPr>
      </w:pPr>
    </w:p>
    <w:p w:rsidR="00034866" w:rsidRDefault="00034866" w:rsidP="00034866">
      <w:pPr>
        <w:ind w:firstLine="426"/>
        <w:rPr>
          <w:szCs w:val="22"/>
        </w:rPr>
      </w:pPr>
      <w:r>
        <w:t xml:space="preserve">Se ha elegido hacer uso de esta </w:t>
      </w:r>
      <w:r w:rsidRPr="00CD5EA3">
        <w:rPr>
          <w:szCs w:val="22"/>
        </w:rPr>
        <w:t xml:space="preserve">metodología </w:t>
      </w:r>
      <w:r>
        <w:rPr>
          <w:szCs w:val="22"/>
        </w:rPr>
        <w:t>para el desarrollo del producto por las siguientes razones:</w:t>
      </w:r>
    </w:p>
    <w:p w:rsidR="00034866" w:rsidRDefault="00034866" w:rsidP="00034866">
      <w:pPr>
        <w:ind w:firstLine="426"/>
        <w:rPr>
          <w:szCs w:val="22"/>
        </w:rPr>
      </w:pPr>
    </w:p>
    <w:p w:rsidR="00034866" w:rsidRDefault="00034866" w:rsidP="003E15F2">
      <w:pPr>
        <w:pStyle w:val="Prrafodelista"/>
        <w:numPr>
          <w:ilvl w:val="0"/>
          <w:numId w:val="27"/>
        </w:numPr>
        <w:ind w:left="709"/>
        <w:rPr>
          <w:szCs w:val="22"/>
        </w:rPr>
      </w:pPr>
      <w:r>
        <w:rPr>
          <w:szCs w:val="22"/>
        </w:rPr>
        <w:t>Es ideal para equipos pequeños (en este caso, 1 persona)</w:t>
      </w:r>
    </w:p>
    <w:p w:rsidR="00034866" w:rsidRDefault="00034866" w:rsidP="003E15F2">
      <w:pPr>
        <w:pStyle w:val="Prrafodelista"/>
        <w:numPr>
          <w:ilvl w:val="0"/>
          <w:numId w:val="27"/>
        </w:numPr>
        <w:ind w:left="709"/>
        <w:rPr>
          <w:szCs w:val="22"/>
        </w:rPr>
      </w:pPr>
      <w:r>
        <w:rPr>
          <w:szCs w:val="22"/>
        </w:rPr>
        <w:t>Está a favor de los cambios en pleno desarrollo</w:t>
      </w:r>
    </w:p>
    <w:p w:rsidR="00034866" w:rsidRDefault="00034866" w:rsidP="003E15F2">
      <w:pPr>
        <w:pStyle w:val="Prrafodelista"/>
        <w:numPr>
          <w:ilvl w:val="0"/>
          <w:numId w:val="27"/>
        </w:numPr>
        <w:ind w:left="709"/>
        <w:rPr>
          <w:szCs w:val="22"/>
        </w:rPr>
      </w:pPr>
      <w:r w:rsidRPr="005C09A6">
        <w:rPr>
          <w:szCs w:val="22"/>
        </w:rPr>
        <w:t xml:space="preserve">El software se entrega por partes </w:t>
      </w:r>
      <w:r>
        <w:rPr>
          <w:szCs w:val="22"/>
        </w:rPr>
        <w:t>completamente útiles para el usuario</w:t>
      </w:r>
    </w:p>
    <w:p w:rsidR="00034866" w:rsidRDefault="00034866" w:rsidP="003E15F2">
      <w:pPr>
        <w:pStyle w:val="Prrafodelista"/>
        <w:numPr>
          <w:ilvl w:val="0"/>
          <w:numId w:val="27"/>
        </w:numPr>
        <w:ind w:left="709"/>
        <w:rPr>
          <w:szCs w:val="22"/>
        </w:rPr>
      </w:pPr>
      <w:r>
        <w:rPr>
          <w:szCs w:val="22"/>
        </w:rPr>
        <w:t>Promueve hacer pruebas al software con bastante frecuencia</w:t>
      </w:r>
    </w:p>
    <w:p w:rsidR="00034866" w:rsidRPr="005C09A6" w:rsidRDefault="00034866" w:rsidP="003E15F2">
      <w:pPr>
        <w:pStyle w:val="Prrafodelista"/>
        <w:numPr>
          <w:ilvl w:val="0"/>
          <w:numId w:val="27"/>
        </w:numPr>
        <w:ind w:left="709"/>
        <w:rPr>
          <w:szCs w:val="22"/>
        </w:rPr>
      </w:pPr>
      <w:r w:rsidRPr="005C09A6">
        <w:rPr>
          <w:szCs w:val="22"/>
        </w:rPr>
        <w:t>Promueve la comunicación entre los clientes y desarrolladores</w:t>
      </w:r>
      <w:r>
        <w:rPr>
          <w:szCs w:val="22"/>
        </w:rPr>
        <w:t xml:space="preserve"> </w:t>
      </w:r>
    </w:p>
    <w:p w:rsidR="00034866" w:rsidRPr="00B03A2D" w:rsidRDefault="00034866" w:rsidP="00034866">
      <w:pPr>
        <w:pStyle w:val="Prrafodelista"/>
        <w:ind w:left="709"/>
        <w:rPr>
          <w:szCs w:val="22"/>
        </w:rPr>
      </w:pPr>
    </w:p>
    <w:p w:rsidR="00034866" w:rsidRDefault="00034866" w:rsidP="00034866">
      <w:pPr>
        <w:ind w:firstLine="426"/>
        <w:rPr>
          <w:szCs w:val="22"/>
        </w:rPr>
      </w:pPr>
      <w:r>
        <w:rPr>
          <w:szCs w:val="22"/>
        </w:rPr>
        <w:t>De las razones antes expuestas, la última es considerada una de las más importantes ya que el producto que se va a desarrollar en el presente proyecto estará enfocado hacia un segmento particular de personas naturales por lo que será fundamental la relación entre los usuarios del sistema y el equipo de desarrollador a fin de elaborar una solución que efectivamente satisfaga y se adapte a las necesidades de los stakeholders.</w:t>
      </w:r>
    </w:p>
    <w:p w:rsidR="00034866" w:rsidRPr="006504C6" w:rsidRDefault="00034866" w:rsidP="00034866">
      <w:pPr>
        <w:ind w:firstLine="576"/>
        <w:rPr>
          <w:sz w:val="22"/>
          <w:szCs w:val="22"/>
        </w:rPr>
      </w:pPr>
    </w:p>
    <w:p w:rsidR="00034866" w:rsidRPr="006B6E97" w:rsidRDefault="00034866" w:rsidP="00034866">
      <w:pPr>
        <w:pStyle w:val="Ttulo3"/>
        <w:rPr>
          <w:sz w:val="22"/>
          <w:szCs w:val="22"/>
          <w:lang w:val="es-MX"/>
        </w:rPr>
      </w:pPr>
      <w:bookmarkStart w:id="69" w:name="_Toc358638462"/>
      <w:bookmarkStart w:id="70" w:name="_Toc359178309"/>
      <w:r w:rsidRPr="006B6E97">
        <w:rPr>
          <w:sz w:val="22"/>
          <w:szCs w:val="22"/>
          <w:lang w:val="es-MX"/>
        </w:rPr>
        <w:t>Lista de Principios</w:t>
      </w:r>
      <w:bookmarkEnd w:id="69"/>
      <w:bookmarkEnd w:id="70"/>
    </w:p>
    <w:p w:rsidR="00034866" w:rsidRDefault="00034866" w:rsidP="00034866">
      <w:pPr>
        <w:ind w:firstLine="576"/>
        <w:rPr>
          <w:lang w:val="es-MX"/>
        </w:rPr>
      </w:pPr>
    </w:p>
    <w:p w:rsidR="00034866" w:rsidRDefault="00034866" w:rsidP="00034866">
      <w:pPr>
        <w:ind w:firstLine="426"/>
        <w:rPr>
          <w:szCs w:val="22"/>
        </w:rPr>
      </w:pPr>
      <w:r>
        <w:rPr>
          <w:szCs w:val="22"/>
        </w:rPr>
        <w:t>Entre las principales características (principios) que esta metodología propone se hará énfasis en las siguientes:</w:t>
      </w:r>
    </w:p>
    <w:p w:rsidR="00034866" w:rsidRDefault="00034866" w:rsidP="00034866">
      <w:pPr>
        <w:ind w:firstLine="426"/>
        <w:rPr>
          <w:szCs w:val="22"/>
        </w:rPr>
      </w:pPr>
    </w:p>
    <w:p w:rsidR="00034866" w:rsidRPr="001D2491" w:rsidRDefault="00034866" w:rsidP="003E15F2">
      <w:pPr>
        <w:pStyle w:val="Prrafodelista"/>
        <w:numPr>
          <w:ilvl w:val="0"/>
          <w:numId w:val="28"/>
        </w:numPr>
        <w:ind w:left="426"/>
        <w:rPr>
          <w:szCs w:val="22"/>
        </w:rPr>
      </w:pPr>
      <w:proofErr w:type="spellStart"/>
      <w:r>
        <w:rPr>
          <w:b/>
          <w:szCs w:val="22"/>
        </w:rPr>
        <w:t>Planning</w:t>
      </w:r>
      <w:proofErr w:type="spellEnd"/>
      <w:r>
        <w:rPr>
          <w:b/>
          <w:szCs w:val="22"/>
        </w:rPr>
        <w:t xml:space="preserve"> </w:t>
      </w:r>
      <w:proofErr w:type="spellStart"/>
      <w:r>
        <w:rPr>
          <w:b/>
          <w:szCs w:val="22"/>
        </w:rPr>
        <w:t>Game</w:t>
      </w:r>
      <w:proofErr w:type="spellEnd"/>
      <w:r>
        <w:rPr>
          <w:b/>
          <w:szCs w:val="22"/>
        </w:rPr>
        <w:t xml:space="preserve">: </w:t>
      </w:r>
      <w:r>
        <w:rPr>
          <w:szCs w:val="22"/>
        </w:rPr>
        <w:t>proceso mediante el cual se planifican aquellos requerimientos a ser implementados en el siguiente release (planificación de los release), y se planifican también las actividades y tares que los desarrolladores deben realizar a fin de implementar los requerimientos acordados (planificación de las iteraciones).</w:t>
      </w:r>
    </w:p>
    <w:p w:rsidR="00034866" w:rsidRPr="001D2491" w:rsidRDefault="00034866" w:rsidP="00034866">
      <w:pPr>
        <w:pStyle w:val="Prrafodelista"/>
        <w:ind w:left="426"/>
        <w:rPr>
          <w:szCs w:val="22"/>
        </w:rPr>
      </w:pPr>
    </w:p>
    <w:p w:rsidR="00034866" w:rsidRDefault="00034866" w:rsidP="003E15F2">
      <w:pPr>
        <w:pStyle w:val="Prrafodelista"/>
        <w:numPr>
          <w:ilvl w:val="0"/>
          <w:numId w:val="28"/>
        </w:numPr>
        <w:ind w:left="426"/>
        <w:rPr>
          <w:szCs w:val="22"/>
        </w:rPr>
      </w:pPr>
      <w:r w:rsidRPr="00836687">
        <w:rPr>
          <w:b/>
          <w:szCs w:val="22"/>
        </w:rPr>
        <w:lastRenderedPageBreak/>
        <w:t>Desarrollo iterativo e incremental</w:t>
      </w:r>
      <w:r>
        <w:rPr>
          <w:szCs w:val="22"/>
        </w:rPr>
        <w:t>: se entregan pequeñas unidades funcionales los cuales ya han sido testeados y están listos para pasar a producción. Esto permitirá que en caso sea necesario modificar alguna funcionalidad, el cambio se realice con la mayor premura posible.</w:t>
      </w:r>
    </w:p>
    <w:p w:rsidR="00034866" w:rsidRPr="00640C5C" w:rsidRDefault="00034866" w:rsidP="00034866">
      <w:pPr>
        <w:pStyle w:val="Prrafodelista"/>
        <w:ind w:left="426"/>
        <w:rPr>
          <w:szCs w:val="22"/>
        </w:rPr>
      </w:pPr>
    </w:p>
    <w:p w:rsidR="00034866" w:rsidRDefault="00034866" w:rsidP="003E15F2">
      <w:pPr>
        <w:pStyle w:val="Prrafodelista"/>
        <w:numPr>
          <w:ilvl w:val="0"/>
          <w:numId w:val="28"/>
        </w:numPr>
        <w:ind w:left="426"/>
        <w:rPr>
          <w:szCs w:val="22"/>
        </w:rPr>
      </w:pPr>
      <w:r>
        <w:rPr>
          <w:b/>
          <w:szCs w:val="22"/>
        </w:rPr>
        <w:t xml:space="preserve">Integración entre todos los stakeholders: </w:t>
      </w:r>
      <w:r>
        <w:rPr>
          <w:szCs w:val="22"/>
        </w:rPr>
        <w:t>la metodología XP promueve que exista una fuerte y constante comunicación entre los usuarios del sistema y el equipo de desarrollo (conformado en este caso por el asesor y el tesista). Esto trae como beneficios que será más fácil la realización de los cambios y el entendimiento de los requerimientos del sistema al realizar en conjunto las historias de usuarios.</w:t>
      </w:r>
    </w:p>
    <w:p w:rsidR="00034866" w:rsidRPr="00E81200" w:rsidRDefault="00034866" w:rsidP="00034866">
      <w:pPr>
        <w:pStyle w:val="Prrafodelista"/>
        <w:ind w:left="426"/>
        <w:rPr>
          <w:szCs w:val="22"/>
        </w:rPr>
      </w:pPr>
    </w:p>
    <w:p w:rsidR="00034866" w:rsidRPr="00F74E4E" w:rsidRDefault="00034866" w:rsidP="003E15F2">
      <w:pPr>
        <w:pStyle w:val="Prrafodelista"/>
        <w:numPr>
          <w:ilvl w:val="0"/>
          <w:numId w:val="28"/>
        </w:numPr>
        <w:ind w:left="426"/>
        <w:rPr>
          <w:b/>
          <w:szCs w:val="22"/>
        </w:rPr>
      </w:pPr>
      <w:r w:rsidRPr="00E81200">
        <w:rPr>
          <w:b/>
          <w:szCs w:val="22"/>
        </w:rPr>
        <w:t>Pruebas</w:t>
      </w:r>
      <w:r>
        <w:rPr>
          <w:b/>
          <w:szCs w:val="22"/>
        </w:rPr>
        <w:t xml:space="preserve"> unitarias continuas: </w:t>
      </w:r>
      <w:r>
        <w:rPr>
          <w:szCs w:val="22"/>
        </w:rPr>
        <w:t xml:space="preserve">se desarrollan las pruebas antes del código en sí. Esto ayuda a que los desarrolladores sepan considerar aquello que realmente se necesita realizar y que el código finalmente obtenido sea simple y libre de errores. </w:t>
      </w:r>
      <w:r w:rsidRPr="00F74E4E">
        <w:rPr>
          <w:szCs w:val="22"/>
        </w:rPr>
        <w:t>De esta forma ya desde el principio se puede ir probando el software respecto al cumplimiento de los requisitos y las funcionalidades.</w:t>
      </w:r>
    </w:p>
    <w:p w:rsidR="00034866" w:rsidRDefault="00034866" w:rsidP="00034866">
      <w:pPr>
        <w:rPr>
          <w:szCs w:val="22"/>
        </w:rPr>
      </w:pPr>
    </w:p>
    <w:p w:rsidR="00034866" w:rsidRPr="0002417F" w:rsidRDefault="00034866" w:rsidP="00034866">
      <w:pPr>
        <w:ind w:firstLine="360"/>
        <w:rPr>
          <w:b/>
          <w:szCs w:val="22"/>
        </w:rPr>
      </w:pPr>
      <w:r>
        <w:rPr>
          <w:szCs w:val="22"/>
        </w:rPr>
        <w:t>Adicionalmente a estos principios, se hará uso Historias de Usuarios, los cuales capturan lo que los usuarios del sistema necesitan que éste haga en una simple y concreta descripción. Su utilización permitirá un ahorro considerable de tiempo en documentación, el cual puede ser aprovechado para el desarrollo y pruebas del sistema.</w:t>
      </w:r>
    </w:p>
    <w:p w:rsidR="00034866" w:rsidRPr="00CD5EA3" w:rsidRDefault="00034866" w:rsidP="00034866">
      <w:pPr>
        <w:rPr>
          <w:szCs w:val="22"/>
        </w:rPr>
      </w:pPr>
    </w:p>
    <w:p w:rsidR="00034866" w:rsidRPr="00CD5EA3" w:rsidRDefault="00034866" w:rsidP="00034866">
      <w:pPr>
        <w:pStyle w:val="Prrafodelista"/>
        <w:ind w:left="0" w:firstLine="360"/>
        <w:rPr>
          <w:szCs w:val="22"/>
        </w:rPr>
      </w:pPr>
      <w:r>
        <w:rPr>
          <w:szCs w:val="22"/>
        </w:rPr>
        <w:t>Dentro del ciclo de vida de un proyecto que hace uso de la metodología XP se pueden identificar las siguientes fases:</w:t>
      </w:r>
    </w:p>
    <w:p w:rsidR="00034866" w:rsidRPr="00CD5EA3" w:rsidRDefault="00034866" w:rsidP="00034866">
      <w:pPr>
        <w:pStyle w:val="Prrafodelista"/>
        <w:ind w:left="0"/>
        <w:rPr>
          <w:szCs w:val="22"/>
        </w:rPr>
      </w:pPr>
    </w:p>
    <w:p w:rsidR="00034866" w:rsidRDefault="00034866" w:rsidP="003E15F2">
      <w:pPr>
        <w:numPr>
          <w:ilvl w:val="0"/>
          <w:numId w:val="18"/>
        </w:numPr>
        <w:suppressAutoHyphens/>
        <w:rPr>
          <w:szCs w:val="22"/>
        </w:rPr>
      </w:pPr>
      <w:r>
        <w:rPr>
          <w:b/>
          <w:szCs w:val="22"/>
        </w:rPr>
        <w:t>Elaboración de Historias de Usuarios</w:t>
      </w:r>
      <w:r w:rsidRPr="00CD5EA3">
        <w:rPr>
          <w:b/>
          <w:szCs w:val="22"/>
        </w:rPr>
        <w:t xml:space="preserve">: </w:t>
      </w:r>
      <w:r>
        <w:rPr>
          <w:szCs w:val="22"/>
        </w:rPr>
        <w:t>en esta primera fase, todos los stakeholders del sistema (clientes y desarrolladores) elaboran en conjunto las historias de usuarios que contienen los requerimientos por implementar.</w:t>
      </w:r>
    </w:p>
    <w:p w:rsidR="00034866" w:rsidRDefault="00034866" w:rsidP="00034866">
      <w:pPr>
        <w:suppressAutoHyphens/>
        <w:ind w:left="360"/>
        <w:rPr>
          <w:szCs w:val="22"/>
        </w:rPr>
      </w:pPr>
    </w:p>
    <w:p w:rsidR="00034866" w:rsidRPr="0055664D" w:rsidRDefault="00034866" w:rsidP="003E15F2">
      <w:pPr>
        <w:numPr>
          <w:ilvl w:val="0"/>
          <w:numId w:val="18"/>
        </w:numPr>
        <w:suppressAutoHyphens/>
        <w:rPr>
          <w:szCs w:val="22"/>
        </w:rPr>
      </w:pPr>
      <w:r>
        <w:rPr>
          <w:b/>
          <w:szCs w:val="22"/>
        </w:rPr>
        <w:t xml:space="preserve">Planificación de los Releases (entregables): </w:t>
      </w:r>
      <w:r>
        <w:rPr>
          <w:szCs w:val="22"/>
        </w:rPr>
        <w:t>una vez que se tienen todas las historias de usuarios, se procede a determinar el orden en que deberán ser implementadas (priorización) así como la estimación del esfuerzo necesario para llevarlo a cabo. Con esto se tendrá un cronograma que especifique la entrega de cada uno de estos releases.</w:t>
      </w:r>
    </w:p>
    <w:p w:rsidR="00034866" w:rsidRPr="0055664D" w:rsidRDefault="00034866" w:rsidP="00034866">
      <w:pPr>
        <w:suppressAutoHyphens/>
        <w:ind w:left="360"/>
        <w:rPr>
          <w:szCs w:val="22"/>
        </w:rPr>
      </w:pPr>
    </w:p>
    <w:p w:rsidR="00034866" w:rsidRDefault="00034866" w:rsidP="003E15F2">
      <w:pPr>
        <w:numPr>
          <w:ilvl w:val="0"/>
          <w:numId w:val="18"/>
        </w:numPr>
        <w:suppressAutoHyphens/>
        <w:rPr>
          <w:szCs w:val="22"/>
        </w:rPr>
      </w:pPr>
      <w:r>
        <w:rPr>
          <w:b/>
          <w:szCs w:val="22"/>
        </w:rPr>
        <w:t xml:space="preserve">Planificación de las </w:t>
      </w:r>
      <w:r w:rsidRPr="00CD5EA3">
        <w:rPr>
          <w:b/>
          <w:szCs w:val="22"/>
        </w:rPr>
        <w:t xml:space="preserve">Iteraciones: </w:t>
      </w:r>
      <w:r>
        <w:rPr>
          <w:szCs w:val="22"/>
        </w:rPr>
        <w:t>en cada una de las iteraciones se planifican las actividades que los desarrolladores deben realizar a fin de poder implementar las historias de usuarios que deben ser entregados en el siguiente release.</w:t>
      </w:r>
    </w:p>
    <w:p w:rsidR="00034866" w:rsidRDefault="00034866" w:rsidP="00034866">
      <w:pPr>
        <w:pStyle w:val="Prrafodelista"/>
        <w:rPr>
          <w:szCs w:val="22"/>
        </w:rPr>
      </w:pPr>
    </w:p>
    <w:p w:rsidR="00034866" w:rsidRPr="00F43C17" w:rsidRDefault="00034866" w:rsidP="003E15F2">
      <w:pPr>
        <w:numPr>
          <w:ilvl w:val="0"/>
          <w:numId w:val="18"/>
        </w:numPr>
        <w:suppressAutoHyphens/>
        <w:rPr>
          <w:szCs w:val="22"/>
        </w:rPr>
      </w:pPr>
      <w:r>
        <w:rPr>
          <w:b/>
          <w:szCs w:val="22"/>
        </w:rPr>
        <w:t xml:space="preserve">Pruebas de aceptación: </w:t>
      </w:r>
      <w:r>
        <w:rPr>
          <w:szCs w:val="22"/>
        </w:rPr>
        <w:t>las historias de usuarios serán sometidas a escenarios que indicarán cuando es que han sido correctamente implementados. Una historia de usuario no se considera finalizada si es que no ha pasado todas las pruebas de aceptación.</w:t>
      </w:r>
    </w:p>
    <w:p w:rsidR="00034866" w:rsidRDefault="00034866" w:rsidP="00034866">
      <w:pPr>
        <w:pStyle w:val="Prrafodelista"/>
        <w:rPr>
          <w:szCs w:val="22"/>
        </w:rPr>
      </w:pPr>
    </w:p>
    <w:p w:rsidR="00034866" w:rsidRPr="00CD5EA3" w:rsidRDefault="00034866" w:rsidP="003E15F2">
      <w:pPr>
        <w:numPr>
          <w:ilvl w:val="0"/>
          <w:numId w:val="18"/>
        </w:numPr>
        <w:suppressAutoHyphens/>
        <w:rPr>
          <w:szCs w:val="22"/>
        </w:rPr>
      </w:pPr>
      <w:r>
        <w:rPr>
          <w:b/>
          <w:szCs w:val="22"/>
        </w:rPr>
        <w:t xml:space="preserve">Entrega (release): </w:t>
      </w:r>
      <w:r>
        <w:rPr>
          <w:szCs w:val="22"/>
        </w:rPr>
        <w:t>cuando la historia de usuario se considera aprobada, ésta para a producción pudiendo ser completamente utilizable por los usuarios del sistema generando valor para estos.</w:t>
      </w:r>
    </w:p>
    <w:p w:rsidR="00034866" w:rsidRDefault="00034866" w:rsidP="00034866"/>
    <w:p w:rsidR="00034866" w:rsidRDefault="00034866" w:rsidP="00034866">
      <w:pPr>
        <w:pStyle w:val="Ttulo2"/>
        <w:rPr>
          <w:sz w:val="24"/>
          <w:szCs w:val="24"/>
          <w:lang w:val="en-US"/>
        </w:rPr>
      </w:pPr>
      <w:bookmarkStart w:id="71" w:name="_Toc358638463"/>
      <w:bookmarkStart w:id="72" w:name="_Toc359178310"/>
      <w:r w:rsidRPr="006B6E97">
        <w:rPr>
          <w:sz w:val="24"/>
          <w:szCs w:val="24"/>
          <w:lang w:val="en-US"/>
        </w:rPr>
        <w:lastRenderedPageBreak/>
        <w:t xml:space="preserve">Business Process Modeling </w:t>
      </w:r>
      <w:r>
        <w:rPr>
          <w:sz w:val="24"/>
          <w:szCs w:val="24"/>
          <w:lang w:val="en-US"/>
        </w:rPr>
        <w:t xml:space="preserve">and </w:t>
      </w:r>
      <w:r w:rsidRPr="006B6E97">
        <w:rPr>
          <w:sz w:val="24"/>
          <w:szCs w:val="24"/>
          <w:lang w:val="en-US"/>
        </w:rPr>
        <w:t>Notation (BPMN)</w:t>
      </w:r>
      <w:bookmarkEnd w:id="71"/>
      <w:bookmarkEnd w:id="72"/>
    </w:p>
    <w:p w:rsidR="00034866" w:rsidRPr="000700A3" w:rsidRDefault="00034866" w:rsidP="00034866">
      <w:pPr>
        <w:pStyle w:val="Ttulo3"/>
        <w:rPr>
          <w:lang w:val="en-US"/>
        </w:rPr>
      </w:pPr>
      <w:bookmarkStart w:id="73" w:name="_Toc358638464"/>
      <w:bookmarkStart w:id="74" w:name="_Toc359178311"/>
      <w:r>
        <w:rPr>
          <w:sz w:val="22"/>
          <w:szCs w:val="22"/>
          <w:lang w:val="es-MX"/>
        </w:rPr>
        <w:t>Descripción</w:t>
      </w:r>
      <w:bookmarkEnd w:id="73"/>
      <w:bookmarkEnd w:id="74"/>
    </w:p>
    <w:p w:rsidR="00034866" w:rsidRPr="00D2672C" w:rsidRDefault="00034866" w:rsidP="00034866">
      <w:pPr>
        <w:rPr>
          <w:lang w:val="en-US"/>
        </w:rPr>
      </w:pPr>
    </w:p>
    <w:p w:rsidR="00034866" w:rsidRPr="0089114D" w:rsidRDefault="00034866" w:rsidP="00034866">
      <w:pPr>
        <w:ind w:firstLine="576"/>
        <w:rPr>
          <w:lang w:val="es-MX"/>
        </w:rPr>
      </w:pPr>
      <w:r w:rsidRPr="0089114D">
        <w:rPr>
          <w:i/>
          <w:lang w:val="es-MX"/>
        </w:rPr>
        <w:t xml:space="preserve">Business </w:t>
      </w:r>
      <w:proofErr w:type="spellStart"/>
      <w:r w:rsidRPr="0089114D">
        <w:rPr>
          <w:i/>
          <w:lang w:val="es-MX"/>
        </w:rPr>
        <w:t>Process</w:t>
      </w:r>
      <w:proofErr w:type="spellEnd"/>
      <w:r w:rsidRPr="0089114D">
        <w:rPr>
          <w:i/>
          <w:lang w:val="es-MX"/>
        </w:rPr>
        <w:t xml:space="preserve"> </w:t>
      </w:r>
      <w:proofErr w:type="spellStart"/>
      <w:r w:rsidRPr="0089114D">
        <w:rPr>
          <w:i/>
          <w:lang w:val="es-MX"/>
        </w:rPr>
        <w:t>Modeling</w:t>
      </w:r>
      <w:proofErr w:type="spellEnd"/>
      <w:r w:rsidRPr="0089114D">
        <w:rPr>
          <w:i/>
          <w:lang w:val="es-MX"/>
        </w:rPr>
        <w:t xml:space="preserve"> and </w:t>
      </w:r>
      <w:proofErr w:type="spellStart"/>
      <w:r w:rsidRPr="0089114D">
        <w:rPr>
          <w:i/>
          <w:lang w:val="es-MX"/>
        </w:rPr>
        <w:t>Notation</w:t>
      </w:r>
      <w:proofErr w:type="spellEnd"/>
      <w:r w:rsidRPr="0089114D">
        <w:rPr>
          <w:i/>
          <w:lang w:val="es-MX"/>
        </w:rPr>
        <w:t xml:space="preserve"> o BPMN</w:t>
      </w:r>
      <w:r>
        <w:rPr>
          <w:lang w:val="es-MX"/>
        </w:rPr>
        <w:t xml:space="preserve"> es una notación gráfica que permite modelar procesos de negocio. </w:t>
      </w:r>
      <w:r w:rsidRPr="008D33D4">
        <w:rPr>
          <w:lang w:val="es-MX"/>
        </w:rPr>
        <w:t xml:space="preserve">Esta notación ha sido diseñada para coordinar la secuencia de los procesos y los mensajes que fluyen entre los participantes de las diferentes </w:t>
      </w:r>
      <w:r>
        <w:rPr>
          <w:lang w:val="es-MX"/>
        </w:rPr>
        <w:t xml:space="preserve">actividades, de manera tal que </w:t>
      </w:r>
      <w:r w:rsidRPr="008D33D4">
        <w:rPr>
          <w:lang w:val="es-MX"/>
        </w:rPr>
        <w:t xml:space="preserve">las partes involucradas puedan </w:t>
      </w:r>
      <w:r>
        <w:rPr>
          <w:lang w:val="es-MX"/>
        </w:rPr>
        <w:t xml:space="preserve">entender y </w:t>
      </w:r>
      <w:r w:rsidRPr="008D33D4">
        <w:rPr>
          <w:lang w:val="es-MX"/>
        </w:rPr>
        <w:t>comunicar los procesos de forma clara, completa y eficiente</w:t>
      </w:r>
      <w:r>
        <w:rPr>
          <w:lang w:val="es-MX"/>
        </w:rPr>
        <w:t>.</w:t>
      </w:r>
      <w:r w:rsidRPr="008D33D4">
        <w:t xml:space="preserve"> </w:t>
      </w:r>
      <w:r>
        <w:t xml:space="preserve">La notación BPMN </w:t>
      </w:r>
      <w:r>
        <w:rPr>
          <w:lang w:val="es-MX"/>
        </w:rPr>
        <w:t xml:space="preserve">expresa los procesos de negocio mediante </w:t>
      </w:r>
      <w:r w:rsidRPr="008D33D4">
        <w:rPr>
          <w:i/>
          <w:lang w:val="es-MX"/>
        </w:rPr>
        <w:t xml:space="preserve">Business </w:t>
      </w:r>
      <w:proofErr w:type="spellStart"/>
      <w:r w:rsidRPr="008D33D4">
        <w:rPr>
          <w:i/>
          <w:lang w:val="es-MX"/>
        </w:rPr>
        <w:t>Process</w:t>
      </w:r>
      <w:proofErr w:type="spellEnd"/>
      <w:r w:rsidRPr="008D33D4">
        <w:rPr>
          <w:i/>
          <w:lang w:val="es-MX"/>
        </w:rPr>
        <w:t xml:space="preserve"> </w:t>
      </w:r>
      <w:proofErr w:type="spellStart"/>
      <w:r w:rsidRPr="008D33D4">
        <w:rPr>
          <w:i/>
          <w:lang w:val="es-MX"/>
        </w:rPr>
        <w:t>Diagram</w:t>
      </w:r>
      <w:proofErr w:type="spellEnd"/>
      <w:r>
        <w:rPr>
          <w:lang w:val="es-MX"/>
        </w:rPr>
        <w:t xml:space="preserve"> (</w:t>
      </w:r>
      <w:r w:rsidRPr="008D33D4">
        <w:rPr>
          <w:i/>
          <w:lang w:val="es-MX"/>
        </w:rPr>
        <w:t>BPD</w:t>
      </w:r>
      <w:r>
        <w:rPr>
          <w:lang w:val="es-MX"/>
        </w:rPr>
        <w:t>)</w:t>
      </w:r>
      <w:r w:rsidRPr="008D33D4">
        <w:rPr>
          <w:lang w:val="es-MX"/>
        </w:rPr>
        <w:t xml:space="preserve">. Dicho diagrama consiste en un conjunto de </w:t>
      </w:r>
      <w:r>
        <w:rPr>
          <w:lang w:val="es-MX"/>
        </w:rPr>
        <w:t>elementos gráficos tales como</w:t>
      </w:r>
      <w:r w:rsidRPr="008D33D4">
        <w:rPr>
          <w:lang w:val="es-MX"/>
        </w:rPr>
        <w:t xml:space="preserve"> </w:t>
      </w:r>
      <w:r>
        <w:rPr>
          <w:lang w:val="es-MX"/>
        </w:rPr>
        <w:t xml:space="preserve">objetos de flujo (eventos, actividades y </w:t>
      </w:r>
      <w:proofErr w:type="spellStart"/>
      <w:r>
        <w:rPr>
          <w:lang w:val="es-MX"/>
        </w:rPr>
        <w:t>gateways</w:t>
      </w:r>
      <w:proofErr w:type="spellEnd"/>
      <w:r w:rsidRPr="008F7CB2">
        <w:rPr>
          <w:lang w:val="es-MX"/>
        </w:rPr>
        <w:t>)</w:t>
      </w:r>
      <w:r>
        <w:rPr>
          <w:lang w:val="es-MX"/>
        </w:rPr>
        <w:t>, objetos de conexión (f</w:t>
      </w:r>
      <w:r w:rsidRPr="008F7CB2">
        <w:rPr>
          <w:lang w:val="es-MX"/>
        </w:rPr>
        <w:t xml:space="preserve">lujo de </w:t>
      </w:r>
      <w:r>
        <w:rPr>
          <w:lang w:val="es-MX"/>
        </w:rPr>
        <w:t>s</w:t>
      </w:r>
      <w:r w:rsidRPr="008F7CB2">
        <w:rPr>
          <w:lang w:val="es-MX"/>
        </w:rPr>
        <w:t>ecuencia</w:t>
      </w:r>
      <w:r>
        <w:rPr>
          <w:lang w:val="es-MX"/>
        </w:rPr>
        <w:t xml:space="preserve"> y</w:t>
      </w:r>
      <w:r w:rsidRPr="008F7CB2">
        <w:rPr>
          <w:lang w:val="es-MX"/>
        </w:rPr>
        <w:t xml:space="preserve"> </w:t>
      </w:r>
      <w:r>
        <w:rPr>
          <w:lang w:val="es-MX"/>
        </w:rPr>
        <w:t>f</w:t>
      </w:r>
      <w:r w:rsidRPr="008F7CB2">
        <w:rPr>
          <w:lang w:val="es-MX"/>
        </w:rPr>
        <w:t xml:space="preserve">lujo de </w:t>
      </w:r>
      <w:r>
        <w:rPr>
          <w:lang w:val="es-MX"/>
        </w:rPr>
        <w:t>m</w:t>
      </w:r>
      <w:r w:rsidRPr="008F7CB2">
        <w:rPr>
          <w:lang w:val="es-MX"/>
        </w:rPr>
        <w:t>ensaje</w:t>
      </w:r>
      <w:r>
        <w:rPr>
          <w:lang w:val="es-MX"/>
        </w:rPr>
        <w:t>)</w:t>
      </w:r>
      <w:r w:rsidRPr="008F7CB2">
        <w:rPr>
          <w:lang w:val="es-MX"/>
        </w:rPr>
        <w:t xml:space="preserve">, </w:t>
      </w:r>
      <w:proofErr w:type="spellStart"/>
      <w:r>
        <w:rPr>
          <w:lang w:val="es-MX"/>
        </w:rPr>
        <w:t>s</w:t>
      </w:r>
      <w:r w:rsidRPr="008F7CB2">
        <w:rPr>
          <w:lang w:val="es-MX"/>
        </w:rPr>
        <w:t>wimlanes</w:t>
      </w:r>
      <w:proofErr w:type="spellEnd"/>
      <w:r w:rsidRPr="008F7CB2">
        <w:rPr>
          <w:lang w:val="es-MX"/>
        </w:rPr>
        <w:t xml:space="preserve"> </w:t>
      </w:r>
      <w:r>
        <w:rPr>
          <w:lang w:val="es-MX"/>
        </w:rPr>
        <w:t>y a</w:t>
      </w:r>
      <w:r w:rsidRPr="008F7CB2">
        <w:rPr>
          <w:lang w:val="es-MX"/>
        </w:rPr>
        <w:t>rtefactos</w:t>
      </w:r>
      <w:r>
        <w:rPr>
          <w:lang w:val="es-MX"/>
        </w:rPr>
        <w:t xml:space="preserve">. Fue desarrollado por la organización </w:t>
      </w:r>
      <w:r w:rsidRPr="00DF0690">
        <w:rPr>
          <w:lang w:val="es-MX"/>
        </w:rPr>
        <w:t xml:space="preserve">Business </w:t>
      </w:r>
      <w:proofErr w:type="spellStart"/>
      <w:r w:rsidRPr="00DF0690">
        <w:rPr>
          <w:lang w:val="es-MX"/>
        </w:rPr>
        <w:t>Process</w:t>
      </w:r>
      <w:proofErr w:type="spellEnd"/>
      <w:r w:rsidRPr="00DF0690">
        <w:rPr>
          <w:lang w:val="es-MX"/>
        </w:rPr>
        <w:t xml:space="preserve"> Management </w:t>
      </w:r>
      <w:proofErr w:type="spellStart"/>
      <w:r w:rsidRPr="00DF0690">
        <w:rPr>
          <w:lang w:val="es-MX"/>
        </w:rPr>
        <w:t>Initiative</w:t>
      </w:r>
      <w:proofErr w:type="spellEnd"/>
      <w:r w:rsidRPr="00DF0690">
        <w:rPr>
          <w:lang w:val="es-MX"/>
        </w:rPr>
        <w:t xml:space="preserve"> (BPMI), y es actualmente mantenida por el OMG (</w:t>
      </w:r>
      <w:proofErr w:type="spellStart"/>
      <w:r w:rsidRPr="00DF0690">
        <w:rPr>
          <w:lang w:val="es-MX"/>
        </w:rPr>
        <w:t>Object</w:t>
      </w:r>
      <w:proofErr w:type="spellEnd"/>
      <w:r w:rsidRPr="00DF0690">
        <w:rPr>
          <w:lang w:val="es-MX"/>
        </w:rPr>
        <w:t xml:space="preserve"> Management </w:t>
      </w:r>
      <w:proofErr w:type="spellStart"/>
      <w:r w:rsidRPr="00DF0690">
        <w:rPr>
          <w:lang w:val="es-MX"/>
        </w:rPr>
        <w:t>Group</w:t>
      </w:r>
      <w:proofErr w:type="spellEnd"/>
      <w:r w:rsidRPr="00DF0690">
        <w:rPr>
          <w:lang w:val="es-MX"/>
        </w:rPr>
        <w:t>)</w:t>
      </w:r>
      <w:r>
        <w:rPr>
          <w:lang w:val="es-MX"/>
        </w:rPr>
        <w:t xml:space="preserve"> [WHITE, 2004].</w:t>
      </w:r>
    </w:p>
    <w:p w:rsidR="00034866" w:rsidRPr="000700A3" w:rsidRDefault="00034866" w:rsidP="00034866">
      <w:pPr>
        <w:pStyle w:val="Ttulo3"/>
        <w:rPr>
          <w:lang w:val="es-MX"/>
        </w:rPr>
      </w:pPr>
      <w:bookmarkStart w:id="75" w:name="_Toc358638465"/>
      <w:bookmarkStart w:id="76" w:name="_Toc359178312"/>
      <w:r>
        <w:rPr>
          <w:sz w:val="22"/>
          <w:szCs w:val="22"/>
          <w:lang w:val="es-MX"/>
        </w:rPr>
        <w:t>Justificación</w:t>
      </w:r>
      <w:bookmarkEnd w:id="75"/>
      <w:bookmarkEnd w:id="76"/>
    </w:p>
    <w:p w:rsidR="00034866" w:rsidRDefault="00034866" w:rsidP="00034866">
      <w:pPr>
        <w:rPr>
          <w:lang w:val="es-MX"/>
        </w:rPr>
      </w:pPr>
    </w:p>
    <w:p w:rsidR="00034866" w:rsidRDefault="00034866" w:rsidP="00034866">
      <w:pPr>
        <w:ind w:firstLine="576"/>
        <w:rPr>
          <w:lang w:val="es-MX"/>
        </w:rPr>
      </w:pPr>
      <w:r>
        <w:rPr>
          <w:lang w:val="es-MX"/>
        </w:rPr>
        <w:t>Se ha elegido utilizar esta herramienta dado que es considerado un estándar para la representación gráfica de procesos de negocio siendo una notación sencilla de entender y entendible. Su utilización permitirá modelar los procesos de negocio involucrados en el presente proyecto (resultado esperado 2).</w:t>
      </w:r>
    </w:p>
    <w:p w:rsidR="00034866" w:rsidRDefault="00034866" w:rsidP="00034866">
      <w:pPr>
        <w:rPr>
          <w:lang w:val="es-MX"/>
        </w:rPr>
      </w:pPr>
    </w:p>
    <w:p w:rsidR="00034866" w:rsidRPr="005A589D" w:rsidRDefault="00034866" w:rsidP="00034866">
      <w:pPr>
        <w:pStyle w:val="Ttulo2"/>
        <w:rPr>
          <w:sz w:val="24"/>
        </w:rPr>
      </w:pPr>
      <w:bookmarkStart w:id="77" w:name="_Toc358638466"/>
      <w:bookmarkStart w:id="78" w:name="_Toc359178313"/>
      <w:proofErr w:type="spellStart"/>
      <w:r w:rsidRPr="005A589D">
        <w:rPr>
          <w:sz w:val="24"/>
        </w:rPr>
        <w:t>PSeudo</w:t>
      </w:r>
      <w:proofErr w:type="spellEnd"/>
      <w:r w:rsidRPr="005A589D">
        <w:rPr>
          <w:sz w:val="24"/>
        </w:rPr>
        <w:t xml:space="preserve"> Intérprete (</w:t>
      </w:r>
      <w:proofErr w:type="spellStart"/>
      <w:r w:rsidRPr="005A589D">
        <w:rPr>
          <w:sz w:val="24"/>
        </w:rPr>
        <w:t>PSeInt</w:t>
      </w:r>
      <w:proofErr w:type="spellEnd"/>
      <w:r w:rsidRPr="005A589D">
        <w:rPr>
          <w:sz w:val="24"/>
        </w:rPr>
        <w:t>)</w:t>
      </w:r>
      <w:bookmarkEnd w:id="77"/>
      <w:bookmarkEnd w:id="78"/>
    </w:p>
    <w:p w:rsidR="00034866" w:rsidRPr="000700A3" w:rsidRDefault="00034866" w:rsidP="00034866">
      <w:pPr>
        <w:pStyle w:val="Ttulo3"/>
        <w:rPr>
          <w:lang w:val="en-US"/>
        </w:rPr>
      </w:pPr>
      <w:bookmarkStart w:id="79" w:name="_Toc358638467"/>
      <w:bookmarkStart w:id="80" w:name="_Toc359178314"/>
      <w:r>
        <w:rPr>
          <w:sz w:val="22"/>
          <w:szCs w:val="22"/>
          <w:lang w:val="es-MX"/>
        </w:rPr>
        <w:t>Descripción</w:t>
      </w:r>
      <w:bookmarkEnd w:id="79"/>
      <w:bookmarkEnd w:id="80"/>
    </w:p>
    <w:p w:rsidR="00034866" w:rsidRDefault="00034866" w:rsidP="00034866"/>
    <w:p w:rsidR="00034866" w:rsidRDefault="00034866" w:rsidP="00034866">
      <w:pPr>
        <w:ind w:firstLine="432"/>
      </w:pPr>
      <w:proofErr w:type="spellStart"/>
      <w:r w:rsidRPr="005E78AF">
        <w:rPr>
          <w:i/>
        </w:rPr>
        <w:t>PSeudo</w:t>
      </w:r>
      <w:proofErr w:type="spellEnd"/>
      <w:r w:rsidRPr="005E78AF">
        <w:rPr>
          <w:i/>
        </w:rPr>
        <w:t xml:space="preserve"> Intérprete (</w:t>
      </w:r>
      <w:proofErr w:type="spellStart"/>
      <w:r w:rsidRPr="005E78AF">
        <w:rPr>
          <w:i/>
        </w:rPr>
        <w:t>PSeInt</w:t>
      </w:r>
      <w:proofErr w:type="spellEnd"/>
      <w:r w:rsidRPr="005E78AF">
        <w:rPr>
          <w:i/>
        </w:rPr>
        <w:t xml:space="preserve">) </w:t>
      </w:r>
      <w:r>
        <w:t xml:space="preserve">es un herramienta (programa informático) el cual permite escribir pseudocódigos en lenguaje natural y en español dentro de un entorno de desarrollo simple e intuitivo y a partir de esto generar el diagrama de flujo correspondiente. Es un proyecto open </w:t>
      </w:r>
      <w:proofErr w:type="spellStart"/>
      <w:r>
        <w:t>source</w:t>
      </w:r>
      <w:proofErr w:type="spellEnd"/>
      <w:r>
        <w:t xml:space="preserve"> que empezó como proyecto final de un curso de la carrera de Ingeniería Informática de la Universidad Nacional de Litoral (Argentina). El programa permite además de escribir el pseudocódigo, ejecutarlo como si se tratara de un programa escrito en un lenguaje de programación oficial [NOVARA, 2013].</w:t>
      </w:r>
    </w:p>
    <w:p w:rsidR="00034866" w:rsidRPr="000700A3" w:rsidRDefault="00034866" w:rsidP="00034866">
      <w:pPr>
        <w:pStyle w:val="Ttulo3"/>
        <w:rPr>
          <w:lang w:val="es-MX"/>
        </w:rPr>
      </w:pPr>
      <w:bookmarkStart w:id="81" w:name="_Toc358638468"/>
      <w:bookmarkStart w:id="82" w:name="_Toc359178315"/>
      <w:r>
        <w:rPr>
          <w:sz w:val="22"/>
          <w:szCs w:val="22"/>
          <w:lang w:val="es-MX"/>
        </w:rPr>
        <w:t>Justificación</w:t>
      </w:r>
      <w:bookmarkEnd w:id="81"/>
      <w:bookmarkEnd w:id="82"/>
    </w:p>
    <w:p w:rsidR="00034866" w:rsidRDefault="00034866" w:rsidP="00034866">
      <w:pPr>
        <w:ind w:firstLine="432"/>
      </w:pPr>
    </w:p>
    <w:p w:rsidR="00034866" w:rsidRPr="0081198A" w:rsidRDefault="00034866" w:rsidP="00034866">
      <w:pPr>
        <w:ind w:firstLine="432"/>
      </w:pPr>
      <w:r>
        <w:t>Su utilización permitirá obtener fácilmente el resultado esperado 4 en el que además de presentar el pseudocódigo del algoritmo del producto a desarrollar en lenguaje natural, también se podrá obtener el diagrama de flujo asociado a dicho algoritmo.</w:t>
      </w:r>
    </w:p>
    <w:p w:rsidR="00034866" w:rsidRDefault="00034866" w:rsidP="00034866"/>
    <w:p w:rsidR="00881C43" w:rsidRDefault="00881C43" w:rsidP="00034866"/>
    <w:p w:rsidR="00881C43" w:rsidRDefault="00881C43" w:rsidP="00034866"/>
    <w:p w:rsidR="00881C43" w:rsidRDefault="00881C43" w:rsidP="00034866"/>
    <w:p w:rsidR="00881C43" w:rsidRDefault="00881C43" w:rsidP="00034866"/>
    <w:p w:rsidR="00034866" w:rsidRDefault="00034866" w:rsidP="00034866"/>
    <w:p w:rsidR="00034866" w:rsidRDefault="00034866" w:rsidP="00034866">
      <w:pPr>
        <w:pStyle w:val="Ttulo1"/>
      </w:pPr>
      <w:bookmarkStart w:id="83" w:name="_Toc358638469"/>
      <w:bookmarkStart w:id="84" w:name="_Toc359178316"/>
      <w:r w:rsidRPr="00BC400C">
        <w:rPr>
          <w:sz w:val="28"/>
        </w:rPr>
        <w:lastRenderedPageBreak/>
        <w:t>Alcance</w:t>
      </w:r>
      <w:bookmarkEnd w:id="83"/>
      <w:bookmarkEnd w:id="84"/>
    </w:p>
    <w:p w:rsidR="00034866" w:rsidRDefault="00034866" w:rsidP="00034866"/>
    <w:p w:rsidR="00034866" w:rsidRDefault="00034866" w:rsidP="00034866">
      <w:pPr>
        <w:ind w:firstLine="432"/>
      </w:pPr>
      <w:r>
        <w:t xml:space="preserve">El presente proyecto está relacionado y orientado hacia el sector de personas naturales que ofrecen los denominados </w:t>
      </w:r>
      <w:r w:rsidRPr="00292257">
        <w:rPr>
          <w:i/>
        </w:rPr>
        <w:t>servicios generales</w:t>
      </w:r>
      <w:r>
        <w:rPr>
          <w:i/>
        </w:rPr>
        <w:t xml:space="preserve"> </w:t>
      </w:r>
      <w:r w:rsidR="009242FF">
        <w:rPr>
          <w:i/>
        </w:rPr>
        <w:t xml:space="preserve"> </w:t>
      </w:r>
      <w:r>
        <w:t>dentro de los cuales se están considerando los siguientes:</w:t>
      </w:r>
    </w:p>
    <w:p w:rsidR="00034866" w:rsidRDefault="00034866" w:rsidP="00034866">
      <w:pPr>
        <w:ind w:firstLine="432"/>
      </w:pPr>
    </w:p>
    <w:p w:rsidR="00034866" w:rsidRPr="000C3834" w:rsidRDefault="00034866" w:rsidP="003E15F2">
      <w:pPr>
        <w:pStyle w:val="Prrafodelista"/>
        <w:numPr>
          <w:ilvl w:val="0"/>
          <w:numId w:val="6"/>
        </w:numPr>
        <w:rPr>
          <w:lang w:val="es-ES"/>
        </w:rPr>
      </w:pPr>
      <w:r w:rsidRPr="000C3834">
        <w:rPr>
          <w:lang w:val="es-ES"/>
        </w:rPr>
        <w:t>Carpintería</w:t>
      </w:r>
    </w:p>
    <w:p w:rsidR="00034866" w:rsidRPr="000C3834" w:rsidRDefault="00034866" w:rsidP="003E15F2">
      <w:pPr>
        <w:pStyle w:val="Prrafodelista"/>
        <w:numPr>
          <w:ilvl w:val="0"/>
          <w:numId w:val="6"/>
        </w:numPr>
        <w:rPr>
          <w:lang w:val="es-ES"/>
        </w:rPr>
      </w:pPr>
      <w:r w:rsidRPr="000C3834">
        <w:rPr>
          <w:lang w:val="es-ES"/>
        </w:rPr>
        <w:t>Drywall</w:t>
      </w:r>
    </w:p>
    <w:p w:rsidR="00034866" w:rsidRPr="000C3834" w:rsidRDefault="00034866" w:rsidP="003E15F2">
      <w:pPr>
        <w:pStyle w:val="Prrafodelista"/>
        <w:numPr>
          <w:ilvl w:val="0"/>
          <w:numId w:val="6"/>
        </w:numPr>
        <w:rPr>
          <w:lang w:val="es-ES"/>
        </w:rPr>
      </w:pPr>
      <w:r w:rsidRPr="000C3834">
        <w:rPr>
          <w:lang w:val="es-ES"/>
        </w:rPr>
        <w:t>Electricidad</w:t>
      </w:r>
    </w:p>
    <w:p w:rsidR="00034866" w:rsidRPr="000C3834" w:rsidRDefault="00034866" w:rsidP="003E15F2">
      <w:pPr>
        <w:pStyle w:val="Prrafodelista"/>
        <w:numPr>
          <w:ilvl w:val="0"/>
          <w:numId w:val="6"/>
        </w:numPr>
        <w:rPr>
          <w:lang w:val="es-ES"/>
        </w:rPr>
      </w:pPr>
      <w:r w:rsidRPr="000C3834">
        <w:rPr>
          <w:lang w:val="es-ES"/>
        </w:rPr>
        <w:t>Gasfitería</w:t>
      </w:r>
    </w:p>
    <w:p w:rsidR="00034866" w:rsidRPr="000C3834" w:rsidRDefault="00034866" w:rsidP="003E15F2">
      <w:pPr>
        <w:pStyle w:val="Prrafodelista"/>
        <w:numPr>
          <w:ilvl w:val="0"/>
          <w:numId w:val="6"/>
        </w:numPr>
        <w:rPr>
          <w:lang w:val="es-ES"/>
        </w:rPr>
      </w:pPr>
      <w:r w:rsidRPr="000C3834">
        <w:rPr>
          <w:lang w:val="es-ES"/>
        </w:rPr>
        <w:t>Jardinería</w:t>
      </w:r>
    </w:p>
    <w:p w:rsidR="00034866" w:rsidRPr="000C3834" w:rsidRDefault="00034866" w:rsidP="003E15F2">
      <w:pPr>
        <w:pStyle w:val="Prrafodelista"/>
        <w:numPr>
          <w:ilvl w:val="0"/>
          <w:numId w:val="6"/>
        </w:numPr>
        <w:rPr>
          <w:lang w:val="es-ES"/>
        </w:rPr>
      </w:pPr>
      <w:r w:rsidRPr="000C3834">
        <w:rPr>
          <w:lang w:val="es-ES"/>
        </w:rPr>
        <w:t>Melamina</w:t>
      </w:r>
    </w:p>
    <w:p w:rsidR="00034866" w:rsidRPr="000C3834" w:rsidRDefault="00034866" w:rsidP="003E15F2">
      <w:pPr>
        <w:pStyle w:val="Prrafodelista"/>
        <w:numPr>
          <w:ilvl w:val="0"/>
          <w:numId w:val="6"/>
        </w:numPr>
        <w:rPr>
          <w:lang w:val="es-ES"/>
        </w:rPr>
      </w:pPr>
      <w:r w:rsidRPr="000C3834">
        <w:rPr>
          <w:lang w:val="es-ES"/>
        </w:rPr>
        <w:t>Pintura</w:t>
      </w:r>
    </w:p>
    <w:p w:rsidR="00034866" w:rsidRDefault="00034866" w:rsidP="003E15F2">
      <w:pPr>
        <w:pStyle w:val="Prrafodelista"/>
        <w:numPr>
          <w:ilvl w:val="0"/>
          <w:numId w:val="6"/>
        </w:numPr>
        <w:rPr>
          <w:lang w:val="es-ES"/>
        </w:rPr>
      </w:pPr>
      <w:r w:rsidRPr="000C3834">
        <w:rPr>
          <w:lang w:val="es-ES"/>
        </w:rPr>
        <w:t>Vidriería</w:t>
      </w:r>
    </w:p>
    <w:p w:rsidR="00034866" w:rsidRPr="000C3834" w:rsidRDefault="00034866" w:rsidP="00034866">
      <w:pPr>
        <w:pStyle w:val="Prrafodelista"/>
        <w:rPr>
          <w:lang w:val="es-ES"/>
        </w:rPr>
      </w:pPr>
    </w:p>
    <w:p w:rsidR="00034866" w:rsidRDefault="00034866" w:rsidP="00034866">
      <w:pPr>
        <w:ind w:firstLine="432"/>
      </w:pPr>
      <w:r>
        <w:t xml:space="preserve">Se ha elegido este segmento de servicios dado que, como se analizó anteriormente en el punto 2 Marco Teórico, se ha identificado que dentro de la población económicamente activa existe un vasto número de personas que trabajan de manera independiente y más aún la gran mayoría de estos no son profesionales ni técnicos. Considerando esto, que los servicios antes mencionados </w:t>
      </w:r>
      <w:r>
        <w:tab/>
        <w:t>son de uso muy común, y que además estos pueden ser ofrecidos por cualquier individuo que tenga conocimientos o experiencia básica y sin mucha dificultad, se puede entender que existe un gran mercado potencial sobre el cual producto pretende dar soporte y apoyo.</w:t>
      </w:r>
    </w:p>
    <w:p w:rsidR="00034866" w:rsidRDefault="00034866" w:rsidP="00034866">
      <w:pPr>
        <w:ind w:firstLine="432"/>
      </w:pPr>
    </w:p>
    <w:p w:rsidR="00034866" w:rsidRDefault="00034866" w:rsidP="00034866">
      <w:pPr>
        <w:ind w:firstLine="432"/>
      </w:pPr>
      <w:r>
        <w:t>Para lograrlo, se va a definir y elaborar el caso de negocio (</w:t>
      </w:r>
      <w:r w:rsidRPr="006D656E">
        <w:rPr>
          <w:i/>
        </w:rPr>
        <w:t>business case</w:t>
      </w:r>
      <w:r>
        <w:t xml:space="preserve">) sobre el cual el presente proyecto se va a desarrollar. Es así que para dicho business case se están considerando 5 procesos (mencionados en el Objetivo Específico 2) cada uno de los cuales abarca una serie de reglas de negocio y que forman parte de un flujo de procesos que permiten llevar a cabo el caso de negocio. En cuanto a las funcionalidades y requerimientos a abarcar por el sistema que se va a desarrollar, solo serán considerados aquellos afines al caso de negocio y a los 5 procesos definidos dentro de éste. Dichas funcionalidades serán mostradas en detalle en la parte de Análisis y Diseño del presente proyecto. </w:t>
      </w:r>
    </w:p>
    <w:p w:rsidR="00034866" w:rsidRDefault="00034866" w:rsidP="00034866">
      <w:pPr>
        <w:ind w:firstLine="432"/>
      </w:pPr>
    </w:p>
    <w:p w:rsidR="00034866" w:rsidRPr="00292257" w:rsidRDefault="00034866" w:rsidP="00034866">
      <w:pPr>
        <w:ind w:firstLine="432"/>
      </w:pPr>
      <w:r>
        <w:t>Así mismo, es importante destacar que el área al que corresponde el proyecto en cuestión es el área de sistemas de información, por lo que el producto final a desarrollar será precisamente un sistema de información web el cual incluirá todas las funcionalidades pertinentes al caso de negocio previamente planteado, definido y documentado.</w:t>
      </w:r>
      <w:r>
        <w:tab/>
      </w:r>
      <w:r>
        <w:br/>
      </w:r>
    </w:p>
    <w:p w:rsidR="00034866" w:rsidRDefault="00034866" w:rsidP="00034866">
      <w:pPr>
        <w:pStyle w:val="Ttulo2"/>
      </w:pPr>
      <w:bookmarkStart w:id="85" w:name="_Toc358638470"/>
      <w:bookmarkStart w:id="86" w:name="_Toc359178317"/>
      <w:r>
        <w:t>Limitaciones</w:t>
      </w:r>
      <w:bookmarkEnd w:id="85"/>
      <w:bookmarkEnd w:id="86"/>
    </w:p>
    <w:p w:rsidR="00034866" w:rsidRDefault="00034866" w:rsidP="00034866"/>
    <w:p w:rsidR="00034866" w:rsidRDefault="00034866" w:rsidP="00034866">
      <w:pPr>
        <w:ind w:firstLine="576"/>
      </w:pPr>
      <w:r>
        <w:t>Como se mencionó antes, el producto a desarrollar estará orientado hacia un sector particular de servicios y personas que los proveen. En ese sentido, existen aspectos que pueden repercutir negativamente en la ejecución del proyecto, considerados como limitaciones y obstáculos los cuales serán listados a continuación.</w:t>
      </w:r>
    </w:p>
    <w:p w:rsidR="00034866" w:rsidRDefault="00034866" w:rsidP="00034866">
      <w:pPr>
        <w:ind w:firstLine="576"/>
      </w:pPr>
    </w:p>
    <w:p w:rsidR="00034866" w:rsidRDefault="00034866" w:rsidP="00034866">
      <w:pPr>
        <w:pStyle w:val="Ttulo3"/>
        <w:rPr>
          <w:sz w:val="22"/>
          <w:szCs w:val="22"/>
          <w:lang w:val="es-MX"/>
        </w:rPr>
      </w:pPr>
      <w:bookmarkStart w:id="87" w:name="_Toc358638471"/>
      <w:bookmarkStart w:id="88" w:name="_Toc359178318"/>
      <w:r>
        <w:rPr>
          <w:sz w:val="22"/>
          <w:szCs w:val="22"/>
          <w:lang w:val="es-MX"/>
        </w:rPr>
        <w:lastRenderedPageBreak/>
        <w:t>Técnicas</w:t>
      </w:r>
      <w:bookmarkEnd w:id="87"/>
      <w:bookmarkEnd w:id="88"/>
    </w:p>
    <w:p w:rsidR="00034866" w:rsidRDefault="00034866" w:rsidP="00034866">
      <w:pPr>
        <w:rPr>
          <w:lang w:val="es-MX"/>
        </w:rPr>
      </w:pPr>
    </w:p>
    <w:p w:rsidR="00034866" w:rsidRDefault="00034866" w:rsidP="003E15F2">
      <w:pPr>
        <w:pStyle w:val="Prrafodelista"/>
        <w:numPr>
          <w:ilvl w:val="0"/>
          <w:numId w:val="16"/>
        </w:numPr>
        <w:ind w:left="426"/>
      </w:pPr>
      <w:r>
        <w:t>La obtención de requerimientos por parte de los usuarios del sistema (un grupo determinado y reducido de trabajadores independientes) se realizará a partir de este grupo limitado de individuos.  Esto implicará que todo el análisis y diseño de la solución se hará en base a un levantamiento de información obtenido solo a partir de una pequeña muestra de proveedores de todo el universo que lo constituye.</w:t>
      </w:r>
    </w:p>
    <w:p w:rsidR="00034866" w:rsidRDefault="00034866" w:rsidP="00034866">
      <w:pPr>
        <w:pStyle w:val="Prrafodelista"/>
        <w:ind w:left="426"/>
      </w:pPr>
    </w:p>
    <w:p w:rsidR="00034866" w:rsidRDefault="00034866" w:rsidP="003E15F2">
      <w:pPr>
        <w:pStyle w:val="Prrafodelista"/>
        <w:numPr>
          <w:ilvl w:val="0"/>
          <w:numId w:val="16"/>
        </w:numPr>
        <w:ind w:left="426"/>
      </w:pPr>
      <w:r>
        <w:t>Del mismo modo, el levantamiento de información podría dificultarse dado que existe la posibilidad de que el reducido grupo de usuarios no sepa explicar con el suficiente detalle qué esperan y qué necesitan que la herramienta les ayude a realizar.</w:t>
      </w:r>
    </w:p>
    <w:p w:rsidR="00034866" w:rsidRDefault="00034866" w:rsidP="00034866"/>
    <w:p w:rsidR="00034866" w:rsidRDefault="00034866" w:rsidP="003E15F2">
      <w:pPr>
        <w:pStyle w:val="Prrafodelista"/>
        <w:numPr>
          <w:ilvl w:val="0"/>
          <w:numId w:val="16"/>
        </w:numPr>
        <w:ind w:left="426"/>
      </w:pPr>
      <w:r>
        <w:t>La infraestructura (hardware) que se utilizará para el desarrollo y despliegue del proyecto será únicamente la proporcionada por el tesista por lo que si se quisiera utilizar masivamente el producto, primero se deberán hacer pruebas en ambientes de producción más completos y realistas.</w:t>
      </w:r>
    </w:p>
    <w:p w:rsidR="00034866" w:rsidRDefault="00034866" w:rsidP="00034866">
      <w:pPr>
        <w:pStyle w:val="Prrafodelista"/>
      </w:pPr>
    </w:p>
    <w:p w:rsidR="00034866" w:rsidRDefault="00034866" w:rsidP="003E15F2">
      <w:pPr>
        <w:pStyle w:val="Prrafodelista"/>
        <w:numPr>
          <w:ilvl w:val="0"/>
          <w:numId w:val="16"/>
        </w:numPr>
        <w:ind w:left="426"/>
      </w:pPr>
      <w:r>
        <w:t>El sistema en cuanto a su facilidad para el desarrollo dependerá fuertemente de las tecnologías escogidas (lenguaje de programación, frameworks, entorno de desarrollo, entre otros) así como de la habilidad y experiencia del tesista desarrollador.</w:t>
      </w:r>
    </w:p>
    <w:p w:rsidR="00034866" w:rsidRPr="00A037C0" w:rsidRDefault="00034866" w:rsidP="00034866"/>
    <w:p w:rsidR="00034866" w:rsidRPr="006B6E97" w:rsidRDefault="00034866" w:rsidP="00034866">
      <w:pPr>
        <w:pStyle w:val="Ttulo3"/>
        <w:rPr>
          <w:sz w:val="22"/>
          <w:szCs w:val="22"/>
          <w:lang w:val="es-MX"/>
        </w:rPr>
      </w:pPr>
      <w:bookmarkStart w:id="89" w:name="_Toc358638472"/>
      <w:bookmarkStart w:id="90" w:name="_Toc359178319"/>
      <w:r>
        <w:rPr>
          <w:sz w:val="22"/>
          <w:szCs w:val="22"/>
          <w:lang w:val="es-MX"/>
        </w:rPr>
        <w:t>De Gestión</w:t>
      </w:r>
      <w:bookmarkEnd w:id="89"/>
      <w:bookmarkEnd w:id="90"/>
    </w:p>
    <w:p w:rsidR="00034866" w:rsidRDefault="00034866" w:rsidP="00034866">
      <w:pPr>
        <w:rPr>
          <w:lang w:val="es-MX"/>
        </w:rPr>
      </w:pPr>
    </w:p>
    <w:p w:rsidR="00034866" w:rsidRDefault="00034866" w:rsidP="003E15F2">
      <w:pPr>
        <w:pStyle w:val="Prrafodelista"/>
        <w:numPr>
          <w:ilvl w:val="0"/>
          <w:numId w:val="16"/>
        </w:numPr>
        <w:ind w:left="426"/>
      </w:pPr>
      <w:r>
        <w:t>Los trabajadores independientes en su gran mayoría pueden tener pocos o ningún conocimiento en computación tal que les impida sacar el máximo provecho a la herramienta. Esto puede implicar que la solución que se pretende desarrollar no tendrá el impacto que se esperaba.</w:t>
      </w:r>
    </w:p>
    <w:p w:rsidR="00034866" w:rsidRDefault="00034866" w:rsidP="00034866">
      <w:pPr>
        <w:pStyle w:val="Prrafodelista"/>
        <w:ind w:left="426"/>
      </w:pPr>
    </w:p>
    <w:p w:rsidR="00034866" w:rsidRDefault="00034866" w:rsidP="003E15F2">
      <w:pPr>
        <w:pStyle w:val="Prrafodelista"/>
        <w:numPr>
          <w:ilvl w:val="0"/>
          <w:numId w:val="16"/>
        </w:numPr>
        <w:ind w:left="426"/>
      </w:pPr>
      <w:r>
        <w:t>Dado que la propuesta del presente proyecto es considerada como un nuevo medio alternativo e innovador que estará enfocado a un segmento muy particular de personas, existe el impedimento de no poder comparar la solución propuesta con alguna otra herramienta ya desarrollada y que resuelva los mismos problemas que la solución en cuestión. Diferente sería el caso si lo que se pretende desarrollar ya exista en el mercado pues si así fuera, se podría determinar qué es lo que estaría faltando añadir al proyecto o que enfoque sería más adecuado para adoptar.</w:t>
      </w:r>
    </w:p>
    <w:p w:rsidR="00034866" w:rsidRDefault="00034866" w:rsidP="00034866">
      <w:pPr>
        <w:pStyle w:val="Prrafodelista"/>
        <w:ind w:left="993"/>
      </w:pPr>
    </w:p>
    <w:p w:rsidR="00034866" w:rsidRDefault="00034866" w:rsidP="003E15F2">
      <w:pPr>
        <w:pStyle w:val="Prrafodelista"/>
        <w:numPr>
          <w:ilvl w:val="0"/>
          <w:numId w:val="16"/>
        </w:numPr>
        <w:ind w:left="426"/>
      </w:pPr>
      <w:r>
        <w:t>El tiempo requerido para desarrollar el producto y llevar a cabo todo el proyecto está condicionado por el tiempo que el tesista le pueda brindar, siendo en este caso un período no mayor a un ci</w:t>
      </w:r>
      <w:r w:rsidR="004E159A">
        <w:t>clo académico regular (4 meses</w:t>
      </w:r>
      <w:r>
        <w:t>).</w:t>
      </w:r>
    </w:p>
    <w:p w:rsidR="00034866" w:rsidRDefault="00034866" w:rsidP="00034866">
      <w:pPr>
        <w:pStyle w:val="Prrafodelista"/>
      </w:pPr>
    </w:p>
    <w:p w:rsidR="00034866" w:rsidRDefault="00034866" w:rsidP="00034866">
      <w:pPr>
        <w:pStyle w:val="Ttulo2"/>
      </w:pPr>
      <w:bookmarkStart w:id="91" w:name="_Toc358638473"/>
      <w:bookmarkStart w:id="92" w:name="_Toc359178320"/>
      <w:r>
        <w:t>Riesgos</w:t>
      </w:r>
      <w:bookmarkEnd w:id="91"/>
      <w:bookmarkEnd w:id="92"/>
    </w:p>
    <w:p w:rsidR="00034866" w:rsidRDefault="00034866" w:rsidP="00034866"/>
    <w:p w:rsidR="00034866" w:rsidRDefault="00034866" w:rsidP="00034866">
      <w:pPr>
        <w:ind w:firstLine="576"/>
      </w:pPr>
      <w:r>
        <w:t>Además de las limitaciones, el proyecto conlleva una serie de riesgos asociados los cuales se presentarán en la siguiente tabla indicando además el impacto y las medidas que pueden ayudar para su mitigación.</w:t>
      </w:r>
    </w:p>
    <w:p w:rsidR="00034866" w:rsidRDefault="00034866" w:rsidP="00034866"/>
    <w:p w:rsidR="00034866" w:rsidRPr="00460D7E" w:rsidRDefault="00EC679E" w:rsidP="00460D7E">
      <w:pPr>
        <w:pStyle w:val="Subttulo0"/>
        <w:jc w:val="center"/>
        <w:rPr>
          <w:rStyle w:val="nfasis"/>
          <w:b/>
          <w:i/>
        </w:rPr>
      </w:pPr>
      <w:bookmarkStart w:id="93" w:name="_Toc359178357"/>
      <w:r w:rsidRPr="00460D7E">
        <w:rPr>
          <w:rStyle w:val="nfasis"/>
          <w:rFonts w:ascii="Times New Roman" w:hAnsi="Times New Roman" w:cs="Times New Roman"/>
          <w:b/>
          <w:color w:val="auto"/>
          <w:sz w:val="22"/>
          <w:lang w:val="es-ES"/>
        </w:rPr>
        <w:lastRenderedPageBreak/>
        <w:t>Tabla 1.</w:t>
      </w:r>
      <w:r w:rsidR="00460D7E" w:rsidRPr="00460D7E">
        <w:rPr>
          <w:rStyle w:val="nfasis"/>
          <w:rFonts w:ascii="Times New Roman" w:hAnsi="Times New Roman" w:cs="Times New Roman"/>
          <w:b/>
          <w:color w:val="auto"/>
          <w:sz w:val="22"/>
          <w:lang w:val="es-ES"/>
        </w:rPr>
        <w:t>3</w:t>
      </w:r>
      <w:r w:rsidRPr="00460D7E">
        <w:rPr>
          <w:rStyle w:val="nfasis"/>
          <w:rFonts w:ascii="Times New Roman" w:hAnsi="Times New Roman" w:cs="Times New Roman"/>
          <w:b/>
          <w:color w:val="auto"/>
          <w:sz w:val="22"/>
          <w:lang w:val="es-ES"/>
        </w:rPr>
        <w:t xml:space="preserve">. Riesgos del </w:t>
      </w:r>
      <w:commentRangeStart w:id="94"/>
      <w:r w:rsidRPr="00460D7E">
        <w:rPr>
          <w:rStyle w:val="nfasis"/>
          <w:rFonts w:ascii="Times New Roman" w:hAnsi="Times New Roman" w:cs="Times New Roman"/>
          <w:b/>
          <w:color w:val="auto"/>
          <w:sz w:val="22"/>
          <w:lang w:val="es-ES"/>
        </w:rPr>
        <w:t>proyecto</w:t>
      </w:r>
      <w:commentRangeEnd w:id="94"/>
      <w:r w:rsidR="0046157A">
        <w:rPr>
          <w:rStyle w:val="Refdecomentario"/>
          <w:rFonts w:ascii="Times New Roman" w:eastAsia="Times New Roman" w:hAnsi="Times New Roman" w:cs="Times New Roman"/>
          <w:i w:val="0"/>
          <w:iCs w:val="0"/>
          <w:color w:val="auto"/>
          <w:spacing w:val="0"/>
        </w:rPr>
        <w:commentReference w:id="94"/>
      </w:r>
      <w:bookmarkEnd w:id="93"/>
      <w:r w:rsidRPr="00460D7E">
        <w:rPr>
          <w:rStyle w:val="nfasis"/>
          <w:b/>
          <w:i/>
          <w:lang w:val="es-ES"/>
        </w:rPr>
        <w:br/>
      </w:r>
    </w:p>
    <w:tbl>
      <w:tblPr>
        <w:tblStyle w:val="Tablaconcuadrcula"/>
        <w:tblW w:w="0" w:type="auto"/>
        <w:jc w:val="center"/>
        <w:tblInd w:w="-1451" w:type="dxa"/>
        <w:tblLook w:val="04A0" w:firstRow="1" w:lastRow="0" w:firstColumn="1" w:lastColumn="0" w:noHBand="0" w:noVBand="1"/>
      </w:tblPr>
      <w:tblGrid>
        <w:gridCol w:w="2663"/>
        <w:gridCol w:w="2693"/>
        <w:gridCol w:w="3085"/>
      </w:tblGrid>
      <w:tr w:rsidR="00034866" w:rsidTr="00916101">
        <w:trPr>
          <w:trHeight w:val="813"/>
          <w:jc w:val="center"/>
        </w:trPr>
        <w:tc>
          <w:tcPr>
            <w:tcW w:w="2663" w:type="dxa"/>
            <w:shd w:val="clear" w:color="auto" w:fill="BFBFBF" w:themeFill="background1" w:themeFillShade="BF"/>
            <w:vAlign w:val="center"/>
          </w:tcPr>
          <w:p w:rsidR="00034866" w:rsidRPr="00850730" w:rsidRDefault="00034866" w:rsidP="00916101">
            <w:pPr>
              <w:jc w:val="center"/>
              <w:rPr>
                <w:b/>
              </w:rPr>
            </w:pPr>
            <w:r w:rsidRPr="00850730">
              <w:rPr>
                <w:b/>
              </w:rPr>
              <w:t xml:space="preserve">Riesgo </w:t>
            </w:r>
            <w:r>
              <w:rPr>
                <w:b/>
              </w:rPr>
              <w:t>i</w:t>
            </w:r>
            <w:r w:rsidRPr="00850730">
              <w:rPr>
                <w:b/>
              </w:rPr>
              <w:t>dentificado</w:t>
            </w:r>
          </w:p>
        </w:tc>
        <w:tc>
          <w:tcPr>
            <w:tcW w:w="2693" w:type="dxa"/>
            <w:shd w:val="clear" w:color="auto" w:fill="BFBFBF" w:themeFill="background1" w:themeFillShade="BF"/>
            <w:vAlign w:val="center"/>
          </w:tcPr>
          <w:p w:rsidR="00034866" w:rsidRPr="00850730" w:rsidRDefault="00034866" w:rsidP="00916101">
            <w:pPr>
              <w:jc w:val="center"/>
              <w:rPr>
                <w:b/>
              </w:rPr>
            </w:pPr>
            <w:r w:rsidRPr="00850730">
              <w:rPr>
                <w:b/>
              </w:rPr>
              <w:t xml:space="preserve">Impacto en el </w:t>
            </w:r>
            <w:r>
              <w:rPr>
                <w:b/>
              </w:rPr>
              <w:t>p</w:t>
            </w:r>
            <w:r w:rsidRPr="00850730">
              <w:rPr>
                <w:b/>
              </w:rPr>
              <w:t>royecto</w:t>
            </w:r>
          </w:p>
        </w:tc>
        <w:tc>
          <w:tcPr>
            <w:tcW w:w="3085" w:type="dxa"/>
            <w:shd w:val="clear" w:color="auto" w:fill="BFBFBF" w:themeFill="background1" w:themeFillShade="BF"/>
            <w:vAlign w:val="center"/>
          </w:tcPr>
          <w:p w:rsidR="00034866" w:rsidRPr="00850730" w:rsidRDefault="00034866" w:rsidP="00916101">
            <w:pPr>
              <w:jc w:val="center"/>
              <w:rPr>
                <w:b/>
              </w:rPr>
            </w:pPr>
            <w:r w:rsidRPr="00850730">
              <w:rPr>
                <w:b/>
              </w:rPr>
              <w:t xml:space="preserve">Medidas </w:t>
            </w:r>
            <w:r>
              <w:rPr>
                <w:b/>
              </w:rPr>
              <w:t>c</w:t>
            </w:r>
            <w:r w:rsidRPr="00850730">
              <w:rPr>
                <w:b/>
              </w:rPr>
              <w:t xml:space="preserve">orrectivas para </w:t>
            </w:r>
            <w:r>
              <w:rPr>
                <w:b/>
              </w:rPr>
              <w:t>m</w:t>
            </w:r>
            <w:r w:rsidRPr="00850730">
              <w:rPr>
                <w:b/>
              </w:rPr>
              <w:t>itigar</w:t>
            </w:r>
          </w:p>
        </w:tc>
      </w:tr>
      <w:tr w:rsidR="00034866" w:rsidTr="00916101">
        <w:trPr>
          <w:trHeight w:val="2075"/>
          <w:jc w:val="center"/>
        </w:trPr>
        <w:tc>
          <w:tcPr>
            <w:tcW w:w="2663" w:type="dxa"/>
            <w:vAlign w:val="center"/>
          </w:tcPr>
          <w:p w:rsidR="00034866" w:rsidRDefault="00034866" w:rsidP="00916101">
            <w:pPr>
              <w:jc w:val="left"/>
            </w:pPr>
            <w:r>
              <w:t>Poca o ninguna disponibilidad por parte de la muestra de usuarios del sistema para la obtención de requerimientos.</w:t>
            </w:r>
          </w:p>
        </w:tc>
        <w:tc>
          <w:tcPr>
            <w:tcW w:w="2693" w:type="dxa"/>
            <w:vAlign w:val="center"/>
          </w:tcPr>
          <w:p w:rsidR="00034866" w:rsidRDefault="00034866" w:rsidP="00916101">
            <w:pPr>
              <w:jc w:val="left"/>
            </w:pPr>
            <w:r>
              <w:t>Inadecuada obtención de requerimientos del sistema que repercute en un análisis y diseño poco óptimo o eficiente.</w:t>
            </w:r>
          </w:p>
        </w:tc>
        <w:tc>
          <w:tcPr>
            <w:tcW w:w="3085" w:type="dxa"/>
            <w:vAlign w:val="center"/>
          </w:tcPr>
          <w:p w:rsidR="00034866" w:rsidRDefault="00034866" w:rsidP="00916101">
            <w:pPr>
              <w:jc w:val="left"/>
            </w:pPr>
            <w:r>
              <w:t>Constante comunicación y coordinación con los usuarios. Se debe además contar con un grupo adicional de usuarios que puedan sustituir a los ausentes.</w:t>
            </w:r>
          </w:p>
        </w:tc>
      </w:tr>
      <w:tr w:rsidR="00963D77" w:rsidTr="00916101">
        <w:trPr>
          <w:trHeight w:val="2075"/>
          <w:jc w:val="center"/>
        </w:trPr>
        <w:tc>
          <w:tcPr>
            <w:tcW w:w="2663" w:type="dxa"/>
            <w:vAlign w:val="center"/>
          </w:tcPr>
          <w:p w:rsidR="00963D77" w:rsidRDefault="00963D77" w:rsidP="006010F8">
            <w:pPr>
              <w:jc w:val="left"/>
            </w:pPr>
            <w:r>
              <w:t>Usuarios del sistema con pocos o ningún conocimiento en computación.</w:t>
            </w:r>
          </w:p>
        </w:tc>
        <w:tc>
          <w:tcPr>
            <w:tcW w:w="2693" w:type="dxa"/>
            <w:vAlign w:val="center"/>
          </w:tcPr>
          <w:p w:rsidR="00963D77" w:rsidRDefault="00963D77" w:rsidP="006010F8">
            <w:pPr>
              <w:jc w:val="left"/>
            </w:pPr>
            <w:r>
              <w:t>Poco aprovechamiento de la herramienta por parte de sus usuarios.</w:t>
            </w:r>
          </w:p>
        </w:tc>
        <w:tc>
          <w:tcPr>
            <w:tcW w:w="3085" w:type="dxa"/>
            <w:vAlign w:val="center"/>
          </w:tcPr>
          <w:p w:rsidR="00963D77" w:rsidRDefault="00963D77" w:rsidP="006010F8">
            <w:pPr>
              <w:jc w:val="left"/>
            </w:pPr>
            <w:r>
              <w:t>Se puede incluir una sección de ayuda así como breves manuales y videos explicativos de las principales funcionalidades.</w:t>
            </w:r>
          </w:p>
        </w:tc>
      </w:tr>
      <w:tr w:rsidR="00963D77" w:rsidTr="00916101">
        <w:trPr>
          <w:trHeight w:val="1539"/>
          <w:jc w:val="center"/>
        </w:trPr>
        <w:tc>
          <w:tcPr>
            <w:tcW w:w="2663" w:type="dxa"/>
            <w:vAlign w:val="center"/>
          </w:tcPr>
          <w:p w:rsidR="00963D77" w:rsidRDefault="00963D77" w:rsidP="00916101">
            <w:pPr>
              <w:jc w:val="left"/>
            </w:pPr>
            <w:r>
              <w:t>Mal entendimiento de los requerimientos del grupo de usuarios del sistema.</w:t>
            </w:r>
          </w:p>
        </w:tc>
        <w:tc>
          <w:tcPr>
            <w:tcW w:w="2693" w:type="dxa"/>
            <w:vAlign w:val="center"/>
          </w:tcPr>
          <w:p w:rsidR="00963D77" w:rsidRDefault="00963D77" w:rsidP="00916101">
            <w:pPr>
              <w:jc w:val="left"/>
            </w:pPr>
            <w:r>
              <w:t>Sistema inadecuado que no satisface las verdaderas necesidades de los trabajadores independientes.</w:t>
            </w:r>
          </w:p>
        </w:tc>
        <w:tc>
          <w:tcPr>
            <w:tcW w:w="3085" w:type="dxa"/>
            <w:vAlign w:val="center"/>
          </w:tcPr>
          <w:p w:rsidR="00963D77" w:rsidRDefault="00963D77" w:rsidP="00916101">
            <w:pPr>
              <w:jc w:val="left"/>
            </w:pPr>
            <w:r>
              <w:t>Comunicación constante con el grupo de usuarios para la revisión y confirmación de cada uno de los requisitos.</w:t>
            </w:r>
          </w:p>
        </w:tc>
      </w:tr>
      <w:tr w:rsidR="00963D77" w:rsidTr="00916101">
        <w:trPr>
          <w:trHeight w:val="1539"/>
          <w:jc w:val="center"/>
          <w:ins w:id="95" w:author="Christian" w:date="2013-06-16T16:49:00Z"/>
        </w:trPr>
        <w:tc>
          <w:tcPr>
            <w:tcW w:w="2663" w:type="dxa"/>
            <w:vAlign w:val="center"/>
          </w:tcPr>
          <w:p w:rsidR="00963D77" w:rsidRDefault="00963D77" w:rsidP="00916101">
            <w:pPr>
              <w:jc w:val="left"/>
              <w:rPr>
                <w:ins w:id="96" w:author="Christian" w:date="2013-06-16T16:49:00Z"/>
              </w:rPr>
            </w:pPr>
            <w:ins w:id="97" w:author="Christian" w:date="2013-06-16T16:52:00Z">
              <w:r>
                <w:t>Mala elaboración del caso de negocio de la solución planteada.</w:t>
              </w:r>
            </w:ins>
          </w:p>
        </w:tc>
        <w:tc>
          <w:tcPr>
            <w:tcW w:w="2693" w:type="dxa"/>
            <w:vAlign w:val="center"/>
          </w:tcPr>
          <w:p w:rsidR="00963D77" w:rsidRDefault="00187510" w:rsidP="00916101">
            <w:pPr>
              <w:jc w:val="left"/>
              <w:rPr>
                <w:ins w:id="98" w:author="Christian" w:date="2013-06-16T16:49:00Z"/>
              </w:rPr>
            </w:pPr>
            <w:ins w:id="99" w:author="Christian" w:date="2013-06-16T16:59:00Z">
              <w:r>
                <w:t>El</w:t>
              </w:r>
            </w:ins>
            <w:ins w:id="100" w:author="Christian" w:date="2013-06-16T17:00:00Z">
              <w:r>
                <w:t xml:space="preserve"> caso de negocio no se ajusta ni satisface las necesidades reales de los usuarios del sistema.</w:t>
              </w:r>
            </w:ins>
          </w:p>
        </w:tc>
        <w:tc>
          <w:tcPr>
            <w:tcW w:w="3085" w:type="dxa"/>
            <w:vAlign w:val="center"/>
          </w:tcPr>
          <w:p w:rsidR="00963D77" w:rsidRDefault="006C45E5" w:rsidP="00CF1214">
            <w:pPr>
              <w:jc w:val="left"/>
              <w:rPr>
                <w:ins w:id="101" w:author="Christian" w:date="2013-06-16T16:49:00Z"/>
              </w:rPr>
            </w:pPr>
            <w:ins w:id="102" w:author="Christian" w:date="2013-06-16T17:51:00Z">
              <w:r>
                <w:t>Revisión del caso de negocio por parte de los usuarios del sistema y asesor del proyecto</w:t>
              </w:r>
            </w:ins>
            <w:ins w:id="103" w:author="Christian" w:date="2013-06-16T18:01:00Z">
              <w:r w:rsidR="00CF1214">
                <w:t xml:space="preserve"> </w:t>
              </w:r>
              <w:r w:rsidR="00CF1214">
                <w:t>y corrección en caso aplique</w:t>
              </w:r>
              <w:r w:rsidR="00CF1214">
                <w:t>.</w:t>
              </w:r>
            </w:ins>
          </w:p>
        </w:tc>
      </w:tr>
      <w:tr w:rsidR="00963D77" w:rsidTr="00143157">
        <w:trPr>
          <w:trHeight w:val="1567"/>
          <w:jc w:val="center"/>
          <w:ins w:id="104" w:author="Christian" w:date="2013-06-16T16:49:00Z"/>
        </w:trPr>
        <w:tc>
          <w:tcPr>
            <w:tcW w:w="2663" w:type="dxa"/>
            <w:vAlign w:val="center"/>
          </w:tcPr>
          <w:p w:rsidR="00963D77" w:rsidRDefault="00963D77" w:rsidP="00916101">
            <w:pPr>
              <w:jc w:val="left"/>
              <w:rPr>
                <w:ins w:id="105" w:author="Christian" w:date="2013-06-16T16:49:00Z"/>
              </w:rPr>
            </w:pPr>
            <w:ins w:id="106" w:author="Christian" w:date="2013-06-16T16:52:00Z">
              <w:r>
                <w:t>Inadecuado modelamiento de los procesos de negocio.</w:t>
              </w:r>
            </w:ins>
          </w:p>
        </w:tc>
        <w:tc>
          <w:tcPr>
            <w:tcW w:w="2693" w:type="dxa"/>
            <w:vAlign w:val="center"/>
          </w:tcPr>
          <w:p w:rsidR="00963D77" w:rsidRDefault="00187510" w:rsidP="00916101">
            <w:pPr>
              <w:jc w:val="left"/>
              <w:rPr>
                <w:ins w:id="107" w:author="Christian" w:date="2013-06-16T16:49:00Z"/>
              </w:rPr>
            </w:pPr>
            <w:ins w:id="108" w:author="Christian" w:date="2013-06-16T17:05:00Z">
              <w:r>
                <w:t>Los procesos de negocio no reflejan lo planteado en el caso de negocio.</w:t>
              </w:r>
            </w:ins>
          </w:p>
        </w:tc>
        <w:tc>
          <w:tcPr>
            <w:tcW w:w="3085" w:type="dxa"/>
            <w:vAlign w:val="center"/>
          </w:tcPr>
          <w:p w:rsidR="00963D77" w:rsidRDefault="00DE73E2" w:rsidP="00CF1214">
            <w:pPr>
              <w:jc w:val="left"/>
              <w:rPr>
                <w:ins w:id="109" w:author="Christian" w:date="2013-06-16T16:49:00Z"/>
              </w:rPr>
            </w:pPr>
            <w:ins w:id="110" w:author="Christian" w:date="2013-06-16T17:52:00Z">
              <w:r>
                <w:t>Revisi</w:t>
              </w:r>
              <w:r>
                <w:t xml:space="preserve">ón de los procesos de negocios </w:t>
              </w:r>
              <w:r>
                <w:t>por parte de los usuarios del sistema y asesor del proyecto</w:t>
              </w:r>
            </w:ins>
            <w:ins w:id="111" w:author="Christian" w:date="2013-06-16T18:01:00Z">
              <w:r w:rsidR="00CF1214">
                <w:t xml:space="preserve"> </w:t>
              </w:r>
              <w:r w:rsidR="00CF1214">
                <w:t xml:space="preserve">y reingeniería en caso </w:t>
              </w:r>
              <w:r w:rsidR="00CF1214">
                <w:t>sea necesario.</w:t>
              </w:r>
            </w:ins>
          </w:p>
        </w:tc>
      </w:tr>
      <w:tr w:rsidR="00963D77" w:rsidTr="00781CAD">
        <w:trPr>
          <w:trHeight w:val="1834"/>
          <w:jc w:val="center"/>
          <w:ins w:id="112" w:author="Christian" w:date="2013-06-16T16:49:00Z"/>
        </w:trPr>
        <w:tc>
          <w:tcPr>
            <w:tcW w:w="2663" w:type="dxa"/>
            <w:vAlign w:val="center"/>
          </w:tcPr>
          <w:p w:rsidR="00963D77" w:rsidRDefault="00963D77" w:rsidP="006E29F3">
            <w:pPr>
              <w:jc w:val="left"/>
              <w:rPr>
                <w:ins w:id="113" w:author="Christian" w:date="2013-06-16T16:49:00Z"/>
              </w:rPr>
            </w:pPr>
            <w:ins w:id="114" w:author="Christian" w:date="2013-06-16T16:53:00Z">
              <w:r>
                <w:t>Mala definición de las reglas y políticas de negocio</w:t>
              </w:r>
            </w:ins>
          </w:p>
        </w:tc>
        <w:tc>
          <w:tcPr>
            <w:tcW w:w="2693" w:type="dxa"/>
            <w:vAlign w:val="center"/>
          </w:tcPr>
          <w:p w:rsidR="00963D77" w:rsidRDefault="00187510" w:rsidP="00916101">
            <w:pPr>
              <w:jc w:val="left"/>
              <w:rPr>
                <w:ins w:id="115" w:author="Christian" w:date="2013-06-16T16:49:00Z"/>
              </w:rPr>
            </w:pPr>
            <w:ins w:id="116" w:author="Christian" w:date="2013-06-16T17:06:00Z">
              <w:r>
                <w:t xml:space="preserve">Las reglas y políticas </w:t>
              </w:r>
            </w:ins>
            <w:ins w:id="117" w:author="Christian" w:date="2013-06-16T17:18:00Z">
              <w:r w:rsidR="009C7953">
                <w:t xml:space="preserve">de negocio </w:t>
              </w:r>
            </w:ins>
            <w:ins w:id="118" w:author="Christian" w:date="2013-06-16T17:49:00Z">
              <w:r w:rsidR="006C45E5">
                <w:t>podrían no ser cumplidas por parte de los clientes y proveedores de servicios.</w:t>
              </w:r>
            </w:ins>
          </w:p>
        </w:tc>
        <w:tc>
          <w:tcPr>
            <w:tcW w:w="3085" w:type="dxa"/>
            <w:vAlign w:val="center"/>
          </w:tcPr>
          <w:p w:rsidR="00963D77" w:rsidRDefault="00781CAD" w:rsidP="00781CAD">
            <w:pPr>
              <w:jc w:val="left"/>
              <w:rPr>
                <w:ins w:id="119" w:author="Christian" w:date="2013-06-16T16:49:00Z"/>
              </w:rPr>
            </w:pPr>
            <w:ins w:id="120" w:author="Christian" w:date="2013-06-16T17:57:00Z">
              <w:r>
                <w:t>Revisión y r</w:t>
              </w:r>
            </w:ins>
            <w:ins w:id="121" w:author="Christian" w:date="2013-06-16T17:56:00Z">
              <w:r>
                <w:t xml:space="preserve">eplanteamiento </w:t>
              </w:r>
            </w:ins>
            <w:ins w:id="122" w:author="Christian" w:date="2013-06-16T17:57:00Z">
              <w:r>
                <w:t xml:space="preserve">(en caso aplique) </w:t>
              </w:r>
            </w:ins>
            <w:ins w:id="123" w:author="Christian" w:date="2013-06-16T17:52:00Z">
              <w:r w:rsidR="00DE73E2">
                <w:t>de las reglas y políticas de negocio</w:t>
              </w:r>
              <w:r w:rsidR="00DE73E2">
                <w:t xml:space="preserve"> por parte de los usuarios del sistema y asesor del proyecto.</w:t>
              </w:r>
            </w:ins>
          </w:p>
        </w:tc>
      </w:tr>
      <w:tr w:rsidR="00963D77" w:rsidTr="00A32AB4">
        <w:trPr>
          <w:trHeight w:val="1828"/>
          <w:jc w:val="center"/>
          <w:ins w:id="124" w:author="Christian" w:date="2013-06-16T16:53:00Z"/>
        </w:trPr>
        <w:tc>
          <w:tcPr>
            <w:tcW w:w="2663" w:type="dxa"/>
            <w:vAlign w:val="center"/>
          </w:tcPr>
          <w:p w:rsidR="00963D77" w:rsidRDefault="00963D77" w:rsidP="00963D77">
            <w:pPr>
              <w:jc w:val="left"/>
              <w:rPr>
                <w:ins w:id="125" w:author="Christian" w:date="2013-06-16T16:53:00Z"/>
              </w:rPr>
            </w:pPr>
            <w:ins w:id="126" w:author="Christian" w:date="2013-06-16T16:56:00Z">
              <w:r>
                <w:t xml:space="preserve">Planteamiento </w:t>
              </w:r>
            </w:ins>
            <w:ins w:id="127" w:author="Christian" w:date="2013-06-16T16:55:00Z">
              <w:r>
                <w:t>de un algoritmo de asignaci</w:t>
              </w:r>
            </w:ins>
            <w:ins w:id="128" w:author="Christian" w:date="2013-06-16T16:56:00Z">
              <w:r>
                <w:t xml:space="preserve">ón automática de proveedores muy complejo </w:t>
              </w:r>
            </w:ins>
            <w:ins w:id="129" w:author="Christian" w:date="2013-06-16T16:58:00Z">
              <w:r>
                <w:t>de</w:t>
              </w:r>
            </w:ins>
            <w:ins w:id="130" w:author="Christian" w:date="2013-06-16T16:56:00Z">
              <w:r>
                <w:t xml:space="preserve"> </w:t>
              </w:r>
            </w:ins>
            <w:ins w:id="131" w:author="Christian" w:date="2013-06-16T16:58:00Z">
              <w:r>
                <w:t>implementar</w:t>
              </w:r>
            </w:ins>
            <w:ins w:id="132" w:author="Christian" w:date="2013-06-16T16:57:00Z">
              <w:r>
                <w:t>.</w:t>
              </w:r>
            </w:ins>
          </w:p>
        </w:tc>
        <w:tc>
          <w:tcPr>
            <w:tcW w:w="2693" w:type="dxa"/>
            <w:vAlign w:val="center"/>
          </w:tcPr>
          <w:p w:rsidR="00963D77" w:rsidRDefault="005C7AA3" w:rsidP="005C7AA3">
            <w:pPr>
              <w:jc w:val="left"/>
              <w:rPr>
                <w:ins w:id="133" w:author="Christian" w:date="2013-06-16T16:53:00Z"/>
              </w:rPr>
            </w:pPr>
            <w:ins w:id="134" w:author="Christian" w:date="2013-06-16T17:51:00Z">
              <w:r>
                <w:t>Retraso en la implementaci</w:t>
              </w:r>
            </w:ins>
            <w:ins w:id="135" w:author="Christian" w:date="2013-06-16T18:00:00Z">
              <w:r>
                <w:t xml:space="preserve">ón </w:t>
              </w:r>
            </w:ins>
            <w:ins w:id="136" w:author="Christian" w:date="2013-06-16T17:51:00Z">
              <w:r>
                <w:t>de</w:t>
              </w:r>
            </w:ins>
            <w:ins w:id="137" w:author="Christian" w:date="2013-06-16T18:00:00Z">
              <w:r>
                <w:t xml:space="preserve"> la solución del proyecto</w:t>
              </w:r>
            </w:ins>
            <w:ins w:id="138" w:author="Christian" w:date="2013-06-16T17:51:00Z">
              <w:r w:rsidR="006C45E5">
                <w:t>.</w:t>
              </w:r>
            </w:ins>
          </w:p>
        </w:tc>
        <w:tc>
          <w:tcPr>
            <w:tcW w:w="3085" w:type="dxa"/>
            <w:vAlign w:val="center"/>
          </w:tcPr>
          <w:p w:rsidR="00963D77" w:rsidRDefault="00C82CFF" w:rsidP="000D3880">
            <w:pPr>
              <w:jc w:val="left"/>
              <w:rPr>
                <w:ins w:id="139" w:author="Christian" w:date="2013-06-16T16:53:00Z"/>
              </w:rPr>
            </w:pPr>
            <w:ins w:id="140" w:author="Christian" w:date="2013-06-16T18:07:00Z">
              <w:r>
                <w:t>Revisi</w:t>
              </w:r>
            </w:ins>
            <w:ins w:id="141" w:author="Christian" w:date="2013-06-16T18:08:00Z">
              <w:r>
                <w:t>ó</w:t>
              </w:r>
            </w:ins>
            <w:ins w:id="142" w:author="Christian" w:date="2013-06-16T18:07:00Z">
              <w:r>
                <w:t>n</w:t>
              </w:r>
            </w:ins>
            <w:ins w:id="143" w:author="Christian" w:date="2013-06-16T18:08:00Z">
              <w:r>
                <w:t xml:space="preserve"> </w:t>
              </w:r>
            </w:ins>
            <w:ins w:id="144" w:author="Christian" w:date="2013-06-16T18:10:00Z">
              <w:r>
                <w:t xml:space="preserve">de </w:t>
              </w:r>
            </w:ins>
            <w:ins w:id="145" w:author="Christian" w:date="2013-06-16T18:17:00Z">
              <w:r>
                <w:t xml:space="preserve">toda </w:t>
              </w:r>
            </w:ins>
            <w:ins w:id="146" w:author="Christian" w:date="2013-06-16T18:10:00Z">
              <w:r>
                <w:t>la</w:t>
              </w:r>
            </w:ins>
            <w:ins w:id="147" w:author="Christian" w:date="2013-06-16T18:17:00Z">
              <w:r>
                <w:t xml:space="preserve"> lógica </w:t>
              </w:r>
            </w:ins>
            <w:ins w:id="148" w:author="Christian" w:date="2013-06-16T18:18:00Z">
              <w:r w:rsidR="000D3880">
                <w:t>planteada y reingen</w:t>
              </w:r>
            </w:ins>
            <w:ins w:id="149" w:author="Christian" w:date="2013-06-16T18:19:00Z">
              <w:r w:rsidR="000D3880">
                <w:t xml:space="preserve">iería </w:t>
              </w:r>
            </w:ins>
            <w:ins w:id="150" w:author="Christian" w:date="2013-06-16T18:21:00Z">
              <w:r w:rsidR="000D3880">
                <w:t>del algoritmo.</w:t>
              </w:r>
            </w:ins>
          </w:p>
        </w:tc>
      </w:tr>
      <w:tr w:rsidR="00963D77" w:rsidTr="00916101">
        <w:trPr>
          <w:trHeight w:val="1533"/>
          <w:jc w:val="center"/>
        </w:trPr>
        <w:tc>
          <w:tcPr>
            <w:tcW w:w="2663" w:type="dxa"/>
            <w:vAlign w:val="center"/>
          </w:tcPr>
          <w:p w:rsidR="00963D77" w:rsidRDefault="00963D77" w:rsidP="00916101">
            <w:pPr>
              <w:jc w:val="left"/>
            </w:pPr>
            <w:r>
              <w:lastRenderedPageBreak/>
              <w:t>Tecnología a usar puede dificultar parte del desarrollo por falta de experiencia.</w:t>
            </w:r>
          </w:p>
        </w:tc>
        <w:tc>
          <w:tcPr>
            <w:tcW w:w="2693" w:type="dxa"/>
            <w:vAlign w:val="center"/>
          </w:tcPr>
          <w:p w:rsidR="00963D77" w:rsidRDefault="00963D77" w:rsidP="00916101">
            <w:pPr>
              <w:jc w:val="left"/>
            </w:pPr>
            <w:r>
              <w:t>Retraso en los avances en el desarrollo del sistema.</w:t>
            </w:r>
          </w:p>
        </w:tc>
        <w:tc>
          <w:tcPr>
            <w:tcW w:w="3085" w:type="dxa"/>
            <w:vAlign w:val="center"/>
          </w:tcPr>
          <w:p w:rsidR="00963D77" w:rsidRDefault="00963D77" w:rsidP="00916101">
            <w:pPr>
              <w:jc w:val="left"/>
            </w:pPr>
            <w:r>
              <w:t>Hacer una investigación previa al inicio oficial del desarrollo y contar con manuales de la tecnología a emplear.</w:t>
            </w:r>
          </w:p>
        </w:tc>
      </w:tr>
      <w:tr w:rsidR="00963D77" w:rsidTr="00916101">
        <w:trPr>
          <w:trHeight w:val="1556"/>
          <w:jc w:val="center"/>
        </w:trPr>
        <w:tc>
          <w:tcPr>
            <w:tcW w:w="2663" w:type="dxa"/>
            <w:vAlign w:val="center"/>
          </w:tcPr>
          <w:p w:rsidR="00963D77" w:rsidRDefault="00963D77" w:rsidP="00916101">
            <w:pPr>
              <w:jc w:val="left"/>
            </w:pPr>
            <w:r>
              <w:t>Pérdida de la documentación del proyecto y/o código fuente del producto.</w:t>
            </w:r>
          </w:p>
        </w:tc>
        <w:tc>
          <w:tcPr>
            <w:tcW w:w="2693" w:type="dxa"/>
            <w:vAlign w:val="center"/>
          </w:tcPr>
          <w:p w:rsidR="00963D77" w:rsidRDefault="00963D77" w:rsidP="00916101">
            <w:pPr>
              <w:jc w:val="left"/>
            </w:pPr>
            <w:r>
              <w:t>Retraso en la entrega de los avances del proyecto e incluso tener que rehacer la documentación o código fuente perdido.</w:t>
            </w:r>
          </w:p>
        </w:tc>
        <w:tc>
          <w:tcPr>
            <w:tcW w:w="3085" w:type="dxa"/>
            <w:vAlign w:val="center"/>
          </w:tcPr>
          <w:p w:rsidR="00963D77" w:rsidRDefault="00963D77" w:rsidP="00916101">
            <w:pPr>
              <w:jc w:val="left"/>
            </w:pPr>
            <w:r>
              <w:t>Utilizar un software de control de versiones (repositorio) para salvaguardar todo el proyecto.</w:t>
            </w:r>
          </w:p>
        </w:tc>
      </w:tr>
    </w:tbl>
    <w:p w:rsidR="00142968" w:rsidRPr="00034866" w:rsidRDefault="00142968" w:rsidP="007D4329">
      <w:pPr>
        <w:ind w:firstLine="576"/>
      </w:pPr>
    </w:p>
    <w:p w:rsidR="00034866" w:rsidRDefault="00034866" w:rsidP="007D4329">
      <w:pPr>
        <w:ind w:firstLine="576"/>
        <w:rPr>
          <w:lang w:val="es-ES"/>
        </w:rPr>
      </w:pPr>
    </w:p>
    <w:p w:rsidR="001A0C07" w:rsidRDefault="001A0C07" w:rsidP="007D4329">
      <w:pPr>
        <w:ind w:firstLine="576"/>
        <w:rPr>
          <w:lang w:val="es-ES"/>
        </w:rPr>
      </w:pPr>
    </w:p>
    <w:p w:rsidR="0017587C" w:rsidRDefault="0017587C" w:rsidP="0017587C">
      <w:pPr>
        <w:pStyle w:val="Ttulo1"/>
        <w:rPr>
          <w:sz w:val="28"/>
        </w:rPr>
      </w:pPr>
      <w:bookmarkStart w:id="151" w:name="_Toc359178321"/>
      <w:r>
        <w:rPr>
          <w:sz w:val="28"/>
        </w:rPr>
        <w:t>Justificación y viabilidad</w:t>
      </w:r>
      <w:bookmarkEnd w:id="151"/>
    </w:p>
    <w:p w:rsidR="00916101" w:rsidRDefault="00916101" w:rsidP="00916101"/>
    <w:p w:rsidR="00916101" w:rsidRPr="00916101" w:rsidRDefault="00916101" w:rsidP="00916101">
      <w:pPr>
        <w:ind w:firstLine="432"/>
      </w:pPr>
      <w:r>
        <w:t xml:space="preserve">En la siguiente sección, se presentará en </w:t>
      </w:r>
      <w:r w:rsidR="00F34A9E">
        <w:t xml:space="preserve">primera instancia </w:t>
      </w:r>
      <w:r>
        <w:t xml:space="preserve">la justificación por la cual se decidió realizar el proyecto así como su propuesta de solución. </w:t>
      </w:r>
      <w:r w:rsidR="00F34A9E">
        <w:t>Seguidamente</w:t>
      </w:r>
      <w:r>
        <w:t>, se presentará el análisis de viabilidad del proyecto el cual permite determinar si será posible o no llevarlo a cabo y en qué medida se podrá hacerlo.</w:t>
      </w:r>
    </w:p>
    <w:p w:rsidR="00690CAC" w:rsidRPr="00686CEA" w:rsidRDefault="00690CAC" w:rsidP="00690CAC">
      <w:pPr>
        <w:pStyle w:val="Ttulo2"/>
        <w:rPr>
          <w:sz w:val="24"/>
        </w:rPr>
      </w:pPr>
      <w:bookmarkStart w:id="152" w:name="_Toc358646366"/>
      <w:bookmarkStart w:id="153" w:name="_Toc359178322"/>
      <w:r w:rsidRPr="00686CEA">
        <w:rPr>
          <w:sz w:val="24"/>
        </w:rPr>
        <w:t xml:space="preserve">Justificativa del proyecto de </w:t>
      </w:r>
      <w:commentRangeStart w:id="154"/>
      <w:r w:rsidRPr="00686CEA">
        <w:rPr>
          <w:sz w:val="24"/>
        </w:rPr>
        <w:t>tesis</w:t>
      </w:r>
      <w:bookmarkEnd w:id="152"/>
      <w:commentRangeEnd w:id="154"/>
      <w:r w:rsidR="00E12659">
        <w:rPr>
          <w:rStyle w:val="Refdecomentario"/>
          <w:rFonts w:ascii="Times New Roman" w:hAnsi="Times New Roman" w:cs="Times New Roman"/>
          <w:b w:val="0"/>
          <w:bCs w:val="0"/>
          <w:iCs w:val="0"/>
        </w:rPr>
        <w:commentReference w:id="154"/>
      </w:r>
      <w:bookmarkEnd w:id="153"/>
    </w:p>
    <w:p w:rsidR="00086ECB" w:rsidRDefault="00086ECB" w:rsidP="00690CAC"/>
    <w:p w:rsidR="009D24A8" w:rsidRDefault="00916101" w:rsidP="00045135">
      <w:pPr>
        <w:ind w:firstLine="426"/>
      </w:pPr>
      <w:r>
        <w:t>El motivo que conllevó a la realización del presente</w:t>
      </w:r>
      <w:r w:rsidR="00F0719D">
        <w:t xml:space="preserve"> proyecto de fin de carrera es el</w:t>
      </w:r>
      <w:r>
        <w:t xml:space="preserve"> de </w:t>
      </w:r>
      <w:r w:rsidR="00F34A9E">
        <w:t xml:space="preserve">poder </w:t>
      </w:r>
      <w:r w:rsidR="00003793">
        <w:t xml:space="preserve">ofrecer, </w:t>
      </w:r>
      <w:r w:rsidR="00F34A9E">
        <w:t xml:space="preserve">en primer lugar, un espacio de anuncio a las personas naturales que </w:t>
      </w:r>
      <w:r w:rsidR="000510E1">
        <w:t>se dedican a ofrecer</w:t>
      </w:r>
      <w:r w:rsidR="00F34A9E">
        <w:t xml:space="preserve"> servicios generales y de mantenimiento a hogares</w:t>
      </w:r>
      <w:r w:rsidR="00174D1A">
        <w:t xml:space="preserve"> </w:t>
      </w:r>
      <w:r w:rsidR="001E1D09">
        <w:t>los cuales</w:t>
      </w:r>
      <w:r w:rsidR="000510E1">
        <w:t>,</w:t>
      </w:r>
      <w:r w:rsidR="001E1D09">
        <w:t xml:space="preserve"> </w:t>
      </w:r>
      <w:r w:rsidR="000510E1">
        <w:t>como se vio en</w:t>
      </w:r>
      <w:r w:rsidR="001E1D09">
        <w:t xml:space="preserve"> la problemática</w:t>
      </w:r>
      <w:r w:rsidR="000510E1">
        <w:t>,</w:t>
      </w:r>
      <w:r w:rsidR="001E1D09">
        <w:t xml:space="preserve"> </w:t>
      </w:r>
      <w:r w:rsidR="000510E1">
        <w:t xml:space="preserve">se beneficiarían de poder contar con un nuevo medio alternativo </w:t>
      </w:r>
      <w:r w:rsidR="00003793">
        <w:t xml:space="preserve">que les permita </w:t>
      </w:r>
      <w:r w:rsidR="000510E1">
        <w:t>darse a conocer.</w:t>
      </w:r>
      <w:r w:rsidR="00003793">
        <w:t xml:space="preserve"> Para estos trabajadores independientes </w:t>
      </w:r>
      <w:r w:rsidR="00C30753">
        <w:t xml:space="preserve">es importante poder conseguir nuevos clientes </w:t>
      </w:r>
      <w:r w:rsidR="00A617D5">
        <w:t xml:space="preserve">y nuevos trabajos puesto que en muchos casos, sus ingresos económicos dependen de la cantidad de trabajos que </w:t>
      </w:r>
      <w:r w:rsidR="00045135">
        <w:t xml:space="preserve">ellos </w:t>
      </w:r>
      <w:r w:rsidR="00A617D5">
        <w:t xml:space="preserve">puedan realizar. </w:t>
      </w:r>
      <w:r w:rsidR="00073C1F">
        <w:t>Para este fin con el presente proyecto se desarrollará un sistema de información web el cual les permitir</w:t>
      </w:r>
      <w:r w:rsidR="00AE09FD">
        <w:t xml:space="preserve">á a estos trabajadores independientes poder darse de alta, anunciar qué es lo que hacen y ofrecen como servicios, </w:t>
      </w:r>
      <w:r w:rsidR="00045135">
        <w:t xml:space="preserve">manejar su disponibilidad a través de un calendario personal, </w:t>
      </w:r>
      <w:r w:rsidR="00BF1F4B">
        <w:t xml:space="preserve">y contar con una herramienta que les de soporte para la realización de sus trabajos realizados, </w:t>
      </w:r>
      <w:r w:rsidR="00045135">
        <w:t xml:space="preserve">todo esto tan solo </w:t>
      </w:r>
      <w:r w:rsidR="00BF1F4B">
        <w:t xml:space="preserve">con </w:t>
      </w:r>
      <w:r w:rsidR="00AE09FD">
        <w:t xml:space="preserve">una computadora </w:t>
      </w:r>
      <w:r w:rsidR="00045135">
        <w:t xml:space="preserve">que esté </w:t>
      </w:r>
      <w:r w:rsidR="00AE09FD">
        <w:t>conectada a internet</w:t>
      </w:r>
      <w:r w:rsidR="00045135">
        <w:t>.</w:t>
      </w:r>
    </w:p>
    <w:p w:rsidR="009D24A8" w:rsidRDefault="009D24A8" w:rsidP="009D24A8">
      <w:pPr>
        <w:ind w:firstLine="426"/>
      </w:pPr>
    </w:p>
    <w:p w:rsidR="001A1E9C" w:rsidRDefault="00AE09FD" w:rsidP="00AE09FD">
      <w:pPr>
        <w:ind w:firstLine="426"/>
      </w:pPr>
      <w:r>
        <w:t xml:space="preserve">En segundo lugar y desde el punto de vista de los </w:t>
      </w:r>
      <w:r w:rsidR="009D24A8">
        <w:t>clientes</w:t>
      </w:r>
      <w:r>
        <w:t xml:space="preserve">, la solución propuesta ofrecerá un medio alternativo para </w:t>
      </w:r>
      <w:r w:rsidR="00C874C7">
        <w:t xml:space="preserve">que </w:t>
      </w:r>
      <w:r>
        <w:t>puedan encontrar personas que satisfagan sus necesidades de servicios indicando</w:t>
      </w:r>
      <w:r w:rsidR="001A1E9C">
        <w:t>,</w:t>
      </w:r>
      <w:r>
        <w:t xml:space="preserve"> para esto</w:t>
      </w:r>
      <w:r w:rsidR="001A1E9C">
        <w:t>,</w:t>
      </w:r>
      <w:r>
        <w:t xml:space="preserve"> qué es lo que necesitan, en dónde y </w:t>
      </w:r>
      <w:r w:rsidR="001A1E9C">
        <w:t xml:space="preserve">cuándo. Además con la herramienta podrán calificar y valorizar la calidad de atención y ejecución de los servicios contratados lo que permitirá que se establezcan rankings con los mejores proveedores lo cual </w:t>
      </w:r>
      <w:r w:rsidR="001F7C5D">
        <w:t>garantiza y se procure que sean siempre los mejores trabajadores los que ofrezcan los servicios.</w:t>
      </w:r>
    </w:p>
    <w:p w:rsidR="009D24A8" w:rsidRDefault="009D24A8" w:rsidP="009D24A8">
      <w:pPr>
        <w:ind w:firstLine="426"/>
      </w:pPr>
    </w:p>
    <w:p w:rsidR="00F34A9E" w:rsidRDefault="00AF44C2" w:rsidP="00F07EF9">
      <w:pPr>
        <w:ind w:firstLine="426"/>
      </w:pPr>
      <w:r>
        <w:t xml:space="preserve">Para lograr todo lo anterior descrito, si bien es cierto en el presente proyecto se obtendrá como producto final un sistema web, es importante mencionar que dicho sistema se habrá realizado de acuerdo al caso de negocio el cual a grandes rasgos pretende establecer un </w:t>
      </w:r>
      <w:ins w:id="155" w:author="Christian" w:date="2013-06-16T18:27:00Z">
        <w:r w:rsidR="00E07DE8" w:rsidRPr="00E07DE8">
          <w:t>nuevo canal de venta de servicio</w:t>
        </w:r>
        <w:r w:rsidR="00E07DE8">
          <w:t>s</w:t>
        </w:r>
        <w:r w:rsidR="00E07DE8" w:rsidRPr="00E07DE8">
          <w:t xml:space="preserve"> para las personas naturales</w:t>
        </w:r>
        <w:r w:rsidR="00E07DE8">
          <w:t xml:space="preserve"> en </w:t>
        </w:r>
        <w:r w:rsidR="00E07DE8">
          <w:lastRenderedPageBreak/>
          <w:t>el</w:t>
        </w:r>
      </w:ins>
      <w:del w:id="156" w:author="Christian" w:date="2013-06-16T18:27:00Z">
        <w:r w:rsidDel="00E07DE8">
          <w:delText>modelo de negocio a través del</w:delText>
        </w:r>
      </w:del>
      <w:r>
        <w:t xml:space="preserve"> cual exista una entidad intermediaria de manera que sea ésta entidad la que </w:t>
      </w:r>
      <w:r w:rsidR="00F07EF9">
        <w:t>administre el sistema y provea de los insumos requeridos a los proveedores estableciendo así el caso de negocio. Dicha entidad intermediaria puede ser un</w:t>
      </w:r>
      <w:r w:rsidR="00322F40">
        <w:t>a</w:t>
      </w:r>
      <w:r w:rsidR="00F07EF9">
        <w:t xml:space="preserve"> ferretería o cualquier </w:t>
      </w:r>
      <w:r w:rsidR="00322F40">
        <w:t xml:space="preserve">cadena </w:t>
      </w:r>
      <w:r w:rsidR="00F07EF9">
        <w:t>que desee adoptar el modelo de negocio plante</w:t>
      </w:r>
      <w:r w:rsidR="002768C0">
        <w:t>ado en el presente proyecto y la</w:t>
      </w:r>
      <w:r w:rsidR="00F07EF9">
        <w:t xml:space="preserve"> cual a su vez se beneficiará </w:t>
      </w:r>
      <w:r w:rsidR="0062786D">
        <w:t xml:space="preserve">ya </w:t>
      </w:r>
      <w:r w:rsidR="00F07EF9">
        <w:t xml:space="preserve">que </w:t>
      </w:r>
      <w:r w:rsidR="00322F40">
        <w:t>proveerá (venderá) los insumos que los traba</w:t>
      </w:r>
      <w:r w:rsidR="00EE3655">
        <w:t>jadores independientes necesiten</w:t>
      </w:r>
      <w:r w:rsidR="0062786D">
        <w:t xml:space="preserve"> para realizar sus trabajos</w:t>
      </w:r>
      <w:r w:rsidR="002768C0">
        <w:t xml:space="preserve"> (esto de acuerdo al </w:t>
      </w:r>
      <w:r w:rsidR="002768C0" w:rsidRPr="002768C0">
        <w:t>mecanismo de negocio se definirá en detalle dentro de las Reglas de Negocio</w:t>
      </w:r>
      <w:r w:rsidR="002768C0">
        <w:t>)</w:t>
      </w:r>
      <w:r w:rsidR="00454178">
        <w:t>.</w:t>
      </w:r>
    </w:p>
    <w:p w:rsidR="00F34A9E" w:rsidRDefault="00F34A9E" w:rsidP="00F0719D">
      <w:pPr>
        <w:ind w:firstLine="426"/>
      </w:pPr>
    </w:p>
    <w:p w:rsidR="00690CAC" w:rsidRDefault="00BF31F6" w:rsidP="004F73B4">
      <w:pPr>
        <w:ind w:firstLine="360"/>
      </w:pPr>
      <w:r>
        <w:t xml:space="preserve">Ahora bien, el proyecto se puede justificar </w:t>
      </w:r>
      <w:r w:rsidR="00D377CA">
        <w:t>también</w:t>
      </w:r>
      <w:r>
        <w:t xml:space="preserve"> desde 3 </w:t>
      </w:r>
      <w:r w:rsidR="00D377CA">
        <w:t>perspectivas diferentes cada una</w:t>
      </w:r>
      <w:r w:rsidR="00CC1A08">
        <w:t xml:space="preserve"> de la</w:t>
      </w:r>
      <w:r>
        <w:t xml:space="preserve">s cuales aporta al motivo y porqué de la elección tanto del tema </w:t>
      </w:r>
      <w:r w:rsidR="00CA2976">
        <w:t>escogi</w:t>
      </w:r>
      <w:r w:rsidR="000413D5">
        <w:t xml:space="preserve">do </w:t>
      </w:r>
      <w:r>
        <w:t>como de</w:t>
      </w:r>
      <w:r w:rsidR="000413D5">
        <w:t xml:space="preserve"> </w:t>
      </w:r>
      <w:r>
        <w:t>l</w:t>
      </w:r>
      <w:r w:rsidR="000413D5">
        <w:t>a solución propuesta</w:t>
      </w:r>
      <w:r>
        <w:t>. Estos puntos son:</w:t>
      </w:r>
    </w:p>
    <w:p w:rsidR="005621F1" w:rsidRDefault="005621F1" w:rsidP="004F73B4">
      <w:pPr>
        <w:ind w:firstLine="360"/>
      </w:pPr>
    </w:p>
    <w:p w:rsidR="005621F1" w:rsidRDefault="00690CAC" w:rsidP="005621F1">
      <w:pPr>
        <w:pStyle w:val="Prrafodelista"/>
        <w:numPr>
          <w:ilvl w:val="0"/>
          <w:numId w:val="30"/>
        </w:numPr>
      </w:pPr>
      <w:r w:rsidRPr="00DF6BDF">
        <w:rPr>
          <w:i/>
        </w:rPr>
        <w:t>Conveniencia</w:t>
      </w:r>
      <w:r w:rsidR="005621F1">
        <w:t xml:space="preserve">: </w:t>
      </w:r>
      <w:r w:rsidR="00DF6BDF">
        <w:t xml:space="preserve">el proyecto responde a una necesidad </w:t>
      </w:r>
      <w:r w:rsidR="00D41115">
        <w:t xml:space="preserve">problemática </w:t>
      </w:r>
      <w:r w:rsidR="0068333C">
        <w:t xml:space="preserve">real e </w:t>
      </w:r>
      <w:r w:rsidR="00D41115">
        <w:t xml:space="preserve">identificada la cual necesita ser subsanada. Para esto, </w:t>
      </w:r>
      <w:r w:rsidR="00925E50">
        <w:t>se propone</w:t>
      </w:r>
      <w:r w:rsidR="00D41115">
        <w:t xml:space="preserve"> una solución informática </w:t>
      </w:r>
      <w:r w:rsidR="0045448E">
        <w:t xml:space="preserve">resultante que satisfaga las necesidades actuales tanto de los clientes en búsqueda de servicios de calidad, como de proveedores </w:t>
      </w:r>
      <w:r w:rsidR="00FB3FEF">
        <w:t>que necesitan poder contar con un medio pensado para ellos con el cual puedan conseguir y fidelizar clientes.</w:t>
      </w:r>
    </w:p>
    <w:p w:rsidR="00D41115" w:rsidRDefault="00D41115" w:rsidP="00D41115">
      <w:pPr>
        <w:pStyle w:val="Prrafodelista"/>
      </w:pPr>
    </w:p>
    <w:p w:rsidR="00D41115" w:rsidRPr="00DF6BDF" w:rsidRDefault="00D41115" w:rsidP="00D41115">
      <w:pPr>
        <w:pStyle w:val="Prrafodelista"/>
        <w:numPr>
          <w:ilvl w:val="0"/>
          <w:numId w:val="30"/>
        </w:numPr>
        <w:rPr>
          <w:i/>
        </w:rPr>
      </w:pPr>
      <w:r w:rsidRPr="00DF6BDF">
        <w:rPr>
          <w:i/>
        </w:rPr>
        <w:t>Implicaciones prácticas</w:t>
      </w:r>
      <w:r>
        <w:t>: con la solución obtenida, se va a poder</w:t>
      </w:r>
      <w:ins w:id="157" w:author="Christian" w:date="2013-06-16T18:33:00Z">
        <w:r w:rsidR="009C0920">
          <w:t xml:space="preserve"> obtener una alternativa que ayude a</w:t>
        </w:r>
      </w:ins>
      <w:r>
        <w:t xml:space="preserve"> </w:t>
      </w:r>
      <w:commentRangeStart w:id="158"/>
      <w:r>
        <w:t>resolver</w:t>
      </w:r>
      <w:commentRangeEnd w:id="158"/>
      <w:r w:rsidR="0046157A">
        <w:rPr>
          <w:rStyle w:val="Refdecomentario"/>
        </w:rPr>
        <w:commentReference w:id="158"/>
      </w:r>
      <w:r>
        <w:t xml:space="preserve"> de una manera nueva y diferente un problema específico</w:t>
      </w:r>
      <w:r w:rsidR="0068333C">
        <w:t>, en este caso, la falta de herramientas pensadas y orientadas a personas naturales que se dediquen a ofrecer servicios de mantenimiento a hogares.</w:t>
      </w:r>
      <w:r w:rsidR="002C4457">
        <w:t xml:space="preserve"> Para el proyecto, la herramienta será, a grandes rasgos, una página web </w:t>
      </w:r>
      <w:commentRangeStart w:id="159"/>
      <w:r w:rsidR="002C4457">
        <w:t>que</w:t>
      </w:r>
      <w:commentRangeEnd w:id="159"/>
      <w:r w:rsidR="0046157A">
        <w:rPr>
          <w:rStyle w:val="Refdecomentario"/>
        </w:rPr>
        <w:commentReference w:id="159"/>
      </w:r>
      <w:r w:rsidR="002C4457">
        <w:t xml:space="preserve"> </w:t>
      </w:r>
      <w:ins w:id="160" w:author="Christian" w:date="2013-06-16T18:34:00Z">
        <w:r w:rsidR="005127F8">
          <w:t xml:space="preserve">brinde funcionalidades que </w:t>
        </w:r>
      </w:ins>
      <w:r w:rsidR="00F2794C">
        <w:t>subsane</w:t>
      </w:r>
      <w:ins w:id="161" w:author="Christian" w:date="2013-06-16T18:34:00Z">
        <w:r w:rsidR="005127F8">
          <w:t>n</w:t>
        </w:r>
      </w:ins>
      <w:r w:rsidR="00F2794C">
        <w:t xml:space="preserve"> esa falta de soluciones para ese nicho de mercado</w:t>
      </w:r>
      <w:r w:rsidR="00FA0041">
        <w:t xml:space="preserve"> en particular</w:t>
      </w:r>
      <w:r w:rsidR="00F2794C">
        <w:t>.</w:t>
      </w:r>
    </w:p>
    <w:p w:rsidR="00DF6BDF" w:rsidRDefault="00DF6BDF" w:rsidP="00DF6BDF">
      <w:pPr>
        <w:pStyle w:val="Prrafodelista"/>
      </w:pPr>
    </w:p>
    <w:p w:rsidR="00690CAC" w:rsidRDefault="00690CAC" w:rsidP="003E15F2">
      <w:pPr>
        <w:pStyle w:val="Prrafodelista"/>
        <w:numPr>
          <w:ilvl w:val="0"/>
          <w:numId w:val="30"/>
        </w:numPr>
      </w:pPr>
      <w:r w:rsidRPr="00DF6BDF">
        <w:rPr>
          <w:i/>
        </w:rPr>
        <w:t>Impacto social</w:t>
      </w:r>
      <w:r w:rsidR="00DF6BDF">
        <w:t xml:space="preserve">: </w:t>
      </w:r>
      <w:r w:rsidR="00E57EF8">
        <w:t>con el presente proyecto gracias al caso de negocio y a la solución elaborada, se estarán beneficiando los siguientes actores: en primer lugar, los trabajadores independientes ya que podrán anunciarse, conseguir nuevos clientes, fidelizar a los que ya tienen</w:t>
      </w:r>
      <w:r w:rsidR="00F832FE">
        <w:t>,</w:t>
      </w:r>
      <w:r w:rsidR="00E57EF8">
        <w:t xml:space="preserve"> y utilizar la herramienta como soporte para sus operaciones básicas de entrega de servicios; en segundo lugar, los clientes, dado que podrán </w:t>
      </w:r>
      <w:r w:rsidR="00F832FE">
        <w:t>encontrar a proveedores “</w:t>
      </w:r>
      <w:proofErr w:type="spellStart"/>
      <w:r w:rsidR="00F832FE">
        <w:t>rankeados</w:t>
      </w:r>
      <w:proofErr w:type="spellEnd"/>
      <w:r w:rsidR="00F832FE">
        <w:t>” por otros clientes, dar su propia opinión, y satisfacer sus necesidades de servicios; en tercer lugar</w:t>
      </w:r>
      <w:r w:rsidR="004265AC">
        <w:t>,</w:t>
      </w:r>
      <w:r w:rsidR="00F832FE">
        <w:t xml:space="preserve"> a la entidad intermediaria ya que ésta al administrar el sistema puede</w:t>
      </w:r>
      <w:r w:rsidR="00322F40">
        <w:t xml:space="preserve"> </w:t>
      </w:r>
      <w:r w:rsidR="003868FC">
        <w:t xml:space="preserve">recibir ingresos </w:t>
      </w:r>
      <w:r w:rsidR="00E00ADC">
        <w:t xml:space="preserve">extras </w:t>
      </w:r>
      <w:r w:rsidR="003868FC">
        <w:t>al vender los insumos que los proveedores necesit</w:t>
      </w:r>
      <w:r w:rsidR="00E00ADC">
        <w:t>en</w:t>
      </w:r>
      <w:r w:rsidR="003868FC">
        <w:t>.</w:t>
      </w:r>
      <w:r w:rsidR="004265AC">
        <w:t xml:space="preserve"> Claro está que lo se busca en el presente proyecto es generar el mayor impacto positivo p</w:t>
      </w:r>
      <w:r w:rsidR="00E2164E">
        <w:t xml:space="preserve">ara las personas naturales que </w:t>
      </w:r>
      <w:r w:rsidR="004265AC">
        <w:t>trabajan como independientes.</w:t>
      </w:r>
    </w:p>
    <w:p w:rsidR="00261CB1" w:rsidRDefault="00261CB1" w:rsidP="00261CB1">
      <w:pPr>
        <w:pStyle w:val="Prrafodelista"/>
      </w:pPr>
    </w:p>
    <w:p w:rsidR="00690CAC" w:rsidRPr="00686CEA" w:rsidRDefault="00690CAC" w:rsidP="00690CAC">
      <w:pPr>
        <w:pStyle w:val="Ttulo2"/>
        <w:rPr>
          <w:sz w:val="24"/>
        </w:rPr>
      </w:pPr>
      <w:bookmarkStart w:id="162" w:name="_Toc358646367"/>
      <w:bookmarkStart w:id="163" w:name="_Toc359178323"/>
      <w:r w:rsidRPr="00686CEA">
        <w:rPr>
          <w:sz w:val="24"/>
        </w:rPr>
        <w:t>Análisis de viabilidad</w:t>
      </w:r>
      <w:bookmarkEnd w:id="162"/>
      <w:bookmarkEnd w:id="163"/>
    </w:p>
    <w:p w:rsidR="00BD0499" w:rsidRDefault="00BD0499" w:rsidP="00690CAC"/>
    <w:p w:rsidR="00BD0499" w:rsidRDefault="00BD0499" w:rsidP="00BD0499">
      <w:pPr>
        <w:ind w:firstLine="576"/>
      </w:pPr>
      <w:r w:rsidRPr="00BD0499">
        <w:t>Para evaluar la viabilidad del presente proyecto de fin de carrera se considera</w:t>
      </w:r>
      <w:r w:rsidR="00EC679E">
        <w:t>rá</w:t>
      </w:r>
      <w:r w:rsidRPr="00BD0499">
        <w:t xml:space="preserve">n los siguientes aspectos: viabilidad técnica, </w:t>
      </w:r>
      <w:r w:rsidR="00EC679E">
        <w:t xml:space="preserve">viabilidad </w:t>
      </w:r>
      <w:r w:rsidRPr="00BD0499">
        <w:t xml:space="preserve">temporal y </w:t>
      </w:r>
      <w:r w:rsidR="00EC679E">
        <w:t>análisis de las necesidades:</w:t>
      </w:r>
    </w:p>
    <w:p w:rsidR="00BD0499" w:rsidRDefault="00BD0499" w:rsidP="00690CAC"/>
    <w:p w:rsidR="00E27A1B" w:rsidRPr="00A42CE4" w:rsidRDefault="0020312E" w:rsidP="00E27A1B">
      <w:pPr>
        <w:pStyle w:val="Prrafodelista"/>
        <w:numPr>
          <w:ilvl w:val="0"/>
          <w:numId w:val="35"/>
        </w:numPr>
        <w:ind w:left="567"/>
        <w:rPr>
          <w:lang w:val="es-ES"/>
        </w:rPr>
      </w:pPr>
      <w:r w:rsidRPr="002F7A68">
        <w:rPr>
          <w:i/>
        </w:rPr>
        <w:t>Viabilidad técnica</w:t>
      </w:r>
      <w:r>
        <w:t xml:space="preserve">: </w:t>
      </w:r>
      <w:r w:rsidR="004E159A">
        <w:t xml:space="preserve">para elaborar el sistema del presente proyecto, se utilizarán tecnologías sin costo alguno disponibles en el mercado, todas las cuales se cuenta con la experiencia suficiente y necesaria para poder implementar el producto </w:t>
      </w:r>
      <w:commentRangeStart w:id="164"/>
      <w:commentRangeStart w:id="165"/>
      <w:r w:rsidR="004E159A">
        <w:t>satisfactoriamente</w:t>
      </w:r>
      <w:commentRangeEnd w:id="164"/>
      <w:r w:rsidR="007A500E">
        <w:rPr>
          <w:rStyle w:val="Refdecomentario"/>
        </w:rPr>
        <w:commentReference w:id="164"/>
      </w:r>
      <w:commentRangeEnd w:id="165"/>
      <w:r w:rsidR="004D5BF8">
        <w:rPr>
          <w:rStyle w:val="Refdecomentario"/>
        </w:rPr>
        <w:commentReference w:id="165"/>
      </w:r>
      <w:r w:rsidR="004E159A">
        <w:t xml:space="preserve">. </w:t>
      </w:r>
      <w:r w:rsidR="00A839CF">
        <w:t xml:space="preserve">Dichas tecnologías incluyen la utilización de un lenguaje de </w:t>
      </w:r>
      <w:r w:rsidR="00A839CF">
        <w:lastRenderedPageBreak/>
        <w:t>programación, entorno de desarrollo, base de datos, y otros frameworks que faciliten la implementación.</w:t>
      </w:r>
      <w:r w:rsidR="00E27A1B">
        <w:t xml:space="preserve"> La elección de las tecnologías a usar se realizará mediante un análisis comparativo el cual</w:t>
      </w:r>
      <w:r w:rsidR="004E159A">
        <w:t xml:space="preserve"> </w:t>
      </w:r>
      <w:r w:rsidR="00E27A1B">
        <w:t>permita</w:t>
      </w:r>
      <w:r w:rsidR="00E27A1B" w:rsidRPr="00F340F8">
        <w:rPr>
          <w:rFonts w:cs="Arial"/>
          <w:szCs w:val="22"/>
          <w:lang w:val="es-ES_tradnl"/>
        </w:rPr>
        <w:t xml:space="preserve"> adoptar l</w:t>
      </w:r>
      <w:r w:rsidR="00E27A1B">
        <w:rPr>
          <w:rFonts w:cs="Arial"/>
          <w:szCs w:val="22"/>
          <w:lang w:val="es-ES_tradnl"/>
        </w:rPr>
        <w:t>as que mejor se adecu</w:t>
      </w:r>
      <w:r w:rsidR="00E27A1B" w:rsidRPr="00F340F8">
        <w:rPr>
          <w:rFonts w:cs="Arial"/>
          <w:szCs w:val="22"/>
          <w:lang w:val="es-ES_tradnl"/>
        </w:rPr>
        <w:t>en a los requerimientos del sistema</w:t>
      </w:r>
      <w:r w:rsidR="00E27A1B">
        <w:rPr>
          <w:rFonts w:cs="Arial"/>
          <w:szCs w:val="22"/>
          <w:lang w:val="es-ES_tradnl"/>
        </w:rPr>
        <w:t>.</w:t>
      </w:r>
    </w:p>
    <w:p w:rsidR="004E159A" w:rsidRPr="00E27A1B" w:rsidRDefault="004E159A" w:rsidP="004E159A">
      <w:pPr>
        <w:pStyle w:val="Prrafodelista"/>
        <w:ind w:left="567"/>
        <w:rPr>
          <w:lang w:val="es-ES"/>
        </w:rPr>
      </w:pPr>
    </w:p>
    <w:p w:rsidR="002F7A68" w:rsidRDefault="0020312E" w:rsidP="0020312E">
      <w:pPr>
        <w:pStyle w:val="Prrafodelista"/>
        <w:numPr>
          <w:ilvl w:val="0"/>
          <w:numId w:val="35"/>
        </w:numPr>
        <w:ind w:left="567"/>
      </w:pPr>
      <w:r w:rsidRPr="00547C5E">
        <w:rPr>
          <w:i/>
        </w:rPr>
        <w:t>Viabilidad temporal</w:t>
      </w:r>
      <w:r w:rsidR="004E159A">
        <w:t xml:space="preserve">: </w:t>
      </w:r>
      <w:r w:rsidR="002F7A68">
        <w:t>e</w:t>
      </w:r>
      <w:r w:rsidR="002F7A68" w:rsidRPr="002F7A68">
        <w:t xml:space="preserve">l presente proyecto </w:t>
      </w:r>
      <w:r w:rsidR="002F7A68">
        <w:t xml:space="preserve">estará </w:t>
      </w:r>
      <w:r w:rsidR="002F7A68" w:rsidRPr="002F7A68">
        <w:t>limitado a</w:t>
      </w:r>
      <w:r w:rsidR="002F7A68">
        <w:t xml:space="preserve"> un</w:t>
      </w:r>
      <w:r w:rsidR="002F7A68" w:rsidRPr="002F7A68">
        <w:t xml:space="preserve"> plazo aproximado de </w:t>
      </w:r>
      <w:r w:rsidR="00C661DD">
        <w:t>8</w:t>
      </w:r>
      <w:r w:rsidR="002F7A68" w:rsidRPr="002F7A68">
        <w:t xml:space="preserve"> meses </w:t>
      </w:r>
      <w:r w:rsidR="002F7A68">
        <w:t xml:space="preserve">que van desde </w:t>
      </w:r>
      <w:r w:rsidR="002F7A68" w:rsidRPr="002F7A68">
        <w:t xml:space="preserve">abril hasta diciembre </w:t>
      </w:r>
      <w:r w:rsidR="002F7A68">
        <w:t>del 2013</w:t>
      </w:r>
      <w:r w:rsidR="002F7A68" w:rsidRPr="002F7A68">
        <w:t xml:space="preserve">, de los cuales un máximo de </w:t>
      </w:r>
      <w:r w:rsidR="00C661DD">
        <w:t>4</w:t>
      </w:r>
      <w:r w:rsidR="002F7A68" w:rsidRPr="002F7A68">
        <w:t xml:space="preserve"> meses </w:t>
      </w:r>
      <w:r w:rsidR="00C661DD">
        <w:t xml:space="preserve">serán </w:t>
      </w:r>
      <w:r w:rsidR="002F7A68" w:rsidRPr="002F7A68">
        <w:t xml:space="preserve">destinados a la ejecución del mismo </w:t>
      </w:r>
      <w:r w:rsidR="00C661DD">
        <w:t xml:space="preserve">mientras que </w:t>
      </w:r>
      <w:r w:rsidR="002F7A68" w:rsidRPr="002F7A68">
        <w:t xml:space="preserve">los 4 primeros meses estuvieron destinados al trabajo de concepción del proyecto. </w:t>
      </w:r>
      <w:r w:rsidR="002F7A68">
        <w:t>Se va a elaborar un</w:t>
      </w:r>
      <w:r w:rsidR="002F7A68" w:rsidRPr="002F7A68">
        <w:t xml:space="preserve"> diagrama de Gantt </w:t>
      </w:r>
      <w:r w:rsidR="002F7A68">
        <w:t>el cual mostrará en detalle las distintas fechas para ejecutar cada una de las actividades del proyecto en cuestión.</w:t>
      </w:r>
    </w:p>
    <w:p w:rsidR="002F7A68" w:rsidRDefault="002F7A68" w:rsidP="002F7A68">
      <w:pPr>
        <w:pStyle w:val="Prrafodelista"/>
      </w:pPr>
    </w:p>
    <w:p w:rsidR="0020312E" w:rsidRPr="008B43F5" w:rsidRDefault="0020312E" w:rsidP="0020312E">
      <w:pPr>
        <w:pStyle w:val="Prrafodelista"/>
        <w:numPr>
          <w:ilvl w:val="0"/>
          <w:numId w:val="35"/>
        </w:numPr>
        <w:ind w:left="567"/>
        <w:rPr>
          <w:i/>
        </w:rPr>
      </w:pPr>
      <w:r w:rsidRPr="008B43F5">
        <w:rPr>
          <w:i/>
        </w:rPr>
        <w:t>Análisis de necesidades</w:t>
      </w:r>
      <w:r w:rsidR="008B43F5">
        <w:t xml:space="preserve">: dado que este es un proyecto de fin carrera, </w:t>
      </w:r>
      <w:r w:rsidR="000343E3">
        <w:t xml:space="preserve">hay otras consideraciones a tomar en cuenta </w:t>
      </w:r>
      <w:r w:rsidR="0078187A">
        <w:t xml:space="preserve">y que no se pueden dejar de lado </w:t>
      </w:r>
      <w:r w:rsidR="000343E3">
        <w:t xml:space="preserve">como por ejemplo </w:t>
      </w:r>
      <w:r w:rsidR="0078187A">
        <w:t xml:space="preserve">la necesidad de acceso a fuentes de información tales como libros y revistas los cuales serán proporcionados en su mayoría por la universidad o el tesista en su defecto, el acceso a potenciales usuarios del sistema lo cual ya ha sido previsto de antemano </w:t>
      </w:r>
      <w:r w:rsidR="00B03801">
        <w:t>para evitar futuras complicaciones</w:t>
      </w:r>
      <w:r w:rsidR="0078187A">
        <w:t xml:space="preserve">, las herramientas a trabajar por el tesista en este caso computadoras personales, y también la necesidad </w:t>
      </w:r>
      <w:r w:rsidR="00B03801">
        <w:t xml:space="preserve">inherente </w:t>
      </w:r>
      <w:r w:rsidR="0078187A">
        <w:t xml:space="preserve">de </w:t>
      </w:r>
      <w:r w:rsidR="00B03801">
        <w:t xml:space="preserve">contar con el apoyo continuo del asesor de tesis </w:t>
      </w:r>
      <w:r w:rsidR="007F3A34">
        <w:t xml:space="preserve">así como de los profesores del curso lo cual garantice </w:t>
      </w:r>
      <w:r w:rsidR="00005C0D">
        <w:t>que el proyecto se lleve a cabo exitosamente.</w:t>
      </w:r>
    </w:p>
    <w:p w:rsidR="0020312E" w:rsidRDefault="0020312E" w:rsidP="00690CAC"/>
    <w:p w:rsidR="00690CAC" w:rsidRDefault="00690CAC" w:rsidP="00690CAC"/>
    <w:p w:rsidR="00690CAC" w:rsidRPr="00690CAC" w:rsidRDefault="00690CAC" w:rsidP="00690CAC"/>
    <w:p w:rsidR="00690CAC" w:rsidRDefault="00690CAC" w:rsidP="00690CAC">
      <w:pPr>
        <w:pStyle w:val="Ttulo1"/>
        <w:rPr>
          <w:sz w:val="28"/>
        </w:rPr>
      </w:pPr>
      <w:bookmarkStart w:id="166" w:name="_Toc359178324"/>
      <w:r>
        <w:rPr>
          <w:sz w:val="28"/>
        </w:rPr>
        <w:t>Plan de actividades</w:t>
      </w:r>
      <w:bookmarkEnd w:id="166"/>
    </w:p>
    <w:p w:rsidR="00690CAC" w:rsidRDefault="00690CAC" w:rsidP="00690CAC"/>
    <w:p w:rsidR="0029653D" w:rsidRDefault="00781738" w:rsidP="00807780">
      <w:pPr>
        <w:ind w:firstLine="432"/>
      </w:pPr>
      <w:r>
        <w:t xml:space="preserve">Para poder llevar a cabo el proyecto en su totalidad, se ha realizado una planificación del mismo </w:t>
      </w:r>
      <w:r w:rsidR="00807780">
        <w:t xml:space="preserve">mediante un </w:t>
      </w:r>
      <w:r w:rsidR="0029653D">
        <w:t>Diagrama de Gantt</w:t>
      </w:r>
      <w:r w:rsidR="00807780">
        <w:t xml:space="preserve"> en el cual se han</w:t>
      </w:r>
      <w:r w:rsidR="0029653D">
        <w:t xml:space="preserve"> calendarizando las </w:t>
      </w:r>
      <w:r w:rsidR="00807780">
        <w:t xml:space="preserve">actividades </w:t>
      </w:r>
      <w:r w:rsidR="0029653D">
        <w:t xml:space="preserve">y </w:t>
      </w:r>
      <w:r w:rsidR="00807780">
        <w:t xml:space="preserve">se han </w:t>
      </w:r>
      <w:r w:rsidR="0029653D">
        <w:t>considerado aquellas que se llevarán a cabo para implementar la totalidad de la solución</w:t>
      </w:r>
      <w:r w:rsidR="00807780">
        <w:t>.</w:t>
      </w:r>
      <w:r w:rsidR="00FA4C62">
        <w:t xml:space="preserve"> </w:t>
      </w:r>
      <w:r w:rsidR="00A37713">
        <w:t xml:space="preserve">Dicho diagrama considera el plazo de </w:t>
      </w:r>
      <w:r w:rsidR="00C661DD">
        <w:t>8</w:t>
      </w:r>
      <w:r w:rsidR="00A37713">
        <w:t xml:space="preserve"> meses comenzado en abril y terminando en diciembre del año 2013</w:t>
      </w:r>
      <w:r w:rsidR="0015780B">
        <w:t xml:space="preserve">, de los cuales los primeros 4 meses corresponden a las fases de concepción y planificación, y los </w:t>
      </w:r>
      <w:r w:rsidR="00C661DD">
        <w:t>4</w:t>
      </w:r>
      <w:r w:rsidR="0015780B">
        <w:t xml:space="preserve"> meses restantes corresponden a la ejecución del proyecto (análisis, diseño e implementación del sistema)</w:t>
      </w:r>
      <w:r w:rsidR="00A37713">
        <w:t xml:space="preserve">. Cabe mencionar que todas las fechas </w:t>
      </w:r>
      <w:r w:rsidR="007A500E">
        <w:t>expresan la línea base del proyecto</w:t>
      </w:r>
      <w:r w:rsidR="00A37713">
        <w:t xml:space="preserve"> y están sujetas a modificación.</w:t>
      </w:r>
    </w:p>
    <w:p w:rsidR="00FA4C62" w:rsidRDefault="00FA4C62" w:rsidP="00807780">
      <w:pPr>
        <w:ind w:firstLine="432"/>
      </w:pPr>
    </w:p>
    <w:p w:rsidR="00FA4C62" w:rsidRDefault="00FA4C62" w:rsidP="00EE1A5C">
      <w:pPr>
        <w:ind w:left="1416" w:hanging="1416"/>
        <w:jc w:val="center"/>
      </w:pPr>
    </w:p>
    <w:p w:rsidR="0008625A" w:rsidRDefault="006E1D7B" w:rsidP="00960F34">
      <w:pPr>
        <w:ind w:right="-1"/>
      </w:pPr>
      <w:r>
        <w:rPr>
          <w:noProof/>
          <w:lang w:val="es-MX" w:eastAsia="es-MX"/>
        </w:rPr>
        <w:lastRenderedPageBreak/>
        <w:drawing>
          <wp:inline distT="0" distB="0" distL="0" distR="0">
            <wp:extent cx="5403850" cy="3538855"/>
            <wp:effectExtent l="0" t="0" r="6350" b="4445"/>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3850" cy="3538855"/>
                    </a:xfrm>
                    <a:prstGeom prst="rect">
                      <a:avLst/>
                    </a:prstGeom>
                    <a:noFill/>
                    <a:ln>
                      <a:noFill/>
                    </a:ln>
                  </pic:spPr>
                </pic:pic>
              </a:graphicData>
            </a:graphic>
          </wp:inline>
        </w:drawing>
      </w:r>
    </w:p>
    <w:p w:rsidR="00203181" w:rsidRPr="000C3834" w:rsidRDefault="00203181" w:rsidP="00203181">
      <w:pPr>
        <w:pStyle w:val="Epgrafe"/>
        <w:jc w:val="center"/>
        <w:rPr>
          <w:color w:val="auto"/>
          <w:sz w:val="22"/>
          <w:lang w:val="es-ES"/>
        </w:rPr>
      </w:pPr>
      <w:bookmarkStart w:id="167" w:name="_Toc359178346"/>
      <w:r w:rsidRPr="000C3834">
        <w:rPr>
          <w:color w:val="auto"/>
          <w:sz w:val="22"/>
          <w:lang w:val="es-ES"/>
        </w:rPr>
        <w:t>Figura 1.1</w:t>
      </w:r>
      <w:r>
        <w:rPr>
          <w:color w:val="auto"/>
          <w:sz w:val="22"/>
          <w:lang w:val="es-ES"/>
        </w:rPr>
        <w:t>5</w:t>
      </w:r>
      <w:r w:rsidRPr="000C3834">
        <w:rPr>
          <w:color w:val="auto"/>
          <w:sz w:val="22"/>
          <w:lang w:val="es-ES"/>
        </w:rPr>
        <w:t xml:space="preserve"> </w:t>
      </w:r>
      <w:r>
        <w:rPr>
          <w:color w:val="auto"/>
          <w:sz w:val="22"/>
          <w:lang w:val="es-ES"/>
        </w:rPr>
        <w:t>Diagrama de Gantt</w:t>
      </w:r>
      <w:r w:rsidR="00DC2BE1">
        <w:rPr>
          <w:color w:val="auto"/>
          <w:sz w:val="22"/>
          <w:lang w:val="es-ES"/>
        </w:rPr>
        <w:t xml:space="preserve"> – </w:t>
      </w:r>
      <w:r>
        <w:rPr>
          <w:color w:val="auto"/>
          <w:sz w:val="22"/>
          <w:lang w:val="es-ES"/>
        </w:rPr>
        <w:t>Inicio</w:t>
      </w:r>
      <w:r w:rsidR="00B40174">
        <w:rPr>
          <w:color w:val="auto"/>
          <w:sz w:val="22"/>
          <w:lang w:val="es-ES"/>
        </w:rPr>
        <w:t xml:space="preserve"> |</w:t>
      </w:r>
      <w:r>
        <w:rPr>
          <w:color w:val="auto"/>
          <w:sz w:val="22"/>
          <w:lang w:val="es-ES"/>
        </w:rPr>
        <w:t xml:space="preserve"> Planificaci</w:t>
      </w:r>
      <w:r w:rsidR="00243478">
        <w:rPr>
          <w:color w:val="auto"/>
          <w:sz w:val="22"/>
          <w:lang w:val="es-ES"/>
        </w:rPr>
        <w:t>ón</w:t>
      </w:r>
      <w:bookmarkEnd w:id="167"/>
    </w:p>
    <w:p w:rsidR="00960F34" w:rsidRPr="00203181" w:rsidRDefault="00960F34" w:rsidP="00960F34">
      <w:pPr>
        <w:ind w:right="-1"/>
        <w:rPr>
          <w:lang w:val="es-ES"/>
        </w:rPr>
      </w:pPr>
    </w:p>
    <w:p w:rsidR="00EE1A5C" w:rsidRDefault="00960F34" w:rsidP="00690CAC">
      <w:r>
        <w:rPr>
          <w:noProof/>
          <w:lang w:val="es-MX" w:eastAsia="es-MX"/>
        </w:rPr>
        <w:drawing>
          <wp:inline distT="0" distB="0" distL="0" distR="0" wp14:anchorId="3488251D" wp14:editId="66048E3E">
            <wp:extent cx="5367655" cy="2999105"/>
            <wp:effectExtent l="0" t="0" r="444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67655" cy="2999105"/>
                    </a:xfrm>
                    <a:prstGeom prst="rect">
                      <a:avLst/>
                    </a:prstGeom>
                    <a:noFill/>
                    <a:ln>
                      <a:noFill/>
                    </a:ln>
                  </pic:spPr>
                </pic:pic>
              </a:graphicData>
            </a:graphic>
          </wp:inline>
        </w:drawing>
      </w:r>
    </w:p>
    <w:p w:rsidR="00203181" w:rsidRPr="000C3834" w:rsidRDefault="00203181" w:rsidP="00203181">
      <w:pPr>
        <w:pStyle w:val="Epgrafe"/>
        <w:jc w:val="center"/>
        <w:rPr>
          <w:color w:val="auto"/>
          <w:sz w:val="22"/>
          <w:lang w:val="es-ES"/>
        </w:rPr>
      </w:pPr>
      <w:bookmarkStart w:id="168" w:name="_Toc359178347"/>
      <w:r w:rsidRPr="000C3834">
        <w:rPr>
          <w:color w:val="auto"/>
          <w:sz w:val="22"/>
          <w:lang w:val="es-ES"/>
        </w:rPr>
        <w:t>Figura 1.1</w:t>
      </w:r>
      <w:r>
        <w:rPr>
          <w:color w:val="auto"/>
          <w:sz w:val="22"/>
          <w:lang w:val="es-ES"/>
        </w:rPr>
        <w:t>6</w:t>
      </w:r>
      <w:r w:rsidRPr="000C3834">
        <w:rPr>
          <w:color w:val="auto"/>
          <w:sz w:val="22"/>
          <w:lang w:val="es-ES"/>
        </w:rPr>
        <w:t xml:space="preserve"> </w:t>
      </w:r>
      <w:r>
        <w:rPr>
          <w:color w:val="auto"/>
          <w:sz w:val="22"/>
          <w:lang w:val="es-ES"/>
        </w:rPr>
        <w:t>Diagrama de Gantt</w:t>
      </w:r>
      <w:r w:rsidR="00DC2BE1">
        <w:rPr>
          <w:color w:val="auto"/>
          <w:sz w:val="22"/>
          <w:lang w:val="es-ES"/>
        </w:rPr>
        <w:t xml:space="preserve"> – </w:t>
      </w:r>
      <w:r>
        <w:rPr>
          <w:color w:val="auto"/>
          <w:sz w:val="22"/>
          <w:lang w:val="es-ES"/>
        </w:rPr>
        <w:t xml:space="preserve"> Ejecución</w:t>
      </w:r>
      <w:r w:rsidR="00DC2BE1">
        <w:rPr>
          <w:color w:val="auto"/>
          <w:sz w:val="22"/>
          <w:lang w:val="es-ES"/>
        </w:rPr>
        <w:t xml:space="preserve">: </w:t>
      </w:r>
      <w:r>
        <w:rPr>
          <w:color w:val="auto"/>
          <w:sz w:val="22"/>
          <w:lang w:val="es-ES"/>
        </w:rPr>
        <w:t>Análisis</w:t>
      </w:r>
      <w:bookmarkEnd w:id="168"/>
    </w:p>
    <w:p w:rsidR="00960F34" w:rsidRPr="00203181" w:rsidRDefault="00960F34" w:rsidP="009E1D93">
      <w:pPr>
        <w:tabs>
          <w:tab w:val="left" w:pos="0"/>
        </w:tabs>
        <w:rPr>
          <w:lang w:val="es-ES"/>
        </w:rPr>
      </w:pPr>
    </w:p>
    <w:p w:rsidR="00960F34" w:rsidRDefault="009E1D93" w:rsidP="00690CAC">
      <w:r>
        <w:rPr>
          <w:noProof/>
          <w:lang w:val="es-MX" w:eastAsia="es-MX"/>
        </w:rPr>
        <w:lastRenderedPageBreak/>
        <w:drawing>
          <wp:inline distT="0" distB="0" distL="0" distR="0">
            <wp:extent cx="5391785" cy="28035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785" cy="2803525"/>
                    </a:xfrm>
                    <a:prstGeom prst="rect">
                      <a:avLst/>
                    </a:prstGeom>
                    <a:noFill/>
                    <a:ln>
                      <a:noFill/>
                    </a:ln>
                  </pic:spPr>
                </pic:pic>
              </a:graphicData>
            </a:graphic>
          </wp:inline>
        </w:drawing>
      </w:r>
    </w:p>
    <w:p w:rsidR="009E1D93" w:rsidRPr="009E1D93" w:rsidRDefault="009E1D93" w:rsidP="009E1D93">
      <w:pPr>
        <w:pStyle w:val="Epgrafe"/>
        <w:jc w:val="center"/>
        <w:rPr>
          <w:color w:val="auto"/>
          <w:sz w:val="22"/>
          <w:lang w:val="es-ES"/>
        </w:rPr>
      </w:pPr>
      <w:bookmarkStart w:id="169" w:name="_Toc359178348"/>
      <w:r w:rsidRPr="000C3834">
        <w:rPr>
          <w:color w:val="auto"/>
          <w:sz w:val="22"/>
          <w:lang w:val="es-ES"/>
        </w:rPr>
        <w:t>Figura 1.1</w:t>
      </w:r>
      <w:r>
        <w:rPr>
          <w:color w:val="auto"/>
          <w:sz w:val="22"/>
          <w:lang w:val="es-ES"/>
        </w:rPr>
        <w:t>7</w:t>
      </w:r>
      <w:r w:rsidRPr="000C3834">
        <w:rPr>
          <w:color w:val="auto"/>
          <w:sz w:val="22"/>
          <w:lang w:val="es-ES"/>
        </w:rPr>
        <w:t xml:space="preserve"> </w:t>
      </w:r>
      <w:r>
        <w:rPr>
          <w:color w:val="auto"/>
          <w:sz w:val="22"/>
          <w:lang w:val="es-ES"/>
        </w:rPr>
        <w:t>Diagrama de Gantt</w:t>
      </w:r>
      <w:r w:rsidR="00DC2BE1">
        <w:rPr>
          <w:color w:val="auto"/>
          <w:sz w:val="22"/>
          <w:lang w:val="es-ES"/>
        </w:rPr>
        <w:t xml:space="preserve"> – </w:t>
      </w:r>
      <w:r>
        <w:rPr>
          <w:color w:val="auto"/>
          <w:sz w:val="22"/>
          <w:lang w:val="es-ES"/>
        </w:rPr>
        <w:t>Ejecución</w:t>
      </w:r>
      <w:r w:rsidR="00DC2BE1">
        <w:rPr>
          <w:color w:val="auto"/>
          <w:sz w:val="22"/>
          <w:lang w:val="es-ES"/>
        </w:rPr>
        <w:t xml:space="preserve">: </w:t>
      </w:r>
      <w:r>
        <w:rPr>
          <w:color w:val="auto"/>
          <w:sz w:val="22"/>
          <w:lang w:val="es-ES"/>
        </w:rPr>
        <w:t>Diseño e Implementación</w:t>
      </w:r>
      <w:bookmarkEnd w:id="169"/>
    </w:p>
    <w:p w:rsidR="009E1D93" w:rsidRDefault="009E1D93" w:rsidP="00690CAC"/>
    <w:p w:rsidR="009E1D93" w:rsidRDefault="003B641F" w:rsidP="00690CAC">
      <w:r>
        <w:rPr>
          <w:noProof/>
          <w:lang w:val="es-MX" w:eastAsia="es-MX"/>
        </w:rPr>
        <w:drawing>
          <wp:inline distT="0" distB="0" distL="0" distR="0">
            <wp:extent cx="5391785" cy="28987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785" cy="2898775"/>
                    </a:xfrm>
                    <a:prstGeom prst="rect">
                      <a:avLst/>
                    </a:prstGeom>
                    <a:noFill/>
                    <a:ln>
                      <a:noFill/>
                    </a:ln>
                  </pic:spPr>
                </pic:pic>
              </a:graphicData>
            </a:graphic>
          </wp:inline>
        </w:drawing>
      </w:r>
    </w:p>
    <w:p w:rsidR="009E1D93" w:rsidRPr="003B641F" w:rsidRDefault="003B641F" w:rsidP="003B641F">
      <w:pPr>
        <w:pStyle w:val="Epgrafe"/>
        <w:jc w:val="center"/>
        <w:rPr>
          <w:color w:val="auto"/>
          <w:sz w:val="22"/>
          <w:lang w:val="es-ES"/>
        </w:rPr>
      </w:pPr>
      <w:bookmarkStart w:id="170" w:name="_Toc359178349"/>
      <w:r w:rsidRPr="000C3834">
        <w:rPr>
          <w:color w:val="auto"/>
          <w:sz w:val="22"/>
          <w:lang w:val="es-ES"/>
        </w:rPr>
        <w:t>Figura 1.1</w:t>
      </w:r>
      <w:r>
        <w:rPr>
          <w:color w:val="auto"/>
          <w:sz w:val="22"/>
          <w:lang w:val="es-ES"/>
        </w:rPr>
        <w:t>8</w:t>
      </w:r>
      <w:r w:rsidRPr="000C3834">
        <w:rPr>
          <w:color w:val="auto"/>
          <w:sz w:val="22"/>
          <w:lang w:val="es-ES"/>
        </w:rPr>
        <w:t xml:space="preserve"> </w:t>
      </w:r>
      <w:r>
        <w:rPr>
          <w:color w:val="auto"/>
          <w:sz w:val="22"/>
          <w:lang w:val="es-ES"/>
        </w:rPr>
        <w:t>Diagrama de Gantt</w:t>
      </w:r>
      <w:r w:rsidR="00DC2BE1">
        <w:rPr>
          <w:color w:val="auto"/>
          <w:sz w:val="22"/>
          <w:lang w:val="es-ES"/>
        </w:rPr>
        <w:t xml:space="preserve"> – </w:t>
      </w:r>
      <w:r>
        <w:rPr>
          <w:color w:val="auto"/>
          <w:sz w:val="22"/>
          <w:lang w:val="es-ES"/>
        </w:rPr>
        <w:t xml:space="preserve"> </w:t>
      </w:r>
      <w:r>
        <w:rPr>
          <w:color w:val="auto"/>
          <w:sz w:val="22"/>
          <w:lang w:val="es-ES"/>
        </w:rPr>
        <w:t>Control: Reuniones con el asesor</w:t>
      </w:r>
      <w:r w:rsidR="00DC2BE1">
        <w:rPr>
          <w:color w:val="auto"/>
          <w:sz w:val="22"/>
          <w:lang w:val="es-ES"/>
        </w:rPr>
        <w:t xml:space="preserve"> (tesis 1)</w:t>
      </w:r>
      <w:bookmarkEnd w:id="170"/>
    </w:p>
    <w:p w:rsidR="009E1D93" w:rsidRDefault="009E1D93" w:rsidP="00690CAC"/>
    <w:p w:rsidR="009E1D93" w:rsidRDefault="00DC2BE1" w:rsidP="00690CAC">
      <w:r>
        <w:rPr>
          <w:noProof/>
          <w:lang w:val="es-MX" w:eastAsia="es-MX"/>
        </w:rPr>
        <w:lastRenderedPageBreak/>
        <w:drawing>
          <wp:inline distT="0" distB="0" distL="0" distR="0">
            <wp:extent cx="5391785" cy="3821430"/>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785" cy="3821430"/>
                    </a:xfrm>
                    <a:prstGeom prst="rect">
                      <a:avLst/>
                    </a:prstGeom>
                    <a:noFill/>
                    <a:ln>
                      <a:noFill/>
                    </a:ln>
                  </pic:spPr>
                </pic:pic>
              </a:graphicData>
            </a:graphic>
          </wp:inline>
        </w:drawing>
      </w:r>
    </w:p>
    <w:p w:rsidR="003B641F" w:rsidRPr="00DC2BE1" w:rsidRDefault="00DC2BE1" w:rsidP="00DC2BE1">
      <w:pPr>
        <w:pStyle w:val="Epgrafe"/>
        <w:jc w:val="center"/>
        <w:rPr>
          <w:color w:val="auto"/>
          <w:sz w:val="22"/>
          <w:lang w:val="es-ES"/>
        </w:rPr>
      </w:pPr>
      <w:bookmarkStart w:id="171" w:name="_Toc359178350"/>
      <w:r w:rsidRPr="000C3834">
        <w:rPr>
          <w:color w:val="auto"/>
          <w:sz w:val="22"/>
          <w:lang w:val="es-ES"/>
        </w:rPr>
        <w:t>Figura 1.1</w:t>
      </w:r>
      <w:r>
        <w:rPr>
          <w:color w:val="auto"/>
          <w:sz w:val="22"/>
          <w:lang w:val="es-ES"/>
        </w:rPr>
        <w:t>9</w:t>
      </w:r>
      <w:r w:rsidRPr="000C3834">
        <w:rPr>
          <w:color w:val="auto"/>
          <w:sz w:val="22"/>
          <w:lang w:val="es-ES"/>
        </w:rPr>
        <w:t xml:space="preserve"> </w:t>
      </w:r>
      <w:r>
        <w:rPr>
          <w:color w:val="auto"/>
          <w:sz w:val="22"/>
          <w:lang w:val="es-ES"/>
        </w:rPr>
        <w:t>Diagrama de Gantt</w:t>
      </w:r>
      <w:r>
        <w:rPr>
          <w:color w:val="auto"/>
          <w:sz w:val="22"/>
          <w:lang w:val="es-ES"/>
        </w:rPr>
        <w:t xml:space="preserve"> –</w:t>
      </w:r>
      <w:r>
        <w:rPr>
          <w:color w:val="auto"/>
          <w:sz w:val="22"/>
          <w:lang w:val="es-ES"/>
        </w:rPr>
        <w:t xml:space="preserve"> Control: Reuniones con el asesor (tesis </w:t>
      </w:r>
      <w:r>
        <w:rPr>
          <w:color w:val="auto"/>
          <w:sz w:val="22"/>
          <w:lang w:val="es-ES"/>
        </w:rPr>
        <w:t>2</w:t>
      </w:r>
      <w:r>
        <w:rPr>
          <w:color w:val="auto"/>
          <w:sz w:val="22"/>
          <w:lang w:val="es-ES"/>
        </w:rPr>
        <w:t>)</w:t>
      </w:r>
      <w:bookmarkEnd w:id="171"/>
    </w:p>
    <w:p w:rsidR="003B641F" w:rsidRDefault="003B641F" w:rsidP="00690CAC"/>
    <w:p w:rsidR="003B641F" w:rsidRDefault="00DC2BE1" w:rsidP="00690CAC">
      <w:r>
        <w:rPr>
          <w:noProof/>
          <w:lang w:val="es-MX" w:eastAsia="es-MX"/>
        </w:rPr>
        <w:drawing>
          <wp:inline distT="0" distB="0" distL="0" distR="0">
            <wp:extent cx="5391785" cy="33813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785" cy="3381375"/>
                    </a:xfrm>
                    <a:prstGeom prst="rect">
                      <a:avLst/>
                    </a:prstGeom>
                    <a:noFill/>
                    <a:ln>
                      <a:noFill/>
                    </a:ln>
                  </pic:spPr>
                </pic:pic>
              </a:graphicData>
            </a:graphic>
          </wp:inline>
        </w:drawing>
      </w:r>
    </w:p>
    <w:p w:rsidR="00DC2BE1" w:rsidRDefault="00DC2BE1" w:rsidP="00DC2BE1">
      <w:pPr>
        <w:pStyle w:val="Epgrafe"/>
        <w:jc w:val="center"/>
      </w:pPr>
      <w:bookmarkStart w:id="172" w:name="_Toc359178351"/>
      <w:r w:rsidRPr="000C3834">
        <w:rPr>
          <w:color w:val="auto"/>
          <w:sz w:val="22"/>
          <w:lang w:val="es-ES"/>
        </w:rPr>
        <w:t>Figura 1.</w:t>
      </w:r>
      <w:r>
        <w:rPr>
          <w:color w:val="auto"/>
          <w:sz w:val="22"/>
          <w:lang w:val="es-ES"/>
        </w:rPr>
        <w:t>20</w:t>
      </w:r>
      <w:r w:rsidRPr="000C3834">
        <w:rPr>
          <w:color w:val="auto"/>
          <w:sz w:val="22"/>
          <w:lang w:val="es-ES"/>
        </w:rPr>
        <w:t xml:space="preserve"> </w:t>
      </w:r>
      <w:r>
        <w:rPr>
          <w:color w:val="auto"/>
          <w:sz w:val="22"/>
          <w:lang w:val="es-ES"/>
        </w:rPr>
        <w:t>Diagrama de Gantt</w:t>
      </w:r>
      <w:r>
        <w:rPr>
          <w:color w:val="auto"/>
          <w:sz w:val="22"/>
          <w:lang w:val="es-ES"/>
        </w:rPr>
        <w:t xml:space="preserve"> </w:t>
      </w:r>
      <w:r>
        <w:rPr>
          <w:color w:val="auto"/>
          <w:sz w:val="22"/>
          <w:lang w:val="es-ES"/>
        </w:rPr>
        <w:t xml:space="preserve">– Control: Reuniones con </w:t>
      </w:r>
      <w:r>
        <w:rPr>
          <w:color w:val="auto"/>
          <w:sz w:val="22"/>
          <w:lang w:val="es-ES"/>
        </w:rPr>
        <w:t>usuarios del sistema | Cierre</w:t>
      </w:r>
      <w:bookmarkEnd w:id="172"/>
    </w:p>
    <w:p w:rsidR="009E1D93" w:rsidRDefault="009E1D93" w:rsidP="00690CAC"/>
    <w:p w:rsidR="009E1D93" w:rsidRDefault="009E1D93" w:rsidP="00690CAC"/>
    <w:p w:rsidR="009E1D93" w:rsidRDefault="009E1D93" w:rsidP="00690CAC"/>
    <w:p w:rsidR="003B641F" w:rsidRDefault="003B641F" w:rsidP="00690CAC"/>
    <w:p w:rsidR="003B641F" w:rsidRDefault="003B641F" w:rsidP="00690CAC"/>
    <w:p w:rsidR="00690CAC" w:rsidRDefault="00F9557C" w:rsidP="00690CAC">
      <w:pPr>
        <w:pStyle w:val="Ttulo1"/>
        <w:rPr>
          <w:sz w:val="28"/>
        </w:rPr>
      </w:pPr>
      <w:bookmarkStart w:id="173" w:name="_Toc359178325"/>
      <w:r>
        <w:rPr>
          <w:sz w:val="28"/>
        </w:rPr>
        <w:lastRenderedPageBreak/>
        <w:t>Apéndice</w:t>
      </w:r>
      <w:bookmarkEnd w:id="173"/>
    </w:p>
    <w:p w:rsidR="00690CAC" w:rsidRPr="00690CAC" w:rsidRDefault="00690CAC" w:rsidP="00690CAC"/>
    <w:p w:rsidR="00573561" w:rsidRDefault="00573561" w:rsidP="00903D59">
      <w:pPr>
        <w:ind w:firstLine="432"/>
      </w:pPr>
      <w:r>
        <w:t>En esta última sección se adjuntan todos los entregables elaborados a la fecha que han sido materia de evaluación y corrección por parte de los profesores del curso.</w:t>
      </w:r>
    </w:p>
    <w:p w:rsidR="000576E4" w:rsidRDefault="000576E4" w:rsidP="00CD6ECA">
      <w:pPr>
        <w:pStyle w:val="Ttulo1"/>
        <w:numPr>
          <w:ilvl w:val="0"/>
          <w:numId w:val="0"/>
        </w:numPr>
        <w:ind w:left="432" w:hanging="432"/>
        <w:rPr>
          <w:sz w:val="28"/>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Pr="000576E4" w:rsidRDefault="000576E4" w:rsidP="000576E4">
      <w:pPr>
        <w:rPr>
          <w:lang w:val="es-ES"/>
        </w:rPr>
      </w:pPr>
    </w:p>
    <w:p w:rsidR="0000273C" w:rsidRPr="00D674AE" w:rsidRDefault="00783E47" w:rsidP="00CD6ECA">
      <w:pPr>
        <w:pStyle w:val="Ttulo1"/>
        <w:numPr>
          <w:ilvl w:val="0"/>
          <w:numId w:val="0"/>
        </w:numPr>
        <w:ind w:left="432" w:hanging="432"/>
        <w:rPr>
          <w:sz w:val="28"/>
          <w:lang w:val="es-ES"/>
        </w:rPr>
      </w:pPr>
      <w:bookmarkStart w:id="174" w:name="_Toc359178326"/>
      <w:r w:rsidRPr="00D674AE">
        <w:rPr>
          <w:sz w:val="28"/>
          <w:lang w:val="es-ES"/>
        </w:rPr>
        <w:lastRenderedPageBreak/>
        <w:t>Referencias bibliográficas</w:t>
      </w:r>
      <w:bookmarkEnd w:id="174"/>
    </w:p>
    <w:p w:rsidR="00CD6ECA" w:rsidRPr="000C3834" w:rsidRDefault="00CD6ECA" w:rsidP="00CD6ECA">
      <w:pPr>
        <w:rPr>
          <w:lang w:val="es-ES"/>
        </w:rPr>
      </w:pPr>
    </w:p>
    <w:p w:rsidR="000C46CB" w:rsidRDefault="000C46CB" w:rsidP="000C46CB">
      <w:pPr>
        <w:rPr>
          <w:lang w:val="es-ES"/>
        </w:rPr>
      </w:pPr>
      <w:r>
        <w:rPr>
          <w:lang w:val="es-ES"/>
        </w:rPr>
        <w:t>A CAMBIO DE – PERÚ (ACAM)</w:t>
      </w:r>
    </w:p>
    <w:p w:rsidR="000C46CB" w:rsidRDefault="000C46CB" w:rsidP="000C46CB">
      <w:pPr>
        <w:rPr>
          <w:lang w:val="es-ES"/>
        </w:rPr>
      </w:pPr>
      <w:r>
        <w:rPr>
          <w:lang w:val="es-ES"/>
        </w:rPr>
        <w:t>2001</w:t>
      </w:r>
      <w:r>
        <w:rPr>
          <w:lang w:val="es-ES"/>
        </w:rPr>
        <w:tab/>
      </w:r>
      <w:r>
        <w:rPr>
          <w:lang w:val="es-ES"/>
        </w:rPr>
        <w:tab/>
        <w:t>Consulta: 13 de abril del 2013.</w:t>
      </w:r>
    </w:p>
    <w:p w:rsidR="000C46CB" w:rsidRPr="004D1AB5" w:rsidRDefault="000C46CB" w:rsidP="000C46CB">
      <w:pPr>
        <w:rPr>
          <w:lang w:val="es-MX"/>
        </w:rPr>
      </w:pPr>
      <w:r>
        <w:rPr>
          <w:lang w:val="es-ES"/>
        </w:rPr>
        <w:tab/>
      </w:r>
      <w:r>
        <w:rPr>
          <w:lang w:val="es-ES"/>
        </w:rPr>
        <w:tab/>
      </w:r>
      <w:r w:rsidRPr="004D1AB5">
        <w:rPr>
          <w:lang w:val="es-MX"/>
        </w:rPr>
        <w:t>&lt; http://peru.acambiode.com/&gt;</w:t>
      </w:r>
    </w:p>
    <w:p w:rsidR="00330864" w:rsidRPr="00AF44C2" w:rsidRDefault="00330864" w:rsidP="00330864">
      <w:pPr>
        <w:jc w:val="left"/>
        <w:rPr>
          <w:szCs w:val="22"/>
          <w:lang w:val="es-MX"/>
        </w:rPr>
      </w:pPr>
    </w:p>
    <w:p w:rsidR="00330864" w:rsidRPr="00AF44C2" w:rsidRDefault="00330864" w:rsidP="00330864">
      <w:pPr>
        <w:jc w:val="left"/>
        <w:rPr>
          <w:szCs w:val="22"/>
          <w:lang w:val="es-MX"/>
        </w:rPr>
      </w:pPr>
      <w:r w:rsidRPr="00330864">
        <w:rPr>
          <w:szCs w:val="22"/>
          <w:lang w:val="en-US"/>
        </w:rPr>
        <w:t>BECK, Kent y Cynthia ANDRES</w:t>
      </w:r>
      <w:r w:rsidRPr="00330864">
        <w:rPr>
          <w:szCs w:val="22"/>
          <w:lang w:val="en-US"/>
        </w:rPr>
        <w:br/>
        <w:t>2004</w:t>
      </w:r>
      <w:r w:rsidRPr="00330864">
        <w:rPr>
          <w:szCs w:val="22"/>
          <w:lang w:val="en-US"/>
        </w:rPr>
        <w:tab/>
      </w:r>
      <w:r w:rsidRPr="00330864">
        <w:rPr>
          <w:szCs w:val="22"/>
          <w:lang w:val="en-US"/>
        </w:rPr>
        <w:tab/>
      </w:r>
      <w:r w:rsidRPr="00330864">
        <w:rPr>
          <w:i/>
          <w:szCs w:val="22"/>
          <w:lang w:val="en-US"/>
        </w:rPr>
        <w:t xml:space="preserve">Extreme Programming Explained. </w:t>
      </w:r>
      <w:r w:rsidRPr="00AF44C2">
        <w:rPr>
          <w:szCs w:val="22"/>
          <w:lang w:val="es-MX"/>
        </w:rPr>
        <w:t xml:space="preserve">Segunda Edición. </w:t>
      </w:r>
      <w:proofErr w:type="spellStart"/>
      <w:r w:rsidRPr="00AF44C2">
        <w:rPr>
          <w:szCs w:val="22"/>
          <w:lang w:val="es-MX"/>
        </w:rPr>
        <w:t>Stoughton</w:t>
      </w:r>
      <w:proofErr w:type="spellEnd"/>
      <w:r w:rsidRPr="00AF44C2">
        <w:rPr>
          <w:szCs w:val="22"/>
          <w:lang w:val="es-MX"/>
        </w:rPr>
        <w:t xml:space="preserve">: Pearson </w:t>
      </w:r>
    </w:p>
    <w:p w:rsidR="00330864" w:rsidRPr="00AF44C2" w:rsidRDefault="00330864" w:rsidP="00330864">
      <w:pPr>
        <w:ind w:left="708" w:firstLine="708"/>
        <w:jc w:val="left"/>
        <w:rPr>
          <w:color w:val="000000" w:themeColor="text1"/>
          <w:szCs w:val="22"/>
          <w:lang w:val="es-MX"/>
        </w:rPr>
      </w:pPr>
      <w:proofErr w:type="spellStart"/>
      <w:r w:rsidRPr="00AF44C2">
        <w:rPr>
          <w:szCs w:val="22"/>
          <w:lang w:val="es-MX"/>
        </w:rPr>
        <w:t>Education</w:t>
      </w:r>
      <w:proofErr w:type="spellEnd"/>
      <w:r w:rsidRPr="00AF44C2">
        <w:rPr>
          <w:szCs w:val="22"/>
          <w:lang w:val="es-MX"/>
        </w:rPr>
        <w:t>. ISBN-13: 978-0-321-27865-4.</w:t>
      </w:r>
    </w:p>
    <w:p w:rsidR="000C46CB" w:rsidRPr="00AF44C2" w:rsidRDefault="000C46CB" w:rsidP="000C46CB">
      <w:pPr>
        <w:rPr>
          <w:lang w:val="es-MX"/>
        </w:rPr>
      </w:pPr>
    </w:p>
    <w:p w:rsidR="000C46CB" w:rsidRPr="000C3834" w:rsidRDefault="000C46CB" w:rsidP="000C46CB">
      <w:pPr>
        <w:rPr>
          <w:lang w:val="es-ES"/>
        </w:rPr>
      </w:pPr>
      <w:r w:rsidRPr="000C3834">
        <w:rPr>
          <w:lang w:val="es-ES"/>
        </w:rPr>
        <w:t>CONSORCIO DE INVESTIGACIÓN ECONÓMICA Y SOCIAL</w:t>
      </w:r>
      <w:r w:rsidR="007729F2">
        <w:rPr>
          <w:lang w:val="es-ES"/>
        </w:rPr>
        <w:t xml:space="preserve"> (CIES)</w:t>
      </w:r>
    </w:p>
    <w:p w:rsidR="000C46CB" w:rsidRPr="000C3834" w:rsidRDefault="000C46CB" w:rsidP="000C46CB">
      <w:pPr>
        <w:ind w:left="1410" w:hanging="1410"/>
        <w:rPr>
          <w:lang w:val="es-ES"/>
        </w:rPr>
      </w:pPr>
      <w:r w:rsidRPr="000C3834">
        <w:rPr>
          <w:lang w:val="es-ES"/>
        </w:rPr>
        <w:t>2011</w:t>
      </w:r>
      <w:r w:rsidRPr="000C3834">
        <w:rPr>
          <w:lang w:val="es-ES"/>
        </w:rPr>
        <w:tab/>
      </w:r>
      <w:r w:rsidRPr="000C3834">
        <w:rPr>
          <w:lang w:val="es-ES"/>
        </w:rPr>
        <w:tab/>
      </w:r>
      <w:r w:rsidRPr="000C3834">
        <w:rPr>
          <w:i/>
          <w:lang w:val="es-ES"/>
        </w:rPr>
        <w:t>Empleo informal y política de protección social en el Perú.</w:t>
      </w:r>
      <w:r w:rsidRPr="000C3834">
        <w:rPr>
          <w:lang w:val="es-ES"/>
        </w:rPr>
        <w:t xml:space="preserve"> Lima, julio del 2011, p. 13. Consulta: 6 de abril del 2013.</w:t>
      </w:r>
    </w:p>
    <w:p w:rsidR="000C46CB" w:rsidRPr="000C3834" w:rsidRDefault="000C46CB" w:rsidP="000C46CB">
      <w:pPr>
        <w:ind w:left="1410" w:hanging="1410"/>
        <w:rPr>
          <w:lang w:val="es-ES"/>
        </w:rPr>
      </w:pPr>
      <w:r w:rsidRPr="000C3834">
        <w:rPr>
          <w:lang w:val="es-ES"/>
        </w:rPr>
        <w:tab/>
      </w:r>
      <w:r w:rsidRPr="000C3834">
        <w:rPr>
          <w:lang w:val="es-ES"/>
        </w:rPr>
        <w:tab/>
        <w:t>&lt; http://www.proteccionsocial.org.pe/files/LIBRO-WIEGO.pdf&gt;</w:t>
      </w:r>
    </w:p>
    <w:p w:rsidR="000C46CB" w:rsidRDefault="000C46CB" w:rsidP="000C46CB">
      <w:pPr>
        <w:rPr>
          <w:lang w:val="es-ES"/>
        </w:rPr>
      </w:pPr>
    </w:p>
    <w:p w:rsidR="000C46CB" w:rsidRPr="000C3834" w:rsidRDefault="000C46CB" w:rsidP="000C46CB">
      <w:pPr>
        <w:rPr>
          <w:lang w:val="es-ES"/>
        </w:rPr>
      </w:pPr>
      <w:r w:rsidRPr="000C3834">
        <w:rPr>
          <w:lang w:val="es-ES"/>
        </w:rPr>
        <w:t xml:space="preserve">CHUQUIZUTA, Edwin </w:t>
      </w:r>
      <w:proofErr w:type="spellStart"/>
      <w:r w:rsidRPr="000C3834">
        <w:rPr>
          <w:lang w:val="es-ES"/>
        </w:rPr>
        <w:t>Poquioma</w:t>
      </w:r>
      <w:proofErr w:type="spellEnd"/>
      <w:r w:rsidRPr="000C3834">
        <w:rPr>
          <w:lang w:val="es-ES"/>
        </w:rPr>
        <w:t>.</w:t>
      </w:r>
    </w:p>
    <w:p w:rsidR="000C46CB" w:rsidRPr="000C3834" w:rsidRDefault="000C46CB" w:rsidP="000C46CB">
      <w:pPr>
        <w:ind w:left="1410" w:hanging="1410"/>
        <w:rPr>
          <w:lang w:val="es-ES"/>
        </w:rPr>
      </w:pPr>
      <w:r w:rsidRPr="000C3834">
        <w:rPr>
          <w:lang w:val="es-ES"/>
        </w:rPr>
        <w:t>2008</w:t>
      </w:r>
      <w:r w:rsidRPr="000C3834">
        <w:rPr>
          <w:lang w:val="es-ES"/>
        </w:rPr>
        <w:tab/>
      </w:r>
      <w:r w:rsidRPr="000C3834">
        <w:rPr>
          <w:lang w:val="es-ES"/>
        </w:rPr>
        <w:tab/>
        <w:t xml:space="preserve">“Caracterización y Problemática de los Trabajadores de la Economía Informal en el Perú”. </w:t>
      </w:r>
      <w:r w:rsidRPr="000C3834">
        <w:rPr>
          <w:i/>
          <w:lang w:val="es-ES"/>
        </w:rPr>
        <w:t>Consejo Nacional de Trabajo y Promoción del Empleo – Ministerio del Trabajo y Promoción del Empleo.</w:t>
      </w:r>
      <w:r w:rsidRPr="000C3834">
        <w:rPr>
          <w:lang w:val="es-ES"/>
        </w:rPr>
        <w:t xml:space="preserve"> Lima, septiembre del 2008, p. 5. Consulta: 6 de abril del 2013.</w:t>
      </w:r>
    </w:p>
    <w:p w:rsidR="000C46CB" w:rsidRPr="000C3834" w:rsidRDefault="000C46CB" w:rsidP="000C46CB">
      <w:pPr>
        <w:ind w:left="1410" w:firstLine="6"/>
        <w:rPr>
          <w:lang w:val="es-ES"/>
        </w:rPr>
      </w:pPr>
      <w:r w:rsidRPr="000C3834">
        <w:rPr>
          <w:lang w:val="es-ES"/>
        </w:rPr>
        <w:t>&lt;http://www.mintra.gob.pe/archivos/file/CNTPE/caracterizacion_problematica_trabajadores_de_la_economia_informal_en_el_peru.pdf&gt;</w:t>
      </w:r>
      <w:r w:rsidRPr="000C3834">
        <w:rPr>
          <w:lang w:val="es-ES"/>
        </w:rPr>
        <w:tab/>
      </w:r>
    </w:p>
    <w:p w:rsidR="000C46CB" w:rsidRDefault="000C46CB" w:rsidP="000C46CB">
      <w:pPr>
        <w:rPr>
          <w:lang w:val="es-MX"/>
        </w:rPr>
      </w:pPr>
    </w:p>
    <w:p w:rsidR="004A2CE6" w:rsidRDefault="004A2CE6" w:rsidP="000C46CB">
      <w:pPr>
        <w:rPr>
          <w:lang w:val="es-MX"/>
        </w:rPr>
      </w:pPr>
      <w:r>
        <w:rPr>
          <w:lang w:val="es-MX"/>
        </w:rPr>
        <w:t>ETECE – ESPAÑA</w:t>
      </w:r>
      <w:r w:rsidR="00F03F46">
        <w:rPr>
          <w:lang w:val="es-MX"/>
        </w:rPr>
        <w:t xml:space="preserve"> (ETC)</w:t>
      </w:r>
    </w:p>
    <w:p w:rsidR="00F03F46" w:rsidRDefault="00F03F46" w:rsidP="00F03F46">
      <w:pPr>
        <w:rPr>
          <w:lang w:val="es-ES"/>
        </w:rPr>
      </w:pPr>
      <w:r>
        <w:rPr>
          <w:lang w:val="es-ES"/>
        </w:rPr>
        <w:t>2012</w:t>
      </w:r>
      <w:r>
        <w:rPr>
          <w:lang w:val="es-ES"/>
        </w:rPr>
        <w:tab/>
      </w:r>
      <w:r>
        <w:rPr>
          <w:lang w:val="es-ES"/>
        </w:rPr>
        <w:tab/>
        <w:t>Consulta: 12 de junio del 2013.</w:t>
      </w:r>
    </w:p>
    <w:p w:rsidR="00F03F46" w:rsidRPr="004D1AB5" w:rsidRDefault="00F03F46" w:rsidP="00F03F46">
      <w:pPr>
        <w:rPr>
          <w:lang w:val="es-MX"/>
        </w:rPr>
      </w:pPr>
      <w:r>
        <w:rPr>
          <w:lang w:val="es-ES"/>
        </w:rPr>
        <w:tab/>
      </w:r>
      <w:r>
        <w:rPr>
          <w:lang w:val="es-ES"/>
        </w:rPr>
        <w:tab/>
      </w:r>
      <w:r w:rsidRPr="004D1AB5">
        <w:rPr>
          <w:lang w:val="es-MX"/>
        </w:rPr>
        <w:t xml:space="preserve">&lt; </w:t>
      </w:r>
      <w:r w:rsidRPr="00F03F46">
        <w:rPr>
          <w:lang w:val="es-MX"/>
        </w:rPr>
        <w:t>http://etece.es</w:t>
      </w:r>
      <w:r w:rsidRPr="004D1AB5">
        <w:rPr>
          <w:lang w:val="es-MX"/>
        </w:rPr>
        <w:t>/&gt;</w:t>
      </w:r>
    </w:p>
    <w:p w:rsidR="004A2CE6" w:rsidRDefault="004A2CE6" w:rsidP="000C46CB">
      <w:pPr>
        <w:rPr>
          <w:lang w:val="es-MX"/>
        </w:rPr>
      </w:pPr>
    </w:p>
    <w:p w:rsidR="000C46CB" w:rsidRPr="00762CEA" w:rsidRDefault="000C46CB" w:rsidP="000C46CB">
      <w:pPr>
        <w:rPr>
          <w:lang w:val="es-MX"/>
        </w:rPr>
      </w:pPr>
      <w:r w:rsidRPr="00762CEA">
        <w:rPr>
          <w:lang w:val="es-MX"/>
        </w:rPr>
        <w:t xml:space="preserve">HOTFROG </w:t>
      </w:r>
      <w:r>
        <w:rPr>
          <w:lang w:val="es-MX"/>
        </w:rPr>
        <w:t xml:space="preserve">– PERÚ </w:t>
      </w:r>
      <w:r w:rsidRPr="00762CEA">
        <w:rPr>
          <w:lang w:val="es-MX"/>
        </w:rPr>
        <w:t>(HTFG)</w:t>
      </w:r>
    </w:p>
    <w:p w:rsidR="000C46CB" w:rsidRDefault="000C46CB" w:rsidP="000C46CB">
      <w:pPr>
        <w:rPr>
          <w:lang w:val="es-ES"/>
        </w:rPr>
      </w:pPr>
      <w:r>
        <w:rPr>
          <w:lang w:val="es-ES"/>
        </w:rPr>
        <w:t>2010</w:t>
      </w:r>
      <w:r>
        <w:rPr>
          <w:lang w:val="es-ES"/>
        </w:rPr>
        <w:tab/>
      </w:r>
      <w:r>
        <w:rPr>
          <w:lang w:val="es-ES"/>
        </w:rPr>
        <w:tab/>
        <w:t>Consulta: 13 de abril del 2013.</w:t>
      </w:r>
    </w:p>
    <w:p w:rsidR="000C46CB" w:rsidRDefault="000C46CB" w:rsidP="000C46CB">
      <w:r>
        <w:rPr>
          <w:lang w:val="es-ES"/>
        </w:rPr>
        <w:tab/>
      </w:r>
      <w:r>
        <w:rPr>
          <w:lang w:val="es-ES"/>
        </w:rPr>
        <w:tab/>
        <w:t>&lt;</w:t>
      </w:r>
      <w:r w:rsidRPr="000578A6">
        <w:t xml:space="preserve"> </w:t>
      </w:r>
      <w:r w:rsidRPr="00762CEA">
        <w:t>http://www.hotfrog.com</w:t>
      </w:r>
      <w:r>
        <w:t>.pe</w:t>
      </w:r>
      <w:r w:rsidRPr="00762CEA">
        <w:t>/</w:t>
      </w:r>
      <w:r>
        <w:t>&gt;</w:t>
      </w:r>
    </w:p>
    <w:p w:rsidR="000C46CB" w:rsidRPr="004D1AB5" w:rsidRDefault="000C46CB" w:rsidP="000C46CB"/>
    <w:p w:rsidR="000C46CB" w:rsidRDefault="000C46CB" w:rsidP="000C46CB">
      <w:pPr>
        <w:rPr>
          <w:lang w:val="es-ES"/>
        </w:rPr>
      </w:pPr>
      <w:r>
        <w:rPr>
          <w:lang w:val="es-ES"/>
        </w:rPr>
        <w:t>INSTITUTO NACIONAL DE ADMINISTRACIÓN PÚBLICA (INAP)</w:t>
      </w:r>
    </w:p>
    <w:p w:rsidR="000C46CB" w:rsidRDefault="000C46CB" w:rsidP="000C46CB">
      <w:pPr>
        <w:ind w:left="1410" w:hanging="1410"/>
        <w:rPr>
          <w:lang w:val="es-ES"/>
        </w:rPr>
      </w:pPr>
      <w:r>
        <w:rPr>
          <w:lang w:val="es-ES"/>
        </w:rPr>
        <w:t>2002</w:t>
      </w:r>
      <w:r>
        <w:rPr>
          <w:lang w:val="es-ES"/>
        </w:rPr>
        <w:tab/>
      </w:r>
      <w:r w:rsidRPr="00814D5C">
        <w:rPr>
          <w:i/>
          <w:lang w:val="es-ES"/>
        </w:rPr>
        <w:tab/>
        <w:t>Administración de recursos materiales en el sector público</w:t>
      </w:r>
      <w:r>
        <w:rPr>
          <w:lang w:val="es-ES"/>
        </w:rPr>
        <w:t xml:space="preserve">. México, 2002. </w:t>
      </w:r>
      <w:r w:rsidRPr="000C3834">
        <w:rPr>
          <w:lang w:val="es-ES"/>
        </w:rPr>
        <w:t>Consulta: 6 de abril del 2013.</w:t>
      </w:r>
    </w:p>
    <w:p w:rsidR="000C46CB" w:rsidRPr="000C3834" w:rsidRDefault="000C46CB" w:rsidP="000C46CB">
      <w:pPr>
        <w:ind w:left="1410" w:hanging="1410"/>
        <w:rPr>
          <w:lang w:val="es-ES"/>
        </w:rPr>
      </w:pPr>
      <w:r>
        <w:rPr>
          <w:lang w:val="es-ES"/>
        </w:rPr>
        <w:tab/>
        <w:t>&lt;</w:t>
      </w:r>
      <w:r w:rsidRPr="00016DF3">
        <w:t xml:space="preserve"> </w:t>
      </w:r>
      <w:r w:rsidRPr="00016DF3">
        <w:rPr>
          <w:lang w:val="es-ES"/>
        </w:rPr>
        <w:t>http://biblio.juridicas.unam.mx/libros/3/1439/</w:t>
      </w:r>
      <w:r>
        <w:rPr>
          <w:lang w:val="es-ES"/>
        </w:rPr>
        <w:t>1</w:t>
      </w:r>
      <w:r w:rsidRPr="00016DF3">
        <w:rPr>
          <w:lang w:val="es-ES"/>
        </w:rPr>
        <w:t>1.pdf</w:t>
      </w:r>
      <w:r>
        <w:rPr>
          <w:lang w:val="es-ES"/>
        </w:rPr>
        <w:t>&gt;</w:t>
      </w:r>
    </w:p>
    <w:p w:rsidR="000C46CB" w:rsidRDefault="000C46CB" w:rsidP="000C46CB">
      <w:pPr>
        <w:rPr>
          <w:lang w:val="es-ES"/>
        </w:rPr>
      </w:pPr>
    </w:p>
    <w:p w:rsidR="000C46CB" w:rsidRPr="000C3834" w:rsidRDefault="000C46CB" w:rsidP="000C46CB">
      <w:pPr>
        <w:rPr>
          <w:lang w:val="es-ES"/>
        </w:rPr>
      </w:pPr>
      <w:r w:rsidRPr="000C3834">
        <w:rPr>
          <w:lang w:val="es-ES"/>
        </w:rPr>
        <w:t>INSTITUTO NACIONAL DE ESTADÍSTICA E INFORMÁTICA</w:t>
      </w:r>
      <w:r w:rsidR="007729F2">
        <w:rPr>
          <w:lang w:val="es-ES"/>
        </w:rPr>
        <w:t xml:space="preserve"> (INEI)</w:t>
      </w:r>
    </w:p>
    <w:p w:rsidR="000C46CB" w:rsidRPr="000C3834" w:rsidRDefault="000C46CB" w:rsidP="000C46CB">
      <w:pPr>
        <w:ind w:left="1410" w:hanging="1410"/>
        <w:rPr>
          <w:lang w:val="es-ES"/>
        </w:rPr>
      </w:pPr>
      <w:r w:rsidRPr="000C3834">
        <w:rPr>
          <w:lang w:val="es-ES"/>
        </w:rPr>
        <w:t>2013</w:t>
      </w:r>
      <w:r w:rsidRPr="000C3834">
        <w:rPr>
          <w:lang w:val="es-ES"/>
        </w:rPr>
        <w:tab/>
      </w:r>
      <w:r w:rsidRPr="000C3834">
        <w:rPr>
          <w:lang w:val="es-ES"/>
        </w:rPr>
        <w:tab/>
        <w:t>“Nota de Prensa N° 022”. Lima, 15 de febrero del 2013. Consulta: 6 de abril del 2013.</w:t>
      </w:r>
    </w:p>
    <w:p w:rsidR="000C46CB" w:rsidRPr="000C3834" w:rsidRDefault="000C46CB" w:rsidP="000C46CB">
      <w:pPr>
        <w:rPr>
          <w:lang w:val="es-ES"/>
        </w:rPr>
      </w:pPr>
      <w:r w:rsidRPr="000C3834">
        <w:rPr>
          <w:lang w:val="es-ES"/>
        </w:rPr>
        <w:tab/>
      </w:r>
      <w:r w:rsidRPr="000C3834">
        <w:rPr>
          <w:lang w:val="es-ES"/>
        </w:rPr>
        <w:tab/>
        <w:t>&lt; http://www.inei.gob.pe/web/NotaPrensa/Attach/15886.pdf&gt;</w:t>
      </w:r>
    </w:p>
    <w:p w:rsidR="000C46CB" w:rsidRDefault="000C46CB" w:rsidP="000C46CB">
      <w:pPr>
        <w:rPr>
          <w:lang w:val="es-ES"/>
        </w:rPr>
      </w:pPr>
    </w:p>
    <w:p w:rsidR="000C46CB" w:rsidRPr="000C3834" w:rsidRDefault="000C46CB" w:rsidP="000C46CB">
      <w:pPr>
        <w:rPr>
          <w:lang w:val="es-ES"/>
        </w:rPr>
      </w:pPr>
      <w:r w:rsidRPr="000C3834">
        <w:rPr>
          <w:lang w:val="es-ES"/>
        </w:rPr>
        <w:t>JIMÉNEZ CAMACHO, Esaú y Daniel MONDRAGÓN MONROY</w:t>
      </w:r>
    </w:p>
    <w:p w:rsidR="000C46CB" w:rsidRPr="000C3834" w:rsidRDefault="000C46CB" w:rsidP="000C46CB">
      <w:pPr>
        <w:ind w:left="1410" w:hanging="1410"/>
        <w:rPr>
          <w:lang w:val="es-ES"/>
        </w:rPr>
      </w:pPr>
      <w:r w:rsidRPr="000C3834">
        <w:rPr>
          <w:lang w:val="es-ES"/>
        </w:rPr>
        <w:t>2008</w:t>
      </w:r>
      <w:r w:rsidRPr="000C3834">
        <w:rPr>
          <w:lang w:val="es-ES"/>
        </w:rPr>
        <w:tab/>
      </w:r>
      <w:r w:rsidRPr="000C3834">
        <w:rPr>
          <w:lang w:val="es-ES"/>
        </w:rPr>
        <w:tab/>
      </w:r>
      <w:r w:rsidRPr="000C3834">
        <w:rPr>
          <w:i/>
          <w:lang w:val="es-ES"/>
        </w:rPr>
        <w:t xml:space="preserve">Determinantes de la participación femenina en el empleo informal del municipio de San Andrés Cholula. </w:t>
      </w:r>
      <w:r w:rsidRPr="000C3834">
        <w:rPr>
          <w:lang w:val="es-ES"/>
        </w:rPr>
        <w:t>Tesis de licenciatura en Economía. Puebla: Universidad de las Américas Puebla, Escuela de Negocios y Economía, Departamento de Economía.</w:t>
      </w:r>
    </w:p>
    <w:p w:rsidR="000C46CB" w:rsidRPr="000C3834" w:rsidRDefault="000C46CB" w:rsidP="000C46CB">
      <w:pPr>
        <w:ind w:left="1410" w:hanging="1410"/>
        <w:rPr>
          <w:lang w:val="es-ES"/>
        </w:rPr>
      </w:pPr>
      <w:r w:rsidRPr="000C3834">
        <w:rPr>
          <w:lang w:val="es-ES"/>
        </w:rPr>
        <w:tab/>
        <w:t>&lt;http://catarina.udlap.mx/u_dl_a/tales/documentos/lec/jimenez_c_e/capitulo2.pdf&gt;</w:t>
      </w:r>
    </w:p>
    <w:p w:rsidR="000C46CB" w:rsidRDefault="000C46CB" w:rsidP="000C46CB">
      <w:pPr>
        <w:rPr>
          <w:lang w:val="es-ES"/>
        </w:rPr>
      </w:pPr>
    </w:p>
    <w:p w:rsidR="00D674AE" w:rsidRDefault="00D674AE" w:rsidP="000C46CB">
      <w:pPr>
        <w:rPr>
          <w:lang w:val="es-ES"/>
        </w:rPr>
      </w:pPr>
    </w:p>
    <w:p w:rsidR="000C46CB" w:rsidRDefault="000C46CB" w:rsidP="000C46CB">
      <w:pPr>
        <w:rPr>
          <w:lang w:val="es-ES"/>
        </w:rPr>
      </w:pPr>
      <w:r>
        <w:rPr>
          <w:lang w:val="es-ES"/>
        </w:rPr>
        <w:lastRenderedPageBreak/>
        <w:t>LIMA A DELIVERY (LAD)</w:t>
      </w:r>
    </w:p>
    <w:p w:rsidR="000C46CB" w:rsidRDefault="000C46CB" w:rsidP="000C46CB">
      <w:pPr>
        <w:rPr>
          <w:lang w:val="es-ES"/>
        </w:rPr>
      </w:pPr>
      <w:r>
        <w:rPr>
          <w:lang w:val="es-ES"/>
        </w:rPr>
        <w:t>2013</w:t>
      </w:r>
      <w:r>
        <w:rPr>
          <w:lang w:val="es-ES"/>
        </w:rPr>
        <w:tab/>
      </w:r>
      <w:r>
        <w:rPr>
          <w:lang w:val="es-ES"/>
        </w:rPr>
        <w:tab/>
        <w:t>Consulta: 13 de abril del 2013.</w:t>
      </w:r>
    </w:p>
    <w:p w:rsidR="000C46CB" w:rsidRDefault="000C46CB" w:rsidP="000C46CB">
      <w:r>
        <w:rPr>
          <w:lang w:val="es-ES"/>
        </w:rPr>
        <w:tab/>
      </w:r>
      <w:r>
        <w:rPr>
          <w:lang w:val="es-ES"/>
        </w:rPr>
        <w:tab/>
        <w:t>&lt;</w:t>
      </w:r>
      <w:r w:rsidRPr="000578A6">
        <w:t xml:space="preserve"> http://limadelivery.info/</w:t>
      </w:r>
      <w:r>
        <w:t>&gt;</w:t>
      </w:r>
    </w:p>
    <w:p w:rsidR="000C46CB" w:rsidRDefault="000C46CB" w:rsidP="000C46CB">
      <w:pPr>
        <w:rPr>
          <w:lang w:val="es-ES"/>
        </w:rPr>
      </w:pPr>
    </w:p>
    <w:p w:rsidR="000C46CB" w:rsidRPr="000C3834" w:rsidRDefault="000C46CB" w:rsidP="000C46CB">
      <w:pPr>
        <w:rPr>
          <w:lang w:val="es-ES"/>
        </w:rPr>
      </w:pPr>
      <w:r w:rsidRPr="000C3834">
        <w:rPr>
          <w:lang w:val="es-ES"/>
        </w:rPr>
        <w:t>MINISTERIO DEL TRABAJO Y PROMOCIÓN DEL EMPLEO (MINTRA)</w:t>
      </w:r>
    </w:p>
    <w:p w:rsidR="000C46CB" w:rsidRPr="000C3834" w:rsidRDefault="000C46CB" w:rsidP="000C46CB">
      <w:pPr>
        <w:rPr>
          <w:lang w:val="es-ES"/>
        </w:rPr>
      </w:pPr>
      <w:r w:rsidRPr="000C3834">
        <w:rPr>
          <w:lang w:val="es-ES"/>
        </w:rPr>
        <w:t>2008</w:t>
      </w:r>
      <w:r w:rsidRPr="000C3834">
        <w:rPr>
          <w:lang w:val="es-ES"/>
        </w:rPr>
        <w:tab/>
      </w:r>
      <w:r w:rsidRPr="000C3834">
        <w:rPr>
          <w:lang w:val="es-ES"/>
        </w:rPr>
        <w:tab/>
      </w:r>
      <w:r w:rsidRPr="000C3834">
        <w:rPr>
          <w:i/>
          <w:lang w:val="es-ES"/>
        </w:rPr>
        <w:t>Decreto Supremo 007-2008-TR</w:t>
      </w:r>
      <w:r w:rsidRPr="000C3834">
        <w:rPr>
          <w:lang w:val="es-ES"/>
        </w:rPr>
        <w:t>. 30 de septiembre.</w:t>
      </w:r>
    </w:p>
    <w:p w:rsidR="000C46CB" w:rsidRDefault="000C46CB" w:rsidP="000C46CB">
      <w:pPr>
        <w:rPr>
          <w:lang w:val="es-ES"/>
        </w:rPr>
      </w:pPr>
    </w:p>
    <w:p w:rsidR="000C46CB" w:rsidRPr="000C3834" w:rsidRDefault="000C46CB" w:rsidP="000C46CB">
      <w:pPr>
        <w:rPr>
          <w:lang w:val="es-ES"/>
        </w:rPr>
      </w:pPr>
      <w:r w:rsidRPr="000C3834">
        <w:rPr>
          <w:lang w:val="es-ES"/>
        </w:rPr>
        <w:t>MINISTERIO DEL TRABAJO Y PROMOCIÓN DEL EMPLEO</w:t>
      </w:r>
    </w:p>
    <w:p w:rsidR="000C46CB" w:rsidRPr="000C3834" w:rsidRDefault="000C46CB" w:rsidP="000C46CB">
      <w:pPr>
        <w:ind w:left="1410" w:hanging="1410"/>
        <w:rPr>
          <w:lang w:val="es-ES"/>
        </w:rPr>
      </w:pPr>
      <w:r w:rsidRPr="000C3834">
        <w:rPr>
          <w:lang w:val="es-ES"/>
        </w:rPr>
        <w:t>2011</w:t>
      </w:r>
      <w:r w:rsidRPr="000C3834">
        <w:rPr>
          <w:lang w:val="es-ES"/>
        </w:rPr>
        <w:tab/>
      </w:r>
      <w:r w:rsidRPr="000C3834">
        <w:rPr>
          <w:lang w:val="es-ES"/>
        </w:rPr>
        <w:tab/>
        <w:t xml:space="preserve">“Perú: Distribución de la PEA Ocupada, según Sexo y Estructura de Mercado, 2001 - 2011”. </w:t>
      </w:r>
      <w:r w:rsidRPr="000C3834">
        <w:rPr>
          <w:i/>
          <w:lang w:val="es-ES"/>
        </w:rPr>
        <w:t xml:space="preserve">Perú Total por Sexo. </w:t>
      </w:r>
      <w:r w:rsidRPr="000C3834">
        <w:rPr>
          <w:lang w:val="es-ES"/>
        </w:rPr>
        <w:t>Consulta: 6 de abril del 2013.</w:t>
      </w:r>
    </w:p>
    <w:p w:rsidR="000C46CB" w:rsidRPr="000C3834" w:rsidRDefault="000C46CB" w:rsidP="000C46CB">
      <w:pPr>
        <w:ind w:left="1410"/>
        <w:rPr>
          <w:lang w:val="es-ES"/>
        </w:rPr>
      </w:pPr>
      <w:r w:rsidRPr="000C3834">
        <w:rPr>
          <w:lang w:val="es-ES"/>
        </w:rPr>
        <w:t>&lt;http://www.mintra.gob.pe/archivos/file/estadisticas/peel/estadisticas/2001-2011/sexo/peru_total_sexo_003.pdf&gt;</w:t>
      </w:r>
    </w:p>
    <w:p w:rsidR="000C46CB" w:rsidRDefault="000C46CB" w:rsidP="000C46CB">
      <w:pPr>
        <w:rPr>
          <w:lang w:val="es-ES"/>
        </w:rPr>
      </w:pPr>
    </w:p>
    <w:p w:rsidR="000C46CB" w:rsidRPr="000C3834" w:rsidRDefault="000C46CB" w:rsidP="000C46CB">
      <w:pPr>
        <w:rPr>
          <w:lang w:val="es-ES"/>
        </w:rPr>
      </w:pPr>
      <w:r w:rsidRPr="000C3834">
        <w:rPr>
          <w:lang w:val="es-ES"/>
        </w:rPr>
        <w:t>MINISTERIO DEL TRABAJO Y PROMOCIÓN DEL EMPLEO</w:t>
      </w:r>
    </w:p>
    <w:p w:rsidR="000C46CB" w:rsidRPr="000C3834" w:rsidRDefault="000C46CB" w:rsidP="000C46CB">
      <w:pPr>
        <w:ind w:left="1410" w:hanging="1410"/>
        <w:rPr>
          <w:lang w:val="es-ES"/>
        </w:rPr>
      </w:pPr>
      <w:r w:rsidRPr="000C3834">
        <w:rPr>
          <w:lang w:val="es-ES"/>
        </w:rPr>
        <w:t>2011</w:t>
      </w:r>
      <w:r w:rsidRPr="000C3834">
        <w:rPr>
          <w:lang w:val="es-ES"/>
        </w:rPr>
        <w:tab/>
      </w:r>
      <w:r w:rsidRPr="000C3834">
        <w:rPr>
          <w:lang w:val="es-ES"/>
        </w:rPr>
        <w:tab/>
        <w:t xml:space="preserve">“Perú: Distribución de la PEA Ocupada, según Sexo y </w:t>
      </w:r>
      <w:r>
        <w:rPr>
          <w:lang w:val="es-ES"/>
        </w:rPr>
        <w:t>Grupo Ocupacional</w:t>
      </w:r>
      <w:r w:rsidRPr="000C3834">
        <w:rPr>
          <w:lang w:val="es-ES"/>
        </w:rPr>
        <w:t xml:space="preserve">, 2001 - 2011”. </w:t>
      </w:r>
      <w:r w:rsidRPr="000C3834">
        <w:rPr>
          <w:i/>
          <w:lang w:val="es-ES"/>
        </w:rPr>
        <w:t xml:space="preserve">Perú Total por Sexo. </w:t>
      </w:r>
      <w:r w:rsidRPr="000C3834">
        <w:rPr>
          <w:lang w:val="es-ES"/>
        </w:rPr>
        <w:t>Consulta: 6 de abril del 2013.</w:t>
      </w:r>
    </w:p>
    <w:p w:rsidR="000C46CB" w:rsidRPr="000C3834" w:rsidRDefault="000C46CB" w:rsidP="000C46CB">
      <w:pPr>
        <w:ind w:left="1410"/>
        <w:rPr>
          <w:lang w:val="es-ES"/>
        </w:rPr>
      </w:pPr>
      <w:r w:rsidRPr="000C3834">
        <w:rPr>
          <w:lang w:val="es-ES"/>
        </w:rPr>
        <w:t>&lt;</w:t>
      </w:r>
      <w:r>
        <w:t>h</w:t>
      </w:r>
      <w:r w:rsidRPr="000B57EE">
        <w:rPr>
          <w:lang w:val="es-ES"/>
        </w:rPr>
        <w:t>ttp://www.mintra.gob.pe/archivos/file/estadisticas/peel/estadisticas/2001-2011/sexo/peru_total_sexo_004.pdf</w:t>
      </w:r>
      <w:r w:rsidRPr="000C3834">
        <w:rPr>
          <w:lang w:val="es-ES"/>
        </w:rPr>
        <w:t>&gt;</w:t>
      </w:r>
    </w:p>
    <w:p w:rsidR="000C46CB" w:rsidRDefault="000C46CB" w:rsidP="000C46CB">
      <w:pPr>
        <w:rPr>
          <w:lang w:val="es-ES"/>
        </w:rPr>
      </w:pPr>
    </w:p>
    <w:p w:rsidR="000C46CB" w:rsidRPr="000C3834" w:rsidRDefault="000C46CB" w:rsidP="000C46CB">
      <w:pPr>
        <w:rPr>
          <w:lang w:val="es-ES"/>
        </w:rPr>
      </w:pPr>
      <w:r w:rsidRPr="000C3834">
        <w:rPr>
          <w:lang w:val="es-ES"/>
        </w:rPr>
        <w:t>MINISTERIO DEL TRABAJO Y PROMOCIÓN DEL EMPLEO</w:t>
      </w:r>
    </w:p>
    <w:p w:rsidR="000C46CB" w:rsidRPr="000C3834" w:rsidRDefault="000C46CB" w:rsidP="000C46CB">
      <w:pPr>
        <w:ind w:left="1410" w:hanging="1410"/>
        <w:rPr>
          <w:lang w:val="es-ES"/>
        </w:rPr>
      </w:pPr>
      <w:r w:rsidRPr="000C3834">
        <w:rPr>
          <w:lang w:val="es-ES"/>
        </w:rPr>
        <w:t>2011</w:t>
      </w:r>
      <w:r w:rsidRPr="000C3834">
        <w:rPr>
          <w:lang w:val="es-ES"/>
        </w:rPr>
        <w:tab/>
      </w:r>
      <w:r w:rsidRPr="000C3834">
        <w:rPr>
          <w:lang w:val="es-ES"/>
        </w:rPr>
        <w:tab/>
        <w:t xml:space="preserve">“Perú: Distribución de la PEA Ocupada, según Sexo y Categoría Ocupacional, 2001 - 2011”. </w:t>
      </w:r>
      <w:r w:rsidRPr="000C3834">
        <w:rPr>
          <w:i/>
          <w:lang w:val="es-ES"/>
        </w:rPr>
        <w:t xml:space="preserve">Perú Total por Sexo. </w:t>
      </w:r>
      <w:r w:rsidRPr="000C3834">
        <w:rPr>
          <w:lang w:val="es-ES"/>
        </w:rPr>
        <w:t>Consulta: 6 de abril del 2013.</w:t>
      </w:r>
    </w:p>
    <w:p w:rsidR="000C46CB" w:rsidRPr="000C3834" w:rsidRDefault="000C46CB" w:rsidP="000C46CB">
      <w:pPr>
        <w:ind w:left="1410"/>
        <w:rPr>
          <w:lang w:val="es-ES"/>
        </w:rPr>
      </w:pPr>
      <w:r w:rsidRPr="000C3834">
        <w:rPr>
          <w:lang w:val="es-ES"/>
        </w:rPr>
        <w:t>&lt;http://www.mintra.gob.pe/archivos/file/estadisticas/peel/estadisticas/2001-2011/sexo/peru_total_sexo_005.pdf&gt;</w:t>
      </w:r>
    </w:p>
    <w:p w:rsidR="000C46CB" w:rsidRDefault="000C46CB" w:rsidP="000C46CB">
      <w:pPr>
        <w:rPr>
          <w:lang w:val="es-ES"/>
        </w:rPr>
      </w:pPr>
    </w:p>
    <w:p w:rsidR="000C46CB" w:rsidRPr="000C3834" w:rsidRDefault="000C46CB" w:rsidP="000C46CB">
      <w:pPr>
        <w:rPr>
          <w:lang w:val="es-ES"/>
        </w:rPr>
      </w:pPr>
      <w:r w:rsidRPr="000C3834">
        <w:rPr>
          <w:lang w:val="es-ES"/>
        </w:rPr>
        <w:t>MINISTERIO DEL TRABAJO Y PROMOCIÓN DEL EMPLEO</w:t>
      </w:r>
    </w:p>
    <w:p w:rsidR="000C46CB" w:rsidRPr="000C3834" w:rsidRDefault="000C46CB" w:rsidP="000C46CB">
      <w:pPr>
        <w:ind w:left="1410" w:hanging="1410"/>
        <w:rPr>
          <w:lang w:val="es-ES"/>
        </w:rPr>
      </w:pPr>
      <w:r w:rsidRPr="000C3834">
        <w:rPr>
          <w:lang w:val="es-ES"/>
        </w:rPr>
        <w:t>2012</w:t>
      </w:r>
      <w:r w:rsidRPr="000C3834">
        <w:rPr>
          <w:lang w:val="es-ES"/>
        </w:rPr>
        <w:tab/>
      </w:r>
      <w:r w:rsidRPr="000C3834">
        <w:rPr>
          <w:lang w:val="es-ES"/>
        </w:rPr>
        <w:tab/>
        <w:t xml:space="preserve">“Terminología”. </w:t>
      </w:r>
      <w:r w:rsidRPr="000C3834">
        <w:rPr>
          <w:i/>
          <w:lang w:val="es-ES"/>
        </w:rPr>
        <w:t xml:space="preserve">Glosario de Término de Temas de Empleo. </w:t>
      </w:r>
      <w:r w:rsidRPr="000C3834">
        <w:rPr>
          <w:lang w:val="es-ES"/>
        </w:rPr>
        <w:t>Consulta: 6 de abril del 2013.</w:t>
      </w:r>
    </w:p>
    <w:p w:rsidR="000C46CB" w:rsidRPr="000C3834" w:rsidRDefault="000C46CB" w:rsidP="000C46CB">
      <w:pPr>
        <w:rPr>
          <w:lang w:val="es-ES"/>
        </w:rPr>
      </w:pPr>
      <w:r w:rsidRPr="000C3834">
        <w:rPr>
          <w:lang w:val="es-ES"/>
        </w:rPr>
        <w:tab/>
      </w:r>
      <w:r w:rsidRPr="000C3834">
        <w:rPr>
          <w:lang w:val="es-ES"/>
        </w:rPr>
        <w:tab/>
        <w:t>&lt;http://www.mintra.gob.pe/mostrarContenido.php?id=165&amp;tip=130&gt;</w:t>
      </w:r>
    </w:p>
    <w:p w:rsidR="000C46CB" w:rsidRDefault="000C46CB" w:rsidP="000C46CB">
      <w:pPr>
        <w:rPr>
          <w:lang w:val="es-ES"/>
        </w:rPr>
      </w:pPr>
    </w:p>
    <w:p w:rsidR="000C46CB" w:rsidRPr="00E167ED" w:rsidRDefault="000C46CB" w:rsidP="000C46CB">
      <w:pPr>
        <w:ind w:left="1410" w:hanging="1410"/>
        <w:rPr>
          <w:lang w:val="en-US"/>
        </w:rPr>
      </w:pPr>
      <w:r w:rsidRPr="00E167ED">
        <w:rPr>
          <w:lang w:val="en-US"/>
        </w:rPr>
        <w:t>MURPHY, Frederic H.</w:t>
      </w:r>
    </w:p>
    <w:p w:rsidR="000C46CB" w:rsidRPr="000C3834" w:rsidRDefault="000C46CB" w:rsidP="000C46CB">
      <w:pPr>
        <w:ind w:left="1410" w:hanging="1410"/>
        <w:rPr>
          <w:lang w:val="es-ES"/>
        </w:rPr>
      </w:pPr>
      <w:proofErr w:type="gramStart"/>
      <w:r w:rsidRPr="00E167ED">
        <w:rPr>
          <w:lang w:val="en-US"/>
        </w:rPr>
        <w:t>1990</w:t>
      </w:r>
      <w:r w:rsidRPr="00E167ED">
        <w:rPr>
          <w:lang w:val="en-US"/>
        </w:rPr>
        <w:tab/>
        <w:t>“Introduction to the Special Issue on the Practice of Mathematical Programming”.</w:t>
      </w:r>
      <w:proofErr w:type="gramEnd"/>
      <w:r w:rsidRPr="00E167ED">
        <w:rPr>
          <w:lang w:val="en-US"/>
        </w:rPr>
        <w:t xml:space="preserve"> </w:t>
      </w:r>
      <w:r w:rsidRPr="000C3834">
        <w:rPr>
          <w:i/>
          <w:lang w:val="es-ES"/>
        </w:rPr>
        <w:t>Interfaces Journal</w:t>
      </w:r>
      <w:r>
        <w:rPr>
          <w:i/>
          <w:lang w:val="es-ES"/>
        </w:rPr>
        <w:t>.</w:t>
      </w:r>
      <w:r>
        <w:rPr>
          <w:lang w:val="es-ES"/>
        </w:rPr>
        <w:t xml:space="preserve"> 1990. Volumen 20, número 1,</w:t>
      </w:r>
      <w:r>
        <w:rPr>
          <w:lang w:val="es-ES"/>
        </w:rPr>
        <w:br/>
        <w:t xml:space="preserve">pp. 74-94. </w:t>
      </w:r>
      <w:r w:rsidRPr="000C3834">
        <w:rPr>
          <w:lang w:val="es-ES"/>
        </w:rPr>
        <w:t>Consulta: 6 de abril del 2013.</w:t>
      </w:r>
    </w:p>
    <w:p w:rsidR="000C46CB" w:rsidRPr="000C3834" w:rsidRDefault="000C46CB" w:rsidP="000C46CB">
      <w:pPr>
        <w:ind w:left="1410"/>
        <w:rPr>
          <w:lang w:val="es-ES"/>
        </w:rPr>
      </w:pPr>
      <w:r>
        <w:rPr>
          <w:lang w:val="es-ES"/>
        </w:rPr>
        <w:tab/>
        <w:t>&lt;</w:t>
      </w:r>
      <w:r w:rsidRPr="0094371E">
        <w:rPr>
          <w:lang w:val="es-ES"/>
        </w:rPr>
        <w:t>http://leeds-faculty.colorado.edu/glover/Publications/TS%20-%20Interfaces%20Tutorial%201990%20aw.pdf</w:t>
      </w:r>
      <w:r>
        <w:rPr>
          <w:lang w:val="es-ES"/>
        </w:rPr>
        <w:t>&gt;</w:t>
      </w:r>
    </w:p>
    <w:p w:rsidR="000C46CB" w:rsidRDefault="000C46CB" w:rsidP="000C46CB">
      <w:pPr>
        <w:rPr>
          <w:lang w:val="es-ES"/>
        </w:rPr>
      </w:pPr>
    </w:p>
    <w:p w:rsidR="00330864" w:rsidRPr="00AD4E59" w:rsidRDefault="00330864" w:rsidP="00330864">
      <w:pPr>
        <w:rPr>
          <w:lang w:val="es-MX"/>
        </w:rPr>
      </w:pPr>
      <w:r w:rsidRPr="00AD4E59">
        <w:rPr>
          <w:lang w:val="es-MX"/>
        </w:rPr>
        <w:t>NOVARA, Pablo</w:t>
      </w:r>
    </w:p>
    <w:p w:rsidR="00330864" w:rsidRPr="00AF44C2" w:rsidRDefault="00330864" w:rsidP="00FF6CA7">
      <w:pPr>
        <w:ind w:left="1410" w:hanging="1410"/>
        <w:jc w:val="left"/>
        <w:rPr>
          <w:szCs w:val="22"/>
          <w:lang w:val="es-MX"/>
        </w:rPr>
      </w:pPr>
      <w:r w:rsidRPr="00AD4E59">
        <w:rPr>
          <w:lang w:val="es-MX"/>
        </w:rPr>
        <w:t>2013</w:t>
      </w:r>
      <w:r w:rsidRPr="00AD4E59">
        <w:rPr>
          <w:lang w:val="es-MX"/>
        </w:rPr>
        <w:tab/>
      </w:r>
      <w:r w:rsidRPr="00AD4E59">
        <w:rPr>
          <w:lang w:val="es-MX"/>
        </w:rPr>
        <w:tab/>
      </w:r>
      <w:proofErr w:type="spellStart"/>
      <w:r w:rsidRPr="00AD4E59">
        <w:rPr>
          <w:i/>
          <w:lang w:val="es-MX"/>
        </w:rPr>
        <w:t>PSeInt</w:t>
      </w:r>
      <w:proofErr w:type="spellEnd"/>
      <w:r w:rsidRPr="00AD4E59">
        <w:rPr>
          <w:i/>
          <w:lang w:val="es-MX"/>
        </w:rPr>
        <w:t xml:space="preserve">. </w:t>
      </w:r>
      <w:r w:rsidRPr="00AD4E59">
        <w:rPr>
          <w:lang w:val="es-MX"/>
        </w:rPr>
        <w:t xml:space="preserve">Consulta: 01 </w:t>
      </w:r>
      <w:r>
        <w:rPr>
          <w:lang w:val="es-MX"/>
        </w:rPr>
        <w:t xml:space="preserve">de </w:t>
      </w:r>
      <w:r w:rsidRPr="00AD4E59">
        <w:rPr>
          <w:lang w:val="es-MX"/>
        </w:rPr>
        <w:t xml:space="preserve">junio </w:t>
      </w:r>
      <w:r>
        <w:rPr>
          <w:lang w:val="es-MX"/>
        </w:rPr>
        <w:t xml:space="preserve">del </w:t>
      </w:r>
      <w:r w:rsidRPr="00AD4E59">
        <w:rPr>
          <w:lang w:val="es-MX"/>
        </w:rPr>
        <w:t>2013</w:t>
      </w:r>
      <w:r>
        <w:rPr>
          <w:lang w:val="es-MX"/>
        </w:rPr>
        <w:t xml:space="preserve">. </w:t>
      </w:r>
      <w:r w:rsidR="00FF6CA7">
        <w:rPr>
          <w:lang w:val="es-MX"/>
        </w:rPr>
        <w:br/>
      </w:r>
      <w:r w:rsidRPr="00AF44C2">
        <w:rPr>
          <w:lang w:val="es-MX"/>
        </w:rPr>
        <w:t>&lt;http://pseint.sourceforge.net/&gt;</w:t>
      </w:r>
    </w:p>
    <w:p w:rsidR="00330864" w:rsidRDefault="00330864" w:rsidP="000C46CB">
      <w:pPr>
        <w:rPr>
          <w:lang w:val="es-ES"/>
        </w:rPr>
      </w:pPr>
    </w:p>
    <w:p w:rsidR="000C46CB" w:rsidRPr="00762CEA" w:rsidRDefault="000C46CB" w:rsidP="000C46CB">
      <w:pPr>
        <w:rPr>
          <w:lang w:val="es-MX"/>
        </w:rPr>
      </w:pPr>
      <w:r>
        <w:rPr>
          <w:lang w:val="es-MX"/>
        </w:rPr>
        <w:t>OLX –PERÚ</w:t>
      </w:r>
      <w:r w:rsidRPr="00762CEA">
        <w:rPr>
          <w:lang w:val="es-MX"/>
        </w:rPr>
        <w:t xml:space="preserve"> (</w:t>
      </w:r>
      <w:r>
        <w:rPr>
          <w:lang w:val="es-MX"/>
        </w:rPr>
        <w:t>OLX</w:t>
      </w:r>
      <w:r w:rsidRPr="00762CEA">
        <w:rPr>
          <w:lang w:val="es-MX"/>
        </w:rPr>
        <w:t>)</w:t>
      </w:r>
    </w:p>
    <w:p w:rsidR="000C46CB" w:rsidRDefault="000C46CB" w:rsidP="000C46CB">
      <w:pPr>
        <w:rPr>
          <w:lang w:val="es-ES"/>
        </w:rPr>
      </w:pPr>
      <w:r>
        <w:rPr>
          <w:lang w:val="es-ES"/>
        </w:rPr>
        <w:t>2006</w:t>
      </w:r>
      <w:r>
        <w:rPr>
          <w:lang w:val="es-ES"/>
        </w:rPr>
        <w:tab/>
      </w:r>
      <w:r>
        <w:rPr>
          <w:lang w:val="es-ES"/>
        </w:rPr>
        <w:tab/>
        <w:t>Consulta: 13 de abril del 2013.</w:t>
      </w:r>
    </w:p>
    <w:p w:rsidR="000C46CB" w:rsidRDefault="000C46CB" w:rsidP="000C46CB">
      <w:r>
        <w:rPr>
          <w:lang w:val="es-ES"/>
        </w:rPr>
        <w:tab/>
      </w:r>
      <w:r>
        <w:rPr>
          <w:lang w:val="es-ES"/>
        </w:rPr>
        <w:tab/>
        <w:t>&lt;</w:t>
      </w:r>
      <w:r w:rsidRPr="000578A6">
        <w:t xml:space="preserve"> </w:t>
      </w:r>
      <w:r w:rsidRPr="004D501F">
        <w:t>http://www.olx.com.pe/</w:t>
      </w:r>
      <w:r>
        <w:t>&gt;</w:t>
      </w:r>
    </w:p>
    <w:p w:rsidR="000C46CB" w:rsidRDefault="000C46CB" w:rsidP="000C46CB"/>
    <w:p w:rsidR="00D674AE" w:rsidRDefault="00D674AE" w:rsidP="000C46CB"/>
    <w:p w:rsidR="00D674AE" w:rsidRDefault="00D674AE" w:rsidP="000C46CB"/>
    <w:p w:rsidR="000C46CB" w:rsidRPr="000C3834" w:rsidRDefault="000C46CB" w:rsidP="000C46CB">
      <w:pPr>
        <w:rPr>
          <w:lang w:val="es-ES"/>
        </w:rPr>
      </w:pPr>
      <w:r w:rsidRPr="000C3834">
        <w:rPr>
          <w:lang w:val="es-ES"/>
        </w:rPr>
        <w:lastRenderedPageBreak/>
        <w:t>ORGANIZACIÓN INTERNACIONAL DEL TRABAJO</w:t>
      </w:r>
      <w:r w:rsidR="007729F2">
        <w:rPr>
          <w:lang w:val="es-ES"/>
        </w:rPr>
        <w:t xml:space="preserve"> (OIT)</w:t>
      </w:r>
    </w:p>
    <w:p w:rsidR="000C46CB" w:rsidRPr="000C3834" w:rsidRDefault="000C46CB" w:rsidP="000C46CB">
      <w:pPr>
        <w:ind w:left="1410" w:hanging="1410"/>
        <w:rPr>
          <w:lang w:val="es-ES"/>
        </w:rPr>
      </w:pPr>
      <w:r w:rsidRPr="000C3834">
        <w:rPr>
          <w:lang w:val="es-ES"/>
        </w:rPr>
        <w:t>2002</w:t>
      </w:r>
      <w:r w:rsidRPr="000C3834">
        <w:rPr>
          <w:lang w:val="es-ES"/>
        </w:rPr>
        <w:tab/>
      </w:r>
      <w:r w:rsidRPr="000C3834">
        <w:rPr>
          <w:lang w:val="es-ES"/>
        </w:rPr>
        <w:tab/>
        <w:t>“El trabajo decente y la economía informal”. Ponencia presentada en Conferencia Internacional del Trabajo 90.</w:t>
      </w:r>
      <w:r w:rsidRPr="000C3834">
        <w:rPr>
          <w:vertAlign w:val="superscript"/>
          <w:lang w:val="es-ES"/>
        </w:rPr>
        <w:t>a</w:t>
      </w:r>
      <w:r w:rsidRPr="000C3834">
        <w:rPr>
          <w:lang w:val="es-ES"/>
        </w:rPr>
        <w:t xml:space="preserve"> reunión. Ginebra. Consulta: 6 de abril del 2013.</w:t>
      </w:r>
    </w:p>
    <w:p w:rsidR="000C46CB" w:rsidRPr="000C3834" w:rsidRDefault="000C46CB" w:rsidP="000C46CB">
      <w:pPr>
        <w:ind w:left="1410" w:hanging="1410"/>
        <w:rPr>
          <w:lang w:val="es-ES"/>
        </w:rPr>
      </w:pPr>
      <w:r w:rsidRPr="000C3834">
        <w:rPr>
          <w:lang w:val="es-ES"/>
        </w:rPr>
        <w:tab/>
        <w:t>&lt;http://www.ilo.org/public/spanish/standards/relm/ilc/ilc90/pdf/rep-vi.pdf&gt;</w:t>
      </w:r>
    </w:p>
    <w:p w:rsidR="000C46CB" w:rsidRDefault="000C46CB" w:rsidP="000C46CB">
      <w:pPr>
        <w:rPr>
          <w:lang w:val="es-ES"/>
        </w:rPr>
      </w:pPr>
    </w:p>
    <w:p w:rsidR="000C46CB" w:rsidRPr="000C3834" w:rsidRDefault="000C46CB" w:rsidP="000C46CB">
      <w:pPr>
        <w:rPr>
          <w:lang w:val="es-ES"/>
        </w:rPr>
      </w:pPr>
      <w:r w:rsidRPr="000C3834">
        <w:rPr>
          <w:lang w:val="es-ES"/>
        </w:rPr>
        <w:t>ORGANIZACIÓN INTERNACIONAL DEL TRABAJO</w:t>
      </w:r>
    </w:p>
    <w:p w:rsidR="000C46CB" w:rsidRPr="000C3834" w:rsidRDefault="000C46CB" w:rsidP="000C46CB">
      <w:pPr>
        <w:ind w:left="1410" w:hanging="1410"/>
        <w:rPr>
          <w:lang w:val="es-ES"/>
        </w:rPr>
      </w:pPr>
      <w:r w:rsidRPr="000C3834">
        <w:rPr>
          <w:lang w:val="es-ES"/>
        </w:rPr>
        <w:t>2011</w:t>
      </w:r>
      <w:r w:rsidRPr="000C3834">
        <w:rPr>
          <w:lang w:val="es-ES"/>
        </w:rPr>
        <w:tab/>
      </w:r>
      <w:r w:rsidRPr="000C3834">
        <w:rPr>
          <w:lang w:val="es-ES"/>
        </w:rPr>
        <w:tab/>
      </w:r>
      <w:r w:rsidRPr="000C3834">
        <w:rPr>
          <w:i/>
          <w:lang w:val="es-ES"/>
        </w:rPr>
        <w:t xml:space="preserve">Panorama Laboral 2012. </w:t>
      </w:r>
      <w:r w:rsidRPr="000C3834">
        <w:rPr>
          <w:lang w:val="es-ES"/>
        </w:rPr>
        <w:t>Lima, 2012, p. 44. Consulta: 6 de abril del 2013.</w:t>
      </w:r>
    </w:p>
    <w:p w:rsidR="000C46CB" w:rsidRPr="000C3834" w:rsidRDefault="000C46CB" w:rsidP="000C46CB">
      <w:pPr>
        <w:ind w:left="1410"/>
        <w:rPr>
          <w:lang w:val="es-ES"/>
        </w:rPr>
      </w:pPr>
      <w:r w:rsidRPr="000C3834">
        <w:rPr>
          <w:lang w:val="es-ES"/>
        </w:rPr>
        <w:t>&lt;http://www.ilo.org/wcmsp5/groups/public/---</w:t>
      </w:r>
      <w:proofErr w:type="spellStart"/>
      <w:r w:rsidRPr="000C3834">
        <w:rPr>
          <w:lang w:val="es-ES"/>
        </w:rPr>
        <w:t>americas</w:t>
      </w:r>
      <w:proofErr w:type="spellEnd"/>
      <w:r w:rsidRPr="000C3834">
        <w:rPr>
          <w:lang w:val="es-ES"/>
        </w:rPr>
        <w:t>/---ro-lima/</w:t>
      </w:r>
      <w:proofErr w:type="spellStart"/>
      <w:r w:rsidRPr="000C3834">
        <w:rPr>
          <w:lang w:val="es-ES"/>
        </w:rPr>
        <w:t>documents</w:t>
      </w:r>
      <w:proofErr w:type="spellEnd"/>
      <w:r w:rsidRPr="000C3834">
        <w:rPr>
          <w:lang w:val="es-ES"/>
        </w:rPr>
        <w:t>/</w:t>
      </w:r>
      <w:proofErr w:type="spellStart"/>
      <w:r w:rsidRPr="000C3834">
        <w:rPr>
          <w:lang w:val="es-ES"/>
        </w:rPr>
        <w:t>publication</w:t>
      </w:r>
      <w:proofErr w:type="spellEnd"/>
      <w:r w:rsidRPr="000C3834">
        <w:rPr>
          <w:lang w:val="es-ES"/>
        </w:rPr>
        <w:t>/wcms_195884.pdf&gt;</w:t>
      </w:r>
    </w:p>
    <w:p w:rsidR="000C46CB" w:rsidRDefault="000C46CB" w:rsidP="000C46CB">
      <w:pPr>
        <w:rPr>
          <w:lang w:val="es-ES"/>
        </w:rPr>
      </w:pPr>
    </w:p>
    <w:p w:rsidR="000C46CB" w:rsidRPr="000C3834" w:rsidRDefault="000C46CB" w:rsidP="000C46CB">
      <w:pPr>
        <w:rPr>
          <w:lang w:val="es-ES"/>
        </w:rPr>
      </w:pPr>
      <w:r w:rsidRPr="000C3834">
        <w:rPr>
          <w:lang w:val="es-ES"/>
        </w:rPr>
        <w:t>ORGANIZACIÓN INTERNACIONAL DEL TRABAJO</w:t>
      </w:r>
    </w:p>
    <w:p w:rsidR="000C46CB" w:rsidRPr="000C3834" w:rsidRDefault="000C46CB" w:rsidP="000C46CB">
      <w:pPr>
        <w:ind w:left="1410" w:hanging="1410"/>
        <w:rPr>
          <w:lang w:val="es-ES"/>
        </w:rPr>
      </w:pPr>
      <w:r w:rsidRPr="000C3834">
        <w:rPr>
          <w:lang w:val="es-ES"/>
        </w:rPr>
        <w:t>2012</w:t>
      </w:r>
      <w:r w:rsidRPr="000C3834">
        <w:rPr>
          <w:lang w:val="es-ES"/>
        </w:rPr>
        <w:tab/>
      </w:r>
      <w:r w:rsidRPr="000C3834">
        <w:rPr>
          <w:lang w:val="es-ES"/>
        </w:rPr>
        <w:tab/>
        <w:t>“Guía de recursos sobre economía informal”</w:t>
      </w:r>
      <w:r w:rsidRPr="000C3834">
        <w:rPr>
          <w:i/>
          <w:lang w:val="es-ES"/>
        </w:rPr>
        <w:t xml:space="preserve">. Guía de Recursos. </w:t>
      </w:r>
      <w:r w:rsidRPr="000C3834">
        <w:rPr>
          <w:lang w:val="es-ES"/>
        </w:rPr>
        <w:t>Consulta: 6 de abril del 2013.</w:t>
      </w:r>
    </w:p>
    <w:p w:rsidR="000C46CB" w:rsidRPr="000C3834" w:rsidRDefault="000C46CB" w:rsidP="000C46CB">
      <w:pPr>
        <w:ind w:left="1410"/>
        <w:rPr>
          <w:lang w:val="es-ES"/>
        </w:rPr>
      </w:pPr>
      <w:r w:rsidRPr="000C3834">
        <w:rPr>
          <w:lang w:val="es-ES"/>
        </w:rPr>
        <w:t>&lt;http://www.ilo.org/wcmsp5/groups/public/---</w:t>
      </w:r>
      <w:proofErr w:type="spellStart"/>
      <w:r w:rsidRPr="000C3834">
        <w:rPr>
          <w:lang w:val="es-ES"/>
        </w:rPr>
        <w:t>americas</w:t>
      </w:r>
      <w:proofErr w:type="spellEnd"/>
      <w:r w:rsidRPr="000C3834">
        <w:rPr>
          <w:lang w:val="es-ES"/>
        </w:rPr>
        <w:t>/---ro-lima/</w:t>
      </w:r>
      <w:proofErr w:type="spellStart"/>
      <w:r w:rsidRPr="000C3834">
        <w:rPr>
          <w:lang w:val="es-ES"/>
        </w:rPr>
        <w:t>documents</w:t>
      </w:r>
      <w:proofErr w:type="spellEnd"/>
      <w:r w:rsidRPr="000C3834">
        <w:rPr>
          <w:lang w:val="es-ES"/>
        </w:rPr>
        <w:t>/</w:t>
      </w:r>
      <w:proofErr w:type="spellStart"/>
      <w:r w:rsidRPr="000C3834">
        <w:rPr>
          <w:lang w:val="es-ES"/>
        </w:rPr>
        <w:t>publication</w:t>
      </w:r>
      <w:proofErr w:type="spellEnd"/>
      <w:r w:rsidRPr="000C3834">
        <w:rPr>
          <w:lang w:val="es-ES"/>
        </w:rPr>
        <w:t>/wcms_195884.pdf&gt;</w:t>
      </w:r>
    </w:p>
    <w:p w:rsidR="000C46CB" w:rsidRDefault="000C46CB" w:rsidP="000C46CB">
      <w:pPr>
        <w:rPr>
          <w:lang w:val="es-ES"/>
        </w:rPr>
      </w:pPr>
    </w:p>
    <w:p w:rsidR="000C46CB" w:rsidRPr="000C3834" w:rsidRDefault="000C46CB" w:rsidP="000C46CB">
      <w:pPr>
        <w:rPr>
          <w:lang w:val="es-ES"/>
        </w:rPr>
      </w:pPr>
      <w:r w:rsidRPr="000C3834">
        <w:rPr>
          <w:lang w:val="es-ES"/>
        </w:rPr>
        <w:t>PROGRAMA DE LAS NACIONES UNIDAS PARA EL DESARROLLO</w:t>
      </w:r>
      <w:r w:rsidR="00694C7C">
        <w:rPr>
          <w:lang w:val="es-ES"/>
        </w:rPr>
        <w:t xml:space="preserve"> (PNUD)</w:t>
      </w:r>
    </w:p>
    <w:p w:rsidR="000C46CB" w:rsidRPr="000C3834" w:rsidRDefault="000C46CB" w:rsidP="000C46CB">
      <w:pPr>
        <w:ind w:left="1410" w:hanging="1410"/>
        <w:rPr>
          <w:lang w:val="es-ES"/>
        </w:rPr>
      </w:pPr>
      <w:r w:rsidRPr="000C3834">
        <w:rPr>
          <w:lang w:val="es-ES"/>
        </w:rPr>
        <w:t>1990</w:t>
      </w:r>
      <w:r w:rsidRPr="000C3834">
        <w:rPr>
          <w:lang w:val="es-ES"/>
        </w:rPr>
        <w:tab/>
      </w:r>
      <w:r w:rsidRPr="000C3834">
        <w:rPr>
          <w:lang w:val="es-ES"/>
        </w:rPr>
        <w:tab/>
      </w:r>
      <w:r w:rsidRPr="000C3834">
        <w:rPr>
          <w:i/>
          <w:lang w:val="es-ES"/>
        </w:rPr>
        <w:t>Informe sobre Desarrollo Humano.</w:t>
      </w:r>
      <w:r w:rsidRPr="000C3834">
        <w:rPr>
          <w:lang w:val="es-ES"/>
        </w:rPr>
        <w:t xml:space="preserve"> Bogotá, 1990: Tercer Mundo Editores. Consulta: 6 de abril del 2013.</w:t>
      </w:r>
    </w:p>
    <w:p w:rsidR="000C46CB" w:rsidRPr="000C3834" w:rsidRDefault="000C46CB" w:rsidP="000C46CB">
      <w:pPr>
        <w:rPr>
          <w:lang w:val="es-ES"/>
        </w:rPr>
      </w:pPr>
      <w:r w:rsidRPr="000C3834">
        <w:rPr>
          <w:lang w:val="es-ES"/>
        </w:rPr>
        <w:tab/>
      </w:r>
      <w:r w:rsidRPr="000C3834">
        <w:rPr>
          <w:lang w:val="es-ES"/>
        </w:rPr>
        <w:tab/>
        <w:t>&lt;http://hdr.undp.org/en/media/hdr_1990_es_cap1.pdf&gt;</w:t>
      </w:r>
    </w:p>
    <w:p w:rsidR="000C46CB" w:rsidRDefault="000C46CB" w:rsidP="000C46CB">
      <w:pPr>
        <w:rPr>
          <w:lang w:val="es-ES"/>
        </w:rPr>
      </w:pPr>
    </w:p>
    <w:p w:rsidR="00330864" w:rsidRPr="00AF44C2" w:rsidRDefault="00330864" w:rsidP="00330864">
      <w:pPr>
        <w:jc w:val="left"/>
        <w:rPr>
          <w:szCs w:val="22"/>
          <w:lang w:val="es-MX"/>
        </w:rPr>
      </w:pPr>
      <w:r w:rsidRPr="00262ABA">
        <w:rPr>
          <w:szCs w:val="22"/>
          <w:lang w:val="en-US"/>
        </w:rPr>
        <w:t>PROJECT MANAGEMENT INSTITUTE</w:t>
      </w:r>
      <w:r>
        <w:rPr>
          <w:szCs w:val="22"/>
          <w:lang w:val="en-US"/>
        </w:rPr>
        <w:t xml:space="preserve"> </w:t>
      </w:r>
      <w:r w:rsidRPr="00601009">
        <w:rPr>
          <w:szCs w:val="22"/>
          <w:lang w:val="en-US"/>
        </w:rPr>
        <w:t>(PMI</w:t>
      </w:r>
      <w:proofErr w:type="gramStart"/>
      <w:r w:rsidRPr="00601009">
        <w:rPr>
          <w:szCs w:val="22"/>
          <w:lang w:val="en-US"/>
        </w:rPr>
        <w:t>)</w:t>
      </w:r>
      <w:proofErr w:type="gramEnd"/>
      <w:r>
        <w:rPr>
          <w:szCs w:val="22"/>
          <w:lang w:val="en-US"/>
        </w:rPr>
        <w:br/>
      </w:r>
      <w:r w:rsidRPr="00262ABA">
        <w:rPr>
          <w:szCs w:val="22"/>
          <w:lang w:val="en-US"/>
        </w:rPr>
        <w:t>2013</w:t>
      </w:r>
      <w:r w:rsidRPr="00262ABA">
        <w:rPr>
          <w:sz w:val="28"/>
          <w:lang w:val="en-US"/>
        </w:rPr>
        <w:tab/>
      </w:r>
      <w:r w:rsidRPr="00262ABA">
        <w:rPr>
          <w:sz w:val="28"/>
          <w:lang w:val="en-US"/>
        </w:rPr>
        <w:tab/>
      </w:r>
      <w:r w:rsidRPr="00262ABA">
        <w:rPr>
          <w:i/>
          <w:szCs w:val="22"/>
          <w:lang w:val="en-US"/>
        </w:rPr>
        <w:t xml:space="preserve">Project Management Body of Knowledge (PMBOK Guide). </w:t>
      </w:r>
      <w:r w:rsidRPr="00AF44C2">
        <w:rPr>
          <w:szCs w:val="22"/>
          <w:lang w:val="es-MX"/>
        </w:rPr>
        <w:t xml:space="preserve">Cuarta </w:t>
      </w:r>
    </w:p>
    <w:p w:rsidR="00330864" w:rsidRPr="00AF44C2" w:rsidRDefault="00330864" w:rsidP="00330864">
      <w:pPr>
        <w:ind w:left="708" w:firstLine="708"/>
        <w:jc w:val="left"/>
        <w:rPr>
          <w:color w:val="000000" w:themeColor="text1"/>
          <w:szCs w:val="22"/>
          <w:lang w:val="es-MX"/>
        </w:rPr>
      </w:pPr>
      <w:r w:rsidRPr="00AF44C2">
        <w:rPr>
          <w:szCs w:val="22"/>
          <w:lang w:val="es-MX"/>
        </w:rPr>
        <w:t xml:space="preserve">Edición. USA: Project Management </w:t>
      </w:r>
      <w:proofErr w:type="spellStart"/>
      <w:r w:rsidRPr="00AF44C2">
        <w:rPr>
          <w:szCs w:val="22"/>
          <w:lang w:val="es-MX"/>
        </w:rPr>
        <w:t>Institute</w:t>
      </w:r>
      <w:proofErr w:type="spellEnd"/>
      <w:r w:rsidRPr="00AF44C2">
        <w:rPr>
          <w:szCs w:val="22"/>
          <w:lang w:val="es-MX"/>
        </w:rPr>
        <w:t>. ISBN: 978-1-935-58967-9</w:t>
      </w:r>
    </w:p>
    <w:p w:rsidR="00330864" w:rsidRDefault="00330864" w:rsidP="000C46CB">
      <w:pPr>
        <w:rPr>
          <w:lang w:val="es-ES"/>
        </w:rPr>
      </w:pPr>
    </w:p>
    <w:p w:rsidR="000C46CB" w:rsidRDefault="000C46CB" w:rsidP="000C46CB">
      <w:pPr>
        <w:rPr>
          <w:lang w:val="es-ES"/>
        </w:rPr>
      </w:pPr>
      <w:r>
        <w:rPr>
          <w:lang w:val="es-ES"/>
        </w:rPr>
        <w:t>QUOTATIS (QUOT)</w:t>
      </w:r>
    </w:p>
    <w:p w:rsidR="000C46CB" w:rsidRDefault="000C46CB" w:rsidP="000C46CB">
      <w:pPr>
        <w:rPr>
          <w:lang w:val="es-ES"/>
        </w:rPr>
      </w:pPr>
      <w:r>
        <w:rPr>
          <w:lang w:val="es-ES"/>
        </w:rPr>
        <w:t>2013</w:t>
      </w:r>
      <w:r>
        <w:rPr>
          <w:lang w:val="es-ES"/>
        </w:rPr>
        <w:tab/>
      </w:r>
      <w:r>
        <w:rPr>
          <w:lang w:val="es-ES"/>
        </w:rPr>
        <w:tab/>
        <w:t>Consulta: 13 de abril del 2013.</w:t>
      </w:r>
    </w:p>
    <w:p w:rsidR="000C46CB" w:rsidRDefault="000C46CB" w:rsidP="000C46CB">
      <w:r>
        <w:rPr>
          <w:lang w:val="es-ES"/>
        </w:rPr>
        <w:tab/>
      </w:r>
      <w:r>
        <w:rPr>
          <w:lang w:val="es-ES"/>
        </w:rPr>
        <w:tab/>
        <w:t>&lt;</w:t>
      </w:r>
      <w:r w:rsidRPr="000578A6">
        <w:t xml:space="preserve"> </w:t>
      </w:r>
      <w:r w:rsidRPr="00162152">
        <w:t>http://www.quotatis.es/</w:t>
      </w:r>
      <w:r>
        <w:t>&gt;</w:t>
      </w:r>
    </w:p>
    <w:p w:rsidR="000C46CB" w:rsidRDefault="000C46CB" w:rsidP="000C46CB">
      <w:pPr>
        <w:rPr>
          <w:lang w:val="es-ES"/>
        </w:rPr>
      </w:pPr>
    </w:p>
    <w:p w:rsidR="000C46CB" w:rsidRDefault="000C46CB" w:rsidP="000C46CB">
      <w:pPr>
        <w:rPr>
          <w:lang w:val="es-ES"/>
        </w:rPr>
      </w:pPr>
      <w:r>
        <w:rPr>
          <w:lang w:val="es-ES"/>
        </w:rPr>
        <w:t>SEDAPAL EN TU HOGAR (SEDAPAL)</w:t>
      </w:r>
    </w:p>
    <w:p w:rsidR="000C46CB" w:rsidRDefault="000C46CB" w:rsidP="000C46CB">
      <w:pPr>
        <w:rPr>
          <w:lang w:val="es-ES"/>
        </w:rPr>
      </w:pPr>
      <w:r>
        <w:rPr>
          <w:lang w:val="es-ES"/>
        </w:rPr>
        <w:t>2013</w:t>
      </w:r>
      <w:r>
        <w:rPr>
          <w:lang w:val="es-ES"/>
        </w:rPr>
        <w:tab/>
      </w:r>
      <w:r>
        <w:rPr>
          <w:lang w:val="es-ES"/>
        </w:rPr>
        <w:tab/>
        <w:t>Consulta: 13 de abril del 2013.</w:t>
      </w:r>
    </w:p>
    <w:p w:rsidR="000C46CB" w:rsidRDefault="000C46CB" w:rsidP="000C46CB">
      <w:r>
        <w:rPr>
          <w:lang w:val="es-ES"/>
        </w:rPr>
        <w:tab/>
      </w:r>
      <w:r>
        <w:rPr>
          <w:lang w:val="es-ES"/>
        </w:rPr>
        <w:tab/>
        <w:t>&lt;</w:t>
      </w:r>
      <w:r w:rsidRPr="000578A6">
        <w:t xml:space="preserve"> http://www.sedapal.com.pe/sedapal_hogar/ </w:t>
      </w:r>
      <w:r>
        <w:t>&gt;</w:t>
      </w:r>
    </w:p>
    <w:p w:rsidR="000C46CB" w:rsidRPr="004D1AB5" w:rsidRDefault="000C46CB" w:rsidP="000C46CB"/>
    <w:p w:rsidR="000C46CB" w:rsidRDefault="000C46CB" w:rsidP="000C46CB">
      <w:pPr>
        <w:rPr>
          <w:lang w:val="es-ES"/>
        </w:rPr>
      </w:pPr>
      <w:r>
        <w:rPr>
          <w:lang w:val="es-ES"/>
        </w:rPr>
        <w:t>SERVICIOS A DOMICILIO (SAD)</w:t>
      </w:r>
    </w:p>
    <w:p w:rsidR="000C46CB" w:rsidRDefault="000C46CB" w:rsidP="000C46CB">
      <w:pPr>
        <w:rPr>
          <w:lang w:val="es-ES"/>
        </w:rPr>
      </w:pPr>
      <w:r>
        <w:rPr>
          <w:lang w:val="es-ES"/>
        </w:rPr>
        <w:t>2010</w:t>
      </w:r>
      <w:r>
        <w:rPr>
          <w:lang w:val="es-ES"/>
        </w:rPr>
        <w:tab/>
      </w:r>
      <w:r>
        <w:rPr>
          <w:lang w:val="es-ES"/>
        </w:rPr>
        <w:tab/>
        <w:t>Consulta: 13 de abril del 2013.</w:t>
      </w:r>
    </w:p>
    <w:p w:rsidR="000C46CB" w:rsidRPr="00AF44C2" w:rsidRDefault="000C46CB" w:rsidP="000C46CB">
      <w:pPr>
        <w:rPr>
          <w:lang w:val="en-US"/>
        </w:rPr>
      </w:pPr>
      <w:r>
        <w:rPr>
          <w:lang w:val="es-ES"/>
        </w:rPr>
        <w:tab/>
      </w:r>
      <w:r>
        <w:rPr>
          <w:lang w:val="es-ES"/>
        </w:rPr>
        <w:tab/>
      </w:r>
      <w:r w:rsidRPr="00AF44C2">
        <w:rPr>
          <w:lang w:val="en-US"/>
        </w:rPr>
        <w:t>&lt; http://serviciosadomicilio.pe&gt;</w:t>
      </w:r>
    </w:p>
    <w:p w:rsidR="000C46CB" w:rsidRDefault="000C46CB" w:rsidP="000C46CB">
      <w:pPr>
        <w:rPr>
          <w:lang w:val="en-US"/>
        </w:rPr>
      </w:pPr>
    </w:p>
    <w:p w:rsidR="00330864" w:rsidRDefault="00330864" w:rsidP="00330864">
      <w:pPr>
        <w:jc w:val="left"/>
        <w:rPr>
          <w:color w:val="000000" w:themeColor="text1"/>
          <w:szCs w:val="22"/>
          <w:lang w:val="en-US"/>
        </w:rPr>
      </w:pPr>
      <w:r>
        <w:rPr>
          <w:color w:val="000000" w:themeColor="text1"/>
          <w:szCs w:val="22"/>
          <w:lang w:val="en-US"/>
        </w:rPr>
        <w:t>TREASURY BOARD OF CANADA SECRETARIAT (TBC)</w:t>
      </w:r>
    </w:p>
    <w:p w:rsidR="00330864" w:rsidRPr="006048FF" w:rsidRDefault="00330864" w:rsidP="00330864">
      <w:pPr>
        <w:jc w:val="left"/>
        <w:rPr>
          <w:color w:val="000000" w:themeColor="text1"/>
          <w:szCs w:val="22"/>
          <w:lang w:val="en-US"/>
        </w:rPr>
      </w:pPr>
      <w:r>
        <w:rPr>
          <w:color w:val="000000" w:themeColor="text1"/>
          <w:szCs w:val="22"/>
          <w:lang w:val="en-US"/>
        </w:rPr>
        <w:t>2008</w:t>
      </w:r>
      <w:r>
        <w:rPr>
          <w:color w:val="000000" w:themeColor="text1"/>
          <w:szCs w:val="22"/>
          <w:lang w:val="en-US"/>
        </w:rPr>
        <w:tab/>
      </w:r>
      <w:r>
        <w:rPr>
          <w:color w:val="000000" w:themeColor="text1"/>
          <w:szCs w:val="22"/>
          <w:lang w:val="en-US"/>
        </w:rPr>
        <w:tab/>
      </w:r>
      <w:r>
        <w:rPr>
          <w:i/>
          <w:color w:val="000000" w:themeColor="text1"/>
          <w:szCs w:val="22"/>
          <w:lang w:val="en-US"/>
        </w:rPr>
        <w:t>Business Case Guide</w:t>
      </w:r>
      <w:r>
        <w:rPr>
          <w:color w:val="000000" w:themeColor="text1"/>
          <w:szCs w:val="22"/>
          <w:lang w:val="en-US"/>
        </w:rPr>
        <w:t xml:space="preserve">. </w:t>
      </w:r>
      <w:proofErr w:type="spellStart"/>
      <w:proofErr w:type="gramStart"/>
      <w:r w:rsidRPr="00601009">
        <w:rPr>
          <w:color w:val="000000" w:themeColor="text1"/>
          <w:szCs w:val="22"/>
          <w:lang w:val="en-US"/>
        </w:rPr>
        <w:t>Canadá</w:t>
      </w:r>
      <w:proofErr w:type="spellEnd"/>
      <w:r>
        <w:rPr>
          <w:color w:val="000000" w:themeColor="text1"/>
          <w:szCs w:val="22"/>
          <w:lang w:val="en-US"/>
        </w:rPr>
        <w:t>.</w:t>
      </w:r>
      <w:proofErr w:type="gramEnd"/>
      <w:r>
        <w:rPr>
          <w:color w:val="000000" w:themeColor="text1"/>
          <w:szCs w:val="22"/>
          <w:lang w:val="en-US"/>
        </w:rPr>
        <w:t xml:space="preserve"> </w:t>
      </w:r>
      <w:r w:rsidRPr="00CD78A3">
        <w:rPr>
          <w:color w:val="000000" w:themeColor="text1"/>
          <w:szCs w:val="22"/>
          <w:lang w:val="en-US"/>
        </w:rPr>
        <w:t>ISBN: 978-1-100-12900-6</w:t>
      </w:r>
    </w:p>
    <w:p w:rsidR="00330864" w:rsidRPr="00330864" w:rsidRDefault="00330864" w:rsidP="000C46CB">
      <w:pPr>
        <w:rPr>
          <w:lang w:val="en-US"/>
        </w:rPr>
      </w:pPr>
    </w:p>
    <w:p w:rsidR="000C46CB" w:rsidRPr="000C3834" w:rsidRDefault="000C46CB" w:rsidP="000C46CB">
      <w:pPr>
        <w:rPr>
          <w:lang w:val="es-ES"/>
        </w:rPr>
      </w:pPr>
      <w:r w:rsidRPr="000C3834">
        <w:rPr>
          <w:lang w:val="es-ES"/>
        </w:rPr>
        <w:t>TURBAN, Efraim y otros</w:t>
      </w:r>
    </w:p>
    <w:p w:rsidR="000C46CB" w:rsidRPr="000C3834" w:rsidRDefault="000C46CB" w:rsidP="000C46CB">
      <w:pPr>
        <w:ind w:left="1410" w:hanging="1410"/>
        <w:rPr>
          <w:lang w:val="es-ES"/>
        </w:rPr>
      </w:pPr>
      <w:r w:rsidRPr="00AF44C2">
        <w:rPr>
          <w:lang w:val="es-MX"/>
        </w:rPr>
        <w:t>2008</w:t>
      </w:r>
      <w:r w:rsidRPr="00AF44C2">
        <w:rPr>
          <w:lang w:val="es-MX"/>
        </w:rPr>
        <w:tab/>
      </w:r>
      <w:r w:rsidRPr="00AF44C2">
        <w:rPr>
          <w:lang w:val="es-MX"/>
        </w:rPr>
        <w:tab/>
      </w:r>
      <w:proofErr w:type="spellStart"/>
      <w:r w:rsidRPr="00AF44C2">
        <w:rPr>
          <w:i/>
          <w:lang w:val="es-MX"/>
        </w:rPr>
        <w:t>Electronic</w:t>
      </w:r>
      <w:proofErr w:type="spellEnd"/>
      <w:r w:rsidRPr="00AF44C2">
        <w:rPr>
          <w:i/>
          <w:lang w:val="es-MX"/>
        </w:rPr>
        <w:t xml:space="preserve"> Commerce: A </w:t>
      </w:r>
      <w:proofErr w:type="spellStart"/>
      <w:r w:rsidRPr="00AF44C2">
        <w:rPr>
          <w:i/>
          <w:lang w:val="es-MX"/>
        </w:rPr>
        <w:t>Managerial</w:t>
      </w:r>
      <w:proofErr w:type="spellEnd"/>
      <w:r w:rsidRPr="00AF44C2">
        <w:rPr>
          <w:i/>
          <w:lang w:val="es-MX"/>
        </w:rPr>
        <w:t xml:space="preserve"> </w:t>
      </w:r>
      <w:proofErr w:type="spellStart"/>
      <w:r w:rsidRPr="00AF44C2">
        <w:rPr>
          <w:i/>
          <w:lang w:val="es-MX"/>
        </w:rPr>
        <w:t>Perspective</w:t>
      </w:r>
      <w:proofErr w:type="spellEnd"/>
      <w:r w:rsidRPr="00AF44C2">
        <w:rPr>
          <w:i/>
          <w:lang w:val="es-MX"/>
        </w:rPr>
        <w:t>.</w:t>
      </w:r>
      <w:r w:rsidRPr="00AF44C2">
        <w:rPr>
          <w:lang w:val="es-MX"/>
        </w:rPr>
        <w:t xml:space="preserve"> </w:t>
      </w:r>
      <w:r w:rsidRPr="000C3834">
        <w:rPr>
          <w:lang w:val="es-ES"/>
        </w:rPr>
        <w:t>Quinta edición. USA: Prentice Hall.</w:t>
      </w:r>
    </w:p>
    <w:p w:rsidR="000C46CB" w:rsidRDefault="000C46CB" w:rsidP="000C46CB">
      <w:pPr>
        <w:rPr>
          <w:lang w:val="es-ES"/>
        </w:rPr>
      </w:pPr>
    </w:p>
    <w:p w:rsidR="00D674AE" w:rsidRDefault="00D674AE" w:rsidP="000C46CB">
      <w:pPr>
        <w:rPr>
          <w:lang w:val="es-ES"/>
        </w:rPr>
      </w:pPr>
    </w:p>
    <w:p w:rsidR="00D674AE" w:rsidRDefault="00D674AE" w:rsidP="000C46CB">
      <w:pPr>
        <w:rPr>
          <w:lang w:val="es-ES"/>
        </w:rPr>
      </w:pPr>
    </w:p>
    <w:p w:rsidR="00D674AE" w:rsidRDefault="00D674AE" w:rsidP="000C46CB">
      <w:pPr>
        <w:rPr>
          <w:lang w:val="es-ES"/>
        </w:rPr>
      </w:pPr>
    </w:p>
    <w:p w:rsidR="000C46CB" w:rsidRPr="000C3834" w:rsidRDefault="000C46CB" w:rsidP="000C46CB">
      <w:pPr>
        <w:rPr>
          <w:lang w:val="es-ES"/>
        </w:rPr>
      </w:pPr>
      <w:r w:rsidRPr="000C3834">
        <w:rPr>
          <w:lang w:val="es-ES"/>
        </w:rPr>
        <w:lastRenderedPageBreak/>
        <w:t>VICEMINISTERIO DE MYPE E INDUSTRIA</w:t>
      </w:r>
      <w:r w:rsidR="002C5742">
        <w:rPr>
          <w:lang w:val="es-ES"/>
        </w:rPr>
        <w:t xml:space="preserve"> (VMYPE)</w:t>
      </w:r>
    </w:p>
    <w:p w:rsidR="000C46CB" w:rsidRPr="000C3834" w:rsidRDefault="000C46CB" w:rsidP="000C46CB">
      <w:pPr>
        <w:ind w:left="1410" w:hanging="1410"/>
        <w:rPr>
          <w:lang w:val="es-ES"/>
        </w:rPr>
      </w:pPr>
      <w:r w:rsidRPr="000C3834">
        <w:rPr>
          <w:lang w:val="es-ES"/>
        </w:rPr>
        <w:t>2012</w:t>
      </w:r>
      <w:r w:rsidRPr="000C3834">
        <w:rPr>
          <w:lang w:val="es-ES"/>
        </w:rPr>
        <w:tab/>
      </w:r>
      <w:r w:rsidRPr="000C3834">
        <w:rPr>
          <w:lang w:val="es-ES"/>
        </w:rPr>
        <w:tab/>
        <w:t xml:space="preserve">“Estadísticas de la Micro y Pequeña Empresa”. </w:t>
      </w:r>
      <w:r w:rsidRPr="000C3834">
        <w:rPr>
          <w:i/>
          <w:lang w:val="es-ES"/>
        </w:rPr>
        <w:t>Dirección General de Estudios Económicos, Evaluación y Competitividad Territorial – Ministerio de la Producción.</w:t>
      </w:r>
      <w:r w:rsidRPr="000C3834">
        <w:rPr>
          <w:lang w:val="es-ES"/>
        </w:rPr>
        <w:t xml:space="preserve"> Lima, diciembre del 2012. Consulta: 6 de abril del 2013.</w:t>
      </w:r>
    </w:p>
    <w:p w:rsidR="000C46CB" w:rsidRPr="000C3834" w:rsidRDefault="000C46CB" w:rsidP="000C46CB">
      <w:pPr>
        <w:ind w:left="1410" w:firstLine="6"/>
        <w:rPr>
          <w:lang w:val="es-ES"/>
        </w:rPr>
      </w:pPr>
      <w:r w:rsidRPr="000C3834">
        <w:rPr>
          <w:lang w:val="es-ES"/>
        </w:rPr>
        <w:t>&lt; http://www.produce.gob.pe/remype/data/mype2011.pdf&gt;</w:t>
      </w:r>
      <w:r w:rsidRPr="000C3834">
        <w:rPr>
          <w:lang w:val="es-ES"/>
        </w:rPr>
        <w:tab/>
      </w:r>
    </w:p>
    <w:p w:rsidR="004E75DE" w:rsidRDefault="004E75DE" w:rsidP="004E75DE">
      <w:pPr>
        <w:rPr>
          <w:lang w:val="es-ES"/>
        </w:rPr>
      </w:pPr>
    </w:p>
    <w:p w:rsidR="00330864" w:rsidRPr="00601009" w:rsidRDefault="00330864" w:rsidP="00330864">
      <w:pPr>
        <w:jc w:val="left"/>
        <w:rPr>
          <w:color w:val="000000" w:themeColor="text1"/>
          <w:szCs w:val="22"/>
          <w:lang w:val="es-MX"/>
        </w:rPr>
      </w:pPr>
      <w:proofErr w:type="gramStart"/>
      <w:r w:rsidRPr="005B5833">
        <w:rPr>
          <w:color w:val="000000" w:themeColor="text1"/>
          <w:szCs w:val="22"/>
          <w:lang w:val="en-US"/>
        </w:rPr>
        <w:t>WHITE, Stephen y IBM Corporation</w:t>
      </w:r>
      <w:r w:rsidRPr="005B5833">
        <w:rPr>
          <w:color w:val="000000" w:themeColor="text1"/>
          <w:szCs w:val="22"/>
          <w:lang w:val="en-US"/>
        </w:rPr>
        <w:br/>
        <w:t>2004</w:t>
      </w:r>
      <w:r>
        <w:rPr>
          <w:color w:val="000000" w:themeColor="text1"/>
          <w:szCs w:val="22"/>
          <w:lang w:val="en-US"/>
        </w:rPr>
        <w:tab/>
      </w:r>
      <w:r>
        <w:rPr>
          <w:color w:val="000000" w:themeColor="text1"/>
          <w:szCs w:val="22"/>
          <w:lang w:val="en-US"/>
        </w:rPr>
        <w:tab/>
      </w:r>
      <w:r w:rsidRPr="007C787A">
        <w:rPr>
          <w:i/>
          <w:color w:val="000000" w:themeColor="text1"/>
          <w:szCs w:val="22"/>
          <w:lang w:val="en-US"/>
        </w:rPr>
        <w:t>Introduction to BPMN</w:t>
      </w:r>
      <w:r w:rsidRPr="005B5833">
        <w:rPr>
          <w:color w:val="000000" w:themeColor="text1"/>
          <w:szCs w:val="22"/>
          <w:lang w:val="en-US"/>
        </w:rPr>
        <w:t>.</w:t>
      </w:r>
      <w:proofErr w:type="gramEnd"/>
      <w:r w:rsidRPr="005B5833">
        <w:rPr>
          <w:color w:val="000000" w:themeColor="text1"/>
          <w:szCs w:val="22"/>
          <w:lang w:val="en-US"/>
        </w:rPr>
        <w:t xml:space="preserve"> </w:t>
      </w:r>
      <w:r w:rsidRPr="002C3F78">
        <w:rPr>
          <w:color w:val="000000" w:themeColor="text1"/>
          <w:szCs w:val="22"/>
          <w:lang w:val="es-ES"/>
        </w:rPr>
        <w:t xml:space="preserve">Consulta: 01 junio 2013. </w:t>
      </w:r>
    </w:p>
    <w:p w:rsidR="00330864" w:rsidRPr="00AD4E59" w:rsidRDefault="00330864" w:rsidP="00330864">
      <w:pPr>
        <w:ind w:left="2124" w:hanging="708"/>
        <w:jc w:val="left"/>
        <w:rPr>
          <w:color w:val="0000FF"/>
          <w:u w:val="single"/>
          <w:lang w:val="es-MX"/>
        </w:rPr>
      </w:pPr>
      <w:r w:rsidRPr="00601009">
        <w:rPr>
          <w:color w:val="000000" w:themeColor="text1"/>
          <w:szCs w:val="22"/>
          <w:lang w:val="es-MX"/>
        </w:rPr>
        <w:t xml:space="preserve">&lt; </w:t>
      </w:r>
      <w:hyperlink r:id="rId38" w:history="1">
        <w:r w:rsidRPr="00601009">
          <w:rPr>
            <w:color w:val="000000" w:themeColor="text1"/>
            <w:lang w:val="es-MX"/>
          </w:rPr>
          <w:t>http://www.omg.org/bpmn/Documents/Introduction_to_BPMN.pdf</w:t>
        </w:r>
      </w:hyperlink>
      <w:r w:rsidRPr="00601009">
        <w:rPr>
          <w:color w:val="000000" w:themeColor="text1"/>
          <w:szCs w:val="22"/>
          <w:lang w:val="es-MX"/>
        </w:rPr>
        <w:t>&gt;</w:t>
      </w:r>
    </w:p>
    <w:sectPr w:rsidR="00330864" w:rsidRPr="00AD4E59" w:rsidSect="00316DE2">
      <w:footerReference w:type="default" r:id="rId39"/>
      <w:pgSz w:w="11906" w:h="16838" w:code="9"/>
      <w:pgMar w:top="1418" w:right="1701" w:bottom="1418" w:left="1701" w:header="709" w:footer="461"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5" w:author="César" w:date="2013-06-16T07:33:00Z" w:initials="CA">
    <w:p w:rsidR="00925E50" w:rsidRDefault="00925E50">
      <w:pPr>
        <w:pStyle w:val="Textocomentario"/>
      </w:pPr>
      <w:r>
        <w:rPr>
          <w:rStyle w:val="Refdecomentario"/>
        </w:rPr>
        <w:annotationRef/>
      </w:r>
      <w:r>
        <w:t>Con que funcionalidad cubres el post-servicio los comentarios?</w:t>
      </w:r>
    </w:p>
  </w:comment>
  <w:comment w:id="94" w:author="César" w:date="2013-06-16T07:39:00Z" w:initials="CA">
    <w:p w:rsidR="00925E50" w:rsidRDefault="00925E50">
      <w:pPr>
        <w:pStyle w:val="Textocomentario"/>
      </w:pPr>
      <w:r>
        <w:rPr>
          <w:rStyle w:val="Refdecomentario"/>
        </w:rPr>
        <w:annotationRef/>
      </w:r>
      <w:r>
        <w:t>En este punto puedes revisar cada objetivo específico e identificar algún riesgo asociado al OE.</w:t>
      </w:r>
    </w:p>
  </w:comment>
  <w:comment w:id="154" w:author="César" w:date="2013-06-16T07:52:00Z" w:initials="CA">
    <w:p w:rsidR="00925E50" w:rsidRDefault="00925E50">
      <w:pPr>
        <w:pStyle w:val="Textocomentario"/>
      </w:pPr>
      <w:r>
        <w:rPr>
          <w:rStyle w:val="Refdecomentario"/>
        </w:rPr>
        <w:annotationRef/>
      </w:r>
      <w:r>
        <w:t>Para la sustentación hay que tener en cuenta que se está proponiendo un nuevo canal de venta de servicio para las personas naturales.</w:t>
      </w:r>
    </w:p>
  </w:comment>
  <w:comment w:id="158" w:author="César" w:date="2013-06-16T07:45:00Z" w:initials="CA">
    <w:p w:rsidR="00925E50" w:rsidRDefault="00925E50">
      <w:pPr>
        <w:pStyle w:val="Textocomentario"/>
      </w:pPr>
      <w:r>
        <w:rPr>
          <w:rStyle w:val="Refdecomentario"/>
        </w:rPr>
        <w:annotationRef/>
      </w:r>
      <w:r>
        <w:t>Es una alternativa para enfrentar este problema (no puedes garantizar resolver)</w:t>
      </w:r>
    </w:p>
  </w:comment>
  <w:comment w:id="159" w:author="César" w:date="2013-06-16T07:46:00Z" w:initials="CA">
    <w:p w:rsidR="00925E50" w:rsidRDefault="00925E50">
      <w:pPr>
        <w:pStyle w:val="Textocomentario"/>
      </w:pPr>
      <w:r>
        <w:rPr>
          <w:rStyle w:val="Refdecomentario"/>
        </w:rPr>
        <w:annotationRef/>
      </w:r>
      <w:r>
        <w:t>Que brinde funcionalidades de …..</w:t>
      </w:r>
    </w:p>
  </w:comment>
  <w:comment w:id="164" w:author="César" w:date="2013-06-16T07:50:00Z" w:initials="CA">
    <w:p w:rsidR="00925E50" w:rsidRDefault="00925E50">
      <w:pPr>
        <w:pStyle w:val="Textocomentario"/>
      </w:pPr>
      <w:r>
        <w:rPr>
          <w:rStyle w:val="Refdecomentario"/>
        </w:rPr>
        <w:annotationRef/>
      </w:r>
      <w:r>
        <w:t xml:space="preserve">Hay alguna referencia?. En clase se </w:t>
      </w:r>
      <w:proofErr w:type="spellStart"/>
      <w:r>
        <w:t>solicito</w:t>
      </w:r>
      <w:proofErr w:type="spellEnd"/>
      <w:r>
        <w:t xml:space="preserve"> referencia?</w:t>
      </w:r>
    </w:p>
  </w:comment>
  <w:comment w:id="165" w:author="Christian" w:date="2013-06-16T18:39:00Z" w:initials="C">
    <w:p w:rsidR="004D5BF8" w:rsidRDefault="004D5BF8">
      <w:pPr>
        <w:pStyle w:val="Textocomentario"/>
      </w:pPr>
      <w:r>
        <w:rPr>
          <w:rStyle w:val="Refdecomentario"/>
        </w:rPr>
        <w:annotationRef/>
      </w:r>
      <w:r>
        <w:t xml:space="preserve">Referencia sobre </w:t>
      </w:r>
      <w:r w:rsidR="00CB70DA">
        <w:t xml:space="preserve">tener </w:t>
      </w:r>
      <w:r w:rsidR="003D18C0">
        <w:t>experiencia en tecnologías</w:t>
      </w:r>
      <w:r w:rsidR="0087203F">
        <w:t xml:space="preserve"> o sobre las </w:t>
      </w:r>
      <w:r w:rsidR="0087203F">
        <w:t>tecnologías</w:t>
      </w:r>
      <w:r w:rsidR="0087203F">
        <w:t xml:space="preserve"> en sí</w:t>
      </w:r>
      <w:r w:rsidR="003D18C0">
        <w:t>?</w:t>
      </w:r>
      <w:r w:rsidR="00CB70DA">
        <w:t xml:space="preserve"> </w:t>
      </w:r>
      <w:r w:rsidR="0087203F">
        <w:t>En clase no se indicó nada al respecto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729D" w:rsidRDefault="00C9729D">
      <w:r>
        <w:separator/>
      </w:r>
    </w:p>
    <w:p w:rsidR="00C9729D" w:rsidRDefault="00C9729D"/>
    <w:p w:rsidR="00C9729D" w:rsidRDefault="00C9729D" w:rsidP="005737E9"/>
    <w:p w:rsidR="00C9729D" w:rsidRDefault="00C9729D" w:rsidP="005737E9"/>
    <w:p w:rsidR="00C9729D" w:rsidRDefault="00C9729D" w:rsidP="00442B7D"/>
    <w:p w:rsidR="00C9729D" w:rsidRDefault="00C9729D" w:rsidP="00442B7D"/>
    <w:p w:rsidR="00C9729D" w:rsidRDefault="00C9729D" w:rsidP="003B26C9"/>
    <w:p w:rsidR="00C9729D" w:rsidRDefault="00C9729D" w:rsidP="003B26C9"/>
    <w:p w:rsidR="00C9729D" w:rsidRDefault="00C9729D"/>
  </w:endnote>
  <w:endnote w:type="continuationSeparator" w:id="0">
    <w:p w:rsidR="00C9729D" w:rsidRDefault="00C9729D">
      <w:r>
        <w:continuationSeparator/>
      </w:r>
    </w:p>
    <w:p w:rsidR="00C9729D" w:rsidRDefault="00C9729D"/>
    <w:p w:rsidR="00C9729D" w:rsidRDefault="00C9729D" w:rsidP="005737E9"/>
    <w:p w:rsidR="00C9729D" w:rsidRDefault="00C9729D" w:rsidP="005737E9"/>
    <w:p w:rsidR="00C9729D" w:rsidRDefault="00C9729D" w:rsidP="00442B7D"/>
    <w:p w:rsidR="00C9729D" w:rsidRDefault="00C9729D" w:rsidP="00442B7D"/>
    <w:p w:rsidR="00C9729D" w:rsidRDefault="00C9729D" w:rsidP="003B26C9"/>
    <w:p w:rsidR="00C9729D" w:rsidRDefault="00C9729D" w:rsidP="003B26C9"/>
    <w:p w:rsidR="00C9729D" w:rsidRDefault="00C972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E50" w:rsidRDefault="00925E50" w:rsidP="00126887">
    <w:pPr>
      <w:pStyle w:val="Piedepgina"/>
      <w:pBdr>
        <w:top w:val="single" w:sz="4" w:space="1" w:color="auto"/>
      </w:pBdr>
      <w:jc w:val="center"/>
    </w:pPr>
    <w:r>
      <w:rPr>
        <w:rStyle w:val="Nmerodepgina"/>
        <w:sz w:val="18"/>
        <w:szCs w:val="18"/>
      </w:rPr>
      <w:t xml:space="preserve">                                  </w:t>
    </w:r>
  </w:p>
  <w:sdt>
    <w:sdtPr>
      <w:id w:val="-821345529"/>
      <w:docPartObj>
        <w:docPartGallery w:val="Page Numbers (Bottom of Page)"/>
        <w:docPartUnique/>
      </w:docPartObj>
    </w:sdtPr>
    <w:sdtContent>
      <w:p w:rsidR="00925E50" w:rsidRDefault="00925E50" w:rsidP="00126887">
        <w:pPr>
          <w:pStyle w:val="Piedepgina"/>
          <w:jc w:val="right"/>
        </w:pPr>
        <w:r>
          <w:fldChar w:fldCharType="begin"/>
        </w:r>
        <w:r>
          <w:instrText>PAGE   \* MERGEFORMAT</w:instrText>
        </w:r>
        <w:r>
          <w:fldChar w:fldCharType="separate"/>
        </w:r>
        <w:r w:rsidR="00B54686" w:rsidRPr="00B54686">
          <w:rPr>
            <w:noProof/>
            <w:lang w:val="es-ES"/>
          </w:rPr>
          <w:t>7</w:t>
        </w:r>
        <w:r>
          <w:fldChar w:fldCharType="end"/>
        </w:r>
      </w:p>
    </w:sdtContent>
  </w:sdt>
  <w:p w:rsidR="00925E50" w:rsidRDefault="00925E50" w:rsidP="00126887"/>
  <w:p w:rsidR="00925E50" w:rsidRDefault="00925E5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E50" w:rsidRDefault="00925E50" w:rsidP="00EE3655">
    <w:pPr>
      <w:pStyle w:val="Piedepgina"/>
      <w:pBdr>
        <w:top w:val="single" w:sz="4" w:space="1" w:color="auto"/>
      </w:pBdr>
      <w:jc w:val="left"/>
    </w:pPr>
    <w:r>
      <w:rPr>
        <w:rStyle w:val="Nmerodepgina"/>
        <w:sz w:val="18"/>
        <w:szCs w:val="18"/>
      </w:rPr>
      <w:t xml:space="preserve"> </w:t>
    </w:r>
  </w:p>
  <w:sdt>
    <w:sdtPr>
      <w:id w:val="818164222"/>
      <w:docPartObj>
        <w:docPartGallery w:val="Page Numbers (Bottom of Page)"/>
        <w:docPartUnique/>
      </w:docPartObj>
    </w:sdtPr>
    <w:sdtContent>
      <w:p w:rsidR="00925E50" w:rsidRDefault="00925E50">
        <w:pPr>
          <w:pStyle w:val="Piedepgina"/>
          <w:jc w:val="right"/>
        </w:pPr>
        <w:r>
          <w:fldChar w:fldCharType="begin"/>
        </w:r>
        <w:r>
          <w:instrText>PAGE   \* MERGEFORMAT</w:instrText>
        </w:r>
        <w:r>
          <w:fldChar w:fldCharType="separate"/>
        </w:r>
        <w:r w:rsidR="00B54686" w:rsidRPr="00B54686">
          <w:rPr>
            <w:noProof/>
            <w:lang w:val="es-ES"/>
          </w:rPr>
          <w:t>50</w:t>
        </w:r>
        <w:r>
          <w:fldChar w:fldCharType="end"/>
        </w:r>
      </w:p>
    </w:sdtContent>
  </w:sdt>
  <w:p w:rsidR="00925E50" w:rsidRDefault="00925E50" w:rsidP="005452F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729D" w:rsidRDefault="00C9729D">
      <w:r>
        <w:separator/>
      </w:r>
    </w:p>
    <w:p w:rsidR="00C9729D" w:rsidRDefault="00C9729D"/>
    <w:p w:rsidR="00C9729D" w:rsidRDefault="00C9729D" w:rsidP="005737E9"/>
    <w:p w:rsidR="00C9729D" w:rsidRDefault="00C9729D" w:rsidP="005737E9"/>
    <w:p w:rsidR="00C9729D" w:rsidRDefault="00C9729D" w:rsidP="00442B7D"/>
    <w:p w:rsidR="00C9729D" w:rsidRDefault="00C9729D" w:rsidP="00442B7D"/>
    <w:p w:rsidR="00C9729D" w:rsidRDefault="00C9729D" w:rsidP="003B26C9"/>
    <w:p w:rsidR="00C9729D" w:rsidRDefault="00C9729D" w:rsidP="003B26C9"/>
    <w:p w:rsidR="00C9729D" w:rsidRDefault="00C9729D"/>
  </w:footnote>
  <w:footnote w:type="continuationSeparator" w:id="0">
    <w:p w:rsidR="00C9729D" w:rsidRDefault="00C9729D">
      <w:r>
        <w:continuationSeparator/>
      </w:r>
    </w:p>
    <w:p w:rsidR="00C9729D" w:rsidRDefault="00C9729D"/>
    <w:p w:rsidR="00C9729D" w:rsidRDefault="00C9729D" w:rsidP="005737E9"/>
    <w:p w:rsidR="00C9729D" w:rsidRDefault="00C9729D" w:rsidP="005737E9"/>
    <w:p w:rsidR="00C9729D" w:rsidRDefault="00C9729D" w:rsidP="00442B7D"/>
    <w:p w:rsidR="00C9729D" w:rsidRDefault="00C9729D" w:rsidP="00442B7D"/>
    <w:p w:rsidR="00C9729D" w:rsidRDefault="00C9729D" w:rsidP="003B26C9"/>
    <w:p w:rsidR="00C9729D" w:rsidRDefault="00C9729D" w:rsidP="003B26C9"/>
    <w:p w:rsidR="00C9729D" w:rsidRDefault="00C9729D"/>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4AD0"/>
    <w:multiLevelType w:val="hybridMultilevel"/>
    <w:tmpl w:val="ABC888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5106345"/>
    <w:multiLevelType w:val="hybridMultilevel"/>
    <w:tmpl w:val="17628F1E"/>
    <w:lvl w:ilvl="0" w:tplc="99C0E274">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0BA440EC"/>
    <w:multiLevelType w:val="hybridMultilevel"/>
    <w:tmpl w:val="A4FAA2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2EE6661"/>
    <w:multiLevelType w:val="hybridMultilevel"/>
    <w:tmpl w:val="DD7C5A72"/>
    <w:lvl w:ilvl="0" w:tplc="99C0E274">
      <w:numFmt w:val="bullet"/>
      <w:lvlText w:val="-"/>
      <w:lvlJc w:val="left"/>
      <w:pPr>
        <w:ind w:left="720" w:hanging="360"/>
      </w:pPr>
      <w:rPr>
        <w:rFonts w:ascii="Times New Roman" w:eastAsia="Times New Roman" w:hAnsi="Times New Roman" w:cs="Times New Roman"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4">
    <w:nsid w:val="13387B62"/>
    <w:multiLevelType w:val="hybridMultilevel"/>
    <w:tmpl w:val="21F8AEAC"/>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5">
    <w:nsid w:val="22A97672"/>
    <w:multiLevelType w:val="hybridMultilevel"/>
    <w:tmpl w:val="76E8267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64856A2"/>
    <w:multiLevelType w:val="multilevel"/>
    <w:tmpl w:val="7C34481A"/>
    <w:lvl w:ilvl="0">
      <w:start w:val="1"/>
      <w:numFmt w:val="decimal"/>
      <w:pStyle w:val="Ttulo1"/>
      <w:lvlText w:val="%1"/>
      <w:lvlJc w:val="left"/>
      <w:pPr>
        <w:tabs>
          <w:tab w:val="num" w:pos="432"/>
        </w:tabs>
        <w:ind w:left="432" w:hanging="432"/>
      </w:pPr>
      <w:rPr>
        <w:sz w:val="28"/>
        <w:szCs w:val="28"/>
      </w:r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sz w:val="20"/>
      </w:r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7">
    <w:nsid w:val="273840E2"/>
    <w:multiLevelType w:val="hybridMultilevel"/>
    <w:tmpl w:val="B694BD14"/>
    <w:lvl w:ilvl="0" w:tplc="6868C4B6">
      <w:numFmt w:val="bullet"/>
      <w:lvlText w:val="-"/>
      <w:lvlJc w:val="left"/>
      <w:pPr>
        <w:ind w:left="1146" w:hanging="360"/>
      </w:pPr>
      <w:rPr>
        <w:rFonts w:ascii="Times New Roman" w:eastAsia="Times New Roman" w:hAnsi="Times New Roman" w:cs="Times New Roman"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8">
    <w:nsid w:val="27D54524"/>
    <w:multiLevelType w:val="multilevel"/>
    <w:tmpl w:val="613A6CF8"/>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296A7CC2"/>
    <w:multiLevelType w:val="hybridMultilevel"/>
    <w:tmpl w:val="E1226298"/>
    <w:lvl w:ilvl="0" w:tplc="6868C4B6">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29E86BA6"/>
    <w:multiLevelType w:val="hybridMultilevel"/>
    <w:tmpl w:val="2EA6175A"/>
    <w:lvl w:ilvl="0" w:tplc="080A000B">
      <w:start w:val="1"/>
      <w:numFmt w:val="bullet"/>
      <w:lvlText w:val=""/>
      <w:lvlJc w:val="left"/>
      <w:pPr>
        <w:ind w:left="1296" w:hanging="360"/>
      </w:pPr>
      <w:rPr>
        <w:rFonts w:ascii="Wingdings" w:hAnsi="Wingdings" w:hint="default"/>
      </w:rPr>
    </w:lvl>
    <w:lvl w:ilvl="1" w:tplc="080A0003" w:tentative="1">
      <w:start w:val="1"/>
      <w:numFmt w:val="bullet"/>
      <w:lvlText w:val="o"/>
      <w:lvlJc w:val="left"/>
      <w:pPr>
        <w:ind w:left="2016" w:hanging="360"/>
      </w:pPr>
      <w:rPr>
        <w:rFonts w:ascii="Courier New" w:hAnsi="Courier New" w:cs="Courier New" w:hint="default"/>
      </w:rPr>
    </w:lvl>
    <w:lvl w:ilvl="2" w:tplc="080A0005" w:tentative="1">
      <w:start w:val="1"/>
      <w:numFmt w:val="bullet"/>
      <w:lvlText w:val=""/>
      <w:lvlJc w:val="left"/>
      <w:pPr>
        <w:ind w:left="2736" w:hanging="360"/>
      </w:pPr>
      <w:rPr>
        <w:rFonts w:ascii="Wingdings" w:hAnsi="Wingdings" w:hint="default"/>
      </w:rPr>
    </w:lvl>
    <w:lvl w:ilvl="3" w:tplc="080A0001" w:tentative="1">
      <w:start w:val="1"/>
      <w:numFmt w:val="bullet"/>
      <w:lvlText w:val=""/>
      <w:lvlJc w:val="left"/>
      <w:pPr>
        <w:ind w:left="3456" w:hanging="360"/>
      </w:pPr>
      <w:rPr>
        <w:rFonts w:ascii="Symbol" w:hAnsi="Symbol" w:hint="default"/>
      </w:rPr>
    </w:lvl>
    <w:lvl w:ilvl="4" w:tplc="080A0003" w:tentative="1">
      <w:start w:val="1"/>
      <w:numFmt w:val="bullet"/>
      <w:lvlText w:val="o"/>
      <w:lvlJc w:val="left"/>
      <w:pPr>
        <w:ind w:left="4176" w:hanging="360"/>
      </w:pPr>
      <w:rPr>
        <w:rFonts w:ascii="Courier New" w:hAnsi="Courier New" w:cs="Courier New" w:hint="default"/>
      </w:rPr>
    </w:lvl>
    <w:lvl w:ilvl="5" w:tplc="080A0005" w:tentative="1">
      <w:start w:val="1"/>
      <w:numFmt w:val="bullet"/>
      <w:lvlText w:val=""/>
      <w:lvlJc w:val="left"/>
      <w:pPr>
        <w:ind w:left="4896" w:hanging="360"/>
      </w:pPr>
      <w:rPr>
        <w:rFonts w:ascii="Wingdings" w:hAnsi="Wingdings" w:hint="default"/>
      </w:rPr>
    </w:lvl>
    <w:lvl w:ilvl="6" w:tplc="080A0001" w:tentative="1">
      <w:start w:val="1"/>
      <w:numFmt w:val="bullet"/>
      <w:lvlText w:val=""/>
      <w:lvlJc w:val="left"/>
      <w:pPr>
        <w:ind w:left="5616" w:hanging="360"/>
      </w:pPr>
      <w:rPr>
        <w:rFonts w:ascii="Symbol" w:hAnsi="Symbol" w:hint="default"/>
      </w:rPr>
    </w:lvl>
    <w:lvl w:ilvl="7" w:tplc="080A0003" w:tentative="1">
      <w:start w:val="1"/>
      <w:numFmt w:val="bullet"/>
      <w:lvlText w:val="o"/>
      <w:lvlJc w:val="left"/>
      <w:pPr>
        <w:ind w:left="6336" w:hanging="360"/>
      </w:pPr>
      <w:rPr>
        <w:rFonts w:ascii="Courier New" w:hAnsi="Courier New" w:cs="Courier New" w:hint="default"/>
      </w:rPr>
    </w:lvl>
    <w:lvl w:ilvl="8" w:tplc="080A0005" w:tentative="1">
      <w:start w:val="1"/>
      <w:numFmt w:val="bullet"/>
      <w:lvlText w:val=""/>
      <w:lvlJc w:val="left"/>
      <w:pPr>
        <w:ind w:left="7056" w:hanging="360"/>
      </w:pPr>
      <w:rPr>
        <w:rFonts w:ascii="Wingdings" w:hAnsi="Wingdings" w:hint="default"/>
      </w:rPr>
    </w:lvl>
  </w:abstractNum>
  <w:abstractNum w:abstractNumId="11">
    <w:nsid w:val="2AC46DCB"/>
    <w:multiLevelType w:val="hybridMultilevel"/>
    <w:tmpl w:val="C5B8CE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2D1A7EF0"/>
    <w:multiLevelType w:val="hybridMultilevel"/>
    <w:tmpl w:val="2C484BDC"/>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3">
    <w:nsid w:val="3BE74491"/>
    <w:multiLevelType w:val="hybridMultilevel"/>
    <w:tmpl w:val="5980084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4">
    <w:nsid w:val="3CA70684"/>
    <w:multiLevelType w:val="hybridMultilevel"/>
    <w:tmpl w:val="708C2BF8"/>
    <w:lvl w:ilvl="0" w:tplc="080A0019">
      <w:start w:val="1"/>
      <w:numFmt w:val="lowerLetter"/>
      <w:lvlText w:val="%1."/>
      <w:lvlJc w:val="left"/>
      <w:pPr>
        <w:ind w:left="1146" w:hanging="360"/>
      </w:pPr>
    </w:lvl>
    <w:lvl w:ilvl="1" w:tplc="080A0019">
      <w:start w:val="1"/>
      <w:numFmt w:val="lowerLetter"/>
      <w:lvlText w:val="%2."/>
      <w:lvlJc w:val="left"/>
      <w:pPr>
        <w:ind w:left="1866" w:hanging="360"/>
      </w:pPr>
    </w:lvl>
    <w:lvl w:ilvl="2" w:tplc="080A001B">
      <w:start w:val="1"/>
      <w:numFmt w:val="lowerRoman"/>
      <w:lvlText w:val="%3."/>
      <w:lvlJc w:val="right"/>
      <w:pPr>
        <w:ind w:left="2586" w:hanging="180"/>
      </w:pPr>
    </w:lvl>
    <w:lvl w:ilvl="3" w:tplc="080A000F">
      <w:start w:val="1"/>
      <w:numFmt w:val="decimal"/>
      <w:lvlText w:val="%4."/>
      <w:lvlJc w:val="left"/>
      <w:pPr>
        <w:ind w:left="3306" w:hanging="360"/>
      </w:pPr>
    </w:lvl>
    <w:lvl w:ilvl="4" w:tplc="080A0019">
      <w:start w:val="1"/>
      <w:numFmt w:val="lowerLetter"/>
      <w:lvlText w:val="%5."/>
      <w:lvlJc w:val="left"/>
      <w:pPr>
        <w:ind w:left="4026" w:hanging="360"/>
      </w:pPr>
    </w:lvl>
    <w:lvl w:ilvl="5" w:tplc="080A001B">
      <w:start w:val="1"/>
      <w:numFmt w:val="lowerRoman"/>
      <w:lvlText w:val="%6."/>
      <w:lvlJc w:val="right"/>
      <w:pPr>
        <w:ind w:left="4746" w:hanging="180"/>
      </w:pPr>
    </w:lvl>
    <w:lvl w:ilvl="6" w:tplc="080A000F">
      <w:start w:val="1"/>
      <w:numFmt w:val="decimal"/>
      <w:lvlText w:val="%7."/>
      <w:lvlJc w:val="left"/>
      <w:pPr>
        <w:ind w:left="5466" w:hanging="360"/>
      </w:pPr>
    </w:lvl>
    <w:lvl w:ilvl="7" w:tplc="080A0019">
      <w:start w:val="1"/>
      <w:numFmt w:val="lowerLetter"/>
      <w:lvlText w:val="%8."/>
      <w:lvlJc w:val="left"/>
      <w:pPr>
        <w:ind w:left="6186" w:hanging="360"/>
      </w:pPr>
    </w:lvl>
    <w:lvl w:ilvl="8" w:tplc="080A001B">
      <w:start w:val="1"/>
      <w:numFmt w:val="lowerRoman"/>
      <w:lvlText w:val="%9."/>
      <w:lvlJc w:val="right"/>
      <w:pPr>
        <w:ind w:left="6906" w:hanging="180"/>
      </w:pPr>
    </w:lvl>
  </w:abstractNum>
  <w:abstractNum w:abstractNumId="15">
    <w:nsid w:val="3F252B43"/>
    <w:multiLevelType w:val="hybridMultilevel"/>
    <w:tmpl w:val="C322646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6">
    <w:nsid w:val="422F40EB"/>
    <w:multiLevelType w:val="hybridMultilevel"/>
    <w:tmpl w:val="6B3C502A"/>
    <w:lvl w:ilvl="0" w:tplc="498CDFAC">
      <w:start w:val="2"/>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433C1FEA"/>
    <w:multiLevelType w:val="hybridMultilevel"/>
    <w:tmpl w:val="2322270C"/>
    <w:lvl w:ilvl="0" w:tplc="080A000B">
      <w:start w:val="1"/>
      <w:numFmt w:val="bullet"/>
      <w:lvlText w:val=""/>
      <w:lvlJc w:val="left"/>
      <w:pPr>
        <w:ind w:left="1146" w:hanging="360"/>
      </w:pPr>
      <w:rPr>
        <w:rFonts w:ascii="Wingdings" w:hAnsi="Wingdings"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8">
    <w:nsid w:val="468512A5"/>
    <w:multiLevelType w:val="hybridMultilevel"/>
    <w:tmpl w:val="F648D8B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9">
    <w:nsid w:val="493077EE"/>
    <w:multiLevelType w:val="hybridMultilevel"/>
    <w:tmpl w:val="814253C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0">
    <w:nsid w:val="4FA06D42"/>
    <w:multiLevelType w:val="hybridMultilevel"/>
    <w:tmpl w:val="AD8C6D04"/>
    <w:lvl w:ilvl="0" w:tplc="498CDFAC">
      <w:start w:val="2"/>
      <w:numFmt w:val="bullet"/>
      <w:lvlText w:val="-"/>
      <w:lvlJc w:val="left"/>
      <w:pPr>
        <w:ind w:left="1146" w:hanging="360"/>
      </w:pPr>
      <w:rPr>
        <w:rFonts w:ascii="Arial" w:eastAsia="Times New Roman" w:hAnsi="Arial" w:cs="Aria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1">
    <w:nsid w:val="516430AA"/>
    <w:multiLevelType w:val="hybridMultilevel"/>
    <w:tmpl w:val="60AAE014"/>
    <w:lvl w:ilvl="0" w:tplc="080A0019">
      <w:start w:val="1"/>
      <w:numFmt w:val="lowerLetter"/>
      <w:lvlText w:val="%1."/>
      <w:lvlJc w:val="left"/>
      <w:pPr>
        <w:ind w:left="1146" w:hanging="360"/>
      </w:pPr>
    </w:lvl>
    <w:lvl w:ilvl="1" w:tplc="080A0019">
      <w:start w:val="1"/>
      <w:numFmt w:val="lowerLetter"/>
      <w:lvlText w:val="%2."/>
      <w:lvlJc w:val="left"/>
      <w:pPr>
        <w:ind w:left="1866" w:hanging="360"/>
      </w:pPr>
    </w:lvl>
    <w:lvl w:ilvl="2" w:tplc="080A001B">
      <w:start w:val="1"/>
      <w:numFmt w:val="lowerRoman"/>
      <w:lvlText w:val="%3."/>
      <w:lvlJc w:val="right"/>
      <w:pPr>
        <w:ind w:left="2586" w:hanging="180"/>
      </w:pPr>
    </w:lvl>
    <w:lvl w:ilvl="3" w:tplc="080A000F">
      <w:start w:val="1"/>
      <w:numFmt w:val="decimal"/>
      <w:lvlText w:val="%4."/>
      <w:lvlJc w:val="left"/>
      <w:pPr>
        <w:ind w:left="3306" w:hanging="360"/>
      </w:pPr>
    </w:lvl>
    <w:lvl w:ilvl="4" w:tplc="080A0019">
      <w:start w:val="1"/>
      <w:numFmt w:val="lowerLetter"/>
      <w:lvlText w:val="%5."/>
      <w:lvlJc w:val="left"/>
      <w:pPr>
        <w:ind w:left="4026" w:hanging="360"/>
      </w:pPr>
    </w:lvl>
    <w:lvl w:ilvl="5" w:tplc="080A001B">
      <w:start w:val="1"/>
      <w:numFmt w:val="lowerRoman"/>
      <w:lvlText w:val="%6."/>
      <w:lvlJc w:val="right"/>
      <w:pPr>
        <w:ind w:left="4746" w:hanging="180"/>
      </w:pPr>
    </w:lvl>
    <w:lvl w:ilvl="6" w:tplc="080A000F">
      <w:start w:val="1"/>
      <w:numFmt w:val="decimal"/>
      <w:lvlText w:val="%7."/>
      <w:lvlJc w:val="left"/>
      <w:pPr>
        <w:ind w:left="5466" w:hanging="360"/>
      </w:pPr>
    </w:lvl>
    <w:lvl w:ilvl="7" w:tplc="080A0019">
      <w:start w:val="1"/>
      <w:numFmt w:val="lowerLetter"/>
      <w:lvlText w:val="%8."/>
      <w:lvlJc w:val="left"/>
      <w:pPr>
        <w:ind w:left="6186" w:hanging="360"/>
      </w:pPr>
    </w:lvl>
    <w:lvl w:ilvl="8" w:tplc="080A001B">
      <w:start w:val="1"/>
      <w:numFmt w:val="lowerRoman"/>
      <w:lvlText w:val="%9."/>
      <w:lvlJc w:val="right"/>
      <w:pPr>
        <w:ind w:left="6906" w:hanging="180"/>
      </w:pPr>
    </w:lvl>
  </w:abstractNum>
  <w:abstractNum w:abstractNumId="22">
    <w:nsid w:val="5467412C"/>
    <w:multiLevelType w:val="hybridMultilevel"/>
    <w:tmpl w:val="2F227156"/>
    <w:lvl w:ilvl="0" w:tplc="6868C4B6">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56966EDB"/>
    <w:multiLevelType w:val="hybridMultilevel"/>
    <w:tmpl w:val="406A835A"/>
    <w:lvl w:ilvl="0" w:tplc="0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58D77631"/>
    <w:multiLevelType w:val="hybridMultilevel"/>
    <w:tmpl w:val="E9FA9A8A"/>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5">
    <w:nsid w:val="5D153810"/>
    <w:multiLevelType w:val="hybridMultilevel"/>
    <w:tmpl w:val="E878E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5EEF36A3"/>
    <w:multiLevelType w:val="hybridMultilevel"/>
    <w:tmpl w:val="9586D5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61537C88"/>
    <w:multiLevelType w:val="hybridMultilevel"/>
    <w:tmpl w:val="8C621A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nsid w:val="62E65C8F"/>
    <w:multiLevelType w:val="hybridMultilevel"/>
    <w:tmpl w:val="F648D8B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9">
    <w:nsid w:val="64B13576"/>
    <w:multiLevelType w:val="hybridMultilevel"/>
    <w:tmpl w:val="72246EC2"/>
    <w:lvl w:ilvl="0" w:tplc="0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68763BF6"/>
    <w:multiLevelType w:val="hybridMultilevel"/>
    <w:tmpl w:val="2DE40D50"/>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1">
    <w:nsid w:val="755D3B3D"/>
    <w:multiLevelType w:val="multilevel"/>
    <w:tmpl w:val="8B407AE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sz w:val="24"/>
      </w:rPr>
    </w:lvl>
    <w:lvl w:ilvl="4">
      <w:start w:val="1"/>
      <w:numFmt w:val="bullet"/>
      <w:lvlText w:val=""/>
      <w:lvlJc w:val="left"/>
      <w:pPr>
        <w:tabs>
          <w:tab w:val="num" w:pos="1008"/>
        </w:tabs>
        <w:ind w:left="1008" w:hanging="1008"/>
      </w:pPr>
      <w:rPr>
        <w:rFonts w:ascii="Wingdings" w:hAnsi="Wingdings" w:hint="default"/>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nsid w:val="799215A7"/>
    <w:multiLevelType w:val="hybridMultilevel"/>
    <w:tmpl w:val="D3DC1A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7CD37F2E"/>
    <w:multiLevelType w:val="hybridMultilevel"/>
    <w:tmpl w:val="C6B0FA0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32"/>
  </w:num>
  <w:num w:numId="3">
    <w:abstractNumId w:val="0"/>
  </w:num>
  <w:num w:numId="4">
    <w:abstractNumId w:val="26"/>
  </w:num>
  <w:num w:numId="5">
    <w:abstractNumId w:val="2"/>
  </w:num>
  <w:num w:numId="6">
    <w:abstractNumId w:val="25"/>
  </w:num>
  <w:num w:numId="7">
    <w:abstractNumId w:val="5"/>
  </w:num>
  <w:num w:numId="8">
    <w:abstractNumId w:val="22"/>
  </w:num>
  <w:num w:numId="9">
    <w:abstractNumId w:val="9"/>
  </w:num>
  <w:num w:numId="10">
    <w:abstractNumId w:val="7"/>
  </w:num>
  <w:num w:numId="11">
    <w:abstractNumId w:val="1"/>
  </w:num>
  <w:num w:numId="12">
    <w:abstractNumId w:val="3"/>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28"/>
  </w:num>
  <w:num w:numId="18">
    <w:abstractNumId w:val="4"/>
  </w:num>
  <w:num w:numId="19">
    <w:abstractNumId w:val="31"/>
  </w:num>
  <w:num w:numId="20">
    <w:abstractNumId w:val="8"/>
  </w:num>
  <w:num w:numId="21">
    <w:abstractNumId w:val="24"/>
  </w:num>
  <w:num w:numId="22">
    <w:abstractNumId w:val="30"/>
  </w:num>
  <w:num w:numId="23">
    <w:abstractNumId w:val="13"/>
  </w:num>
  <w:num w:numId="24">
    <w:abstractNumId w:val="19"/>
  </w:num>
  <w:num w:numId="25">
    <w:abstractNumId w:val="12"/>
  </w:num>
  <w:num w:numId="26">
    <w:abstractNumId w:val="16"/>
  </w:num>
  <w:num w:numId="27">
    <w:abstractNumId w:val="20"/>
  </w:num>
  <w:num w:numId="28">
    <w:abstractNumId w:val="17"/>
  </w:num>
  <w:num w:numId="29">
    <w:abstractNumId w:val="33"/>
  </w:num>
  <w:num w:numId="30">
    <w:abstractNumId w:val="11"/>
  </w:num>
  <w:num w:numId="31">
    <w:abstractNumId w:val="27"/>
  </w:num>
  <w:num w:numId="32">
    <w:abstractNumId w:val="14"/>
  </w:num>
  <w:num w:numId="33">
    <w:abstractNumId w:val="23"/>
  </w:num>
  <w:num w:numId="34">
    <w:abstractNumId w:val="29"/>
  </w:num>
  <w:num w:numId="35">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37EB"/>
    <w:rsid w:val="00000D37"/>
    <w:rsid w:val="0000273C"/>
    <w:rsid w:val="00003793"/>
    <w:rsid w:val="0000446C"/>
    <w:rsid w:val="00004B68"/>
    <w:rsid w:val="00004EA7"/>
    <w:rsid w:val="00005C0D"/>
    <w:rsid w:val="00005C6B"/>
    <w:rsid w:val="00007540"/>
    <w:rsid w:val="000108FB"/>
    <w:rsid w:val="00010EA5"/>
    <w:rsid w:val="000111B4"/>
    <w:rsid w:val="0001187A"/>
    <w:rsid w:val="00011BB1"/>
    <w:rsid w:val="00012845"/>
    <w:rsid w:val="00015CAC"/>
    <w:rsid w:val="00016589"/>
    <w:rsid w:val="00016BB3"/>
    <w:rsid w:val="00016DF3"/>
    <w:rsid w:val="00020A10"/>
    <w:rsid w:val="0002162A"/>
    <w:rsid w:val="00025D85"/>
    <w:rsid w:val="00030D52"/>
    <w:rsid w:val="000326E0"/>
    <w:rsid w:val="000331BC"/>
    <w:rsid w:val="000338D9"/>
    <w:rsid w:val="000343E3"/>
    <w:rsid w:val="00034752"/>
    <w:rsid w:val="00034866"/>
    <w:rsid w:val="000348D3"/>
    <w:rsid w:val="00034C4C"/>
    <w:rsid w:val="00035A14"/>
    <w:rsid w:val="00035E57"/>
    <w:rsid w:val="00036981"/>
    <w:rsid w:val="00036D1A"/>
    <w:rsid w:val="000413D5"/>
    <w:rsid w:val="00042473"/>
    <w:rsid w:val="000434BF"/>
    <w:rsid w:val="00043AE2"/>
    <w:rsid w:val="00045135"/>
    <w:rsid w:val="00047939"/>
    <w:rsid w:val="000510E1"/>
    <w:rsid w:val="0005365C"/>
    <w:rsid w:val="0005383B"/>
    <w:rsid w:val="00053F5E"/>
    <w:rsid w:val="00054B84"/>
    <w:rsid w:val="0005653A"/>
    <w:rsid w:val="00056B9C"/>
    <w:rsid w:val="000576E4"/>
    <w:rsid w:val="0005774E"/>
    <w:rsid w:val="000578A6"/>
    <w:rsid w:val="00060BFD"/>
    <w:rsid w:val="000626DA"/>
    <w:rsid w:val="000648C9"/>
    <w:rsid w:val="00064A39"/>
    <w:rsid w:val="00066B08"/>
    <w:rsid w:val="0007087A"/>
    <w:rsid w:val="00070BE1"/>
    <w:rsid w:val="0007277A"/>
    <w:rsid w:val="00073C1F"/>
    <w:rsid w:val="00073FED"/>
    <w:rsid w:val="00074AF3"/>
    <w:rsid w:val="0007540B"/>
    <w:rsid w:val="0007709B"/>
    <w:rsid w:val="0008112E"/>
    <w:rsid w:val="000812BC"/>
    <w:rsid w:val="00081587"/>
    <w:rsid w:val="00082334"/>
    <w:rsid w:val="000838A0"/>
    <w:rsid w:val="0008625A"/>
    <w:rsid w:val="00086ECB"/>
    <w:rsid w:val="00090771"/>
    <w:rsid w:val="000931A1"/>
    <w:rsid w:val="000940FD"/>
    <w:rsid w:val="00095EE1"/>
    <w:rsid w:val="000A169E"/>
    <w:rsid w:val="000A1E92"/>
    <w:rsid w:val="000A2F72"/>
    <w:rsid w:val="000A33B9"/>
    <w:rsid w:val="000A363B"/>
    <w:rsid w:val="000A7A88"/>
    <w:rsid w:val="000B07FD"/>
    <w:rsid w:val="000B382C"/>
    <w:rsid w:val="000B46CA"/>
    <w:rsid w:val="000B5430"/>
    <w:rsid w:val="000B569C"/>
    <w:rsid w:val="000B57EE"/>
    <w:rsid w:val="000C04C7"/>
    <w:rsid w:val="000C3834"/>
    <w:rsid w:val="000C39E7"/>
    <w:rsid w:val="000C46CB"/>
    <w:rsid w:val="000C487F"/>
    <w:rsid w:val="000C720B"/>
    <w:rsid w:val="000C73B5"/>
    <w:rsid w:val="000D0C79"/>
    <w:rsid w:val="000D13CF"/>
    <w:rsid w:val="000D3511"/>
    <w:rsid w:val="000D3880"/>
    <w:rsid w:val="000D5409"/>
    <w:rsid w:val="000D671F"/>
    <w:rsid w:val="000D6E01"/>
    <w:rsid w:val="000E0A6D"/>
    <w:rsid w:val="000E2634"/>
    <w:rsid w:val="000E4244"/>
    <w:rsid w:val="000E7A9B"/>
    <w:rsid w:val="000F00A6"/>
    <w:rsid w:val="000F11BE"/>
    <w:rsid w:val="000F2BE1"/>
    <w:rsid w:val="000F31FB"/>
    <w:rsid w:val="000F7807"/>
    <w:rsid w:val="0010049B"/>
    <w:rsid w:val="001013D0"/>
    <w:rsid w:val="00102297"/>
    <w:rsid w:val="00103AA0"/>
    <w:rsid w:val="0010458A"/>
    <w:rsid w:val="00104929"/>
    <w:rsid w:val="001067E3"/>
    <w:rsid w:val="0011137A"/>
    <w:rsid w:val="00114339"/>
    <w:rsid w:val="00114C97"/>
    <w:rsid w:val="0011530F"/>
    <w:rsid w:val="00115C7E"/>
    <w:rsid w:val="00116D29"/>
    <w:rsid w:val="00120072"/>
    <w:rsid w:val="001249C0"/>
    <w:rsid w:val="00124BA2"/>
    <w:rsid w:val="00125DCE"/>
    <w:rsid w:val="00126887"/>
    <w:rsid w:val="00127E7A"/>
    <w:rsid w:val="0013003C"/>
    <w:rsid w:val="0013073D"/>
    <w:rsid w:val="00130819"/>
    <w:rsid w:val="00131361"/>
    <w:rsid w:val="00131A2B"/>
    <w:rsid w:val="001367B2"/>
    <w:rsid w:val="00136E88"/>
    <w:rsid w:val="001372F6"/>
    <w:rsid w:val="00137C62"/>
    <w:rsid w:val="00137DE5"/>
    <w:rsid w:val="00140702"/>
    <w:rsid w:val="00140764"/>
    <w:rsid w:val="00141CF2"/>
    <w:rsid w:val="00142968"/>
    <w:rsid w:val="00143157"/>
    <w:rsid w:val="00144D39"/>
    <w:rsid w:val="00146308"/>
    <w:rsid w:val="0014729C"/>
    <w:rsid w:val="001514A3"/>
    <w:rsid w:val="00152CDD"/>
    <w:rsid w:val="00155F21"/>
    <w:rsid w:val="00156C44"/>
    <w:rsid w:val="0015780B"/>
    <w:rsid w:val="00161173"/>
    <w:rsid w:val="00162152"/>
    <w:rsid w:val="00162B88"/>
    <w:rsid w:val="00165F30"/>
    <w:rsid w:val="00171CF6"/>
    <w:rsid w:val="001746DF"/>
    <w:rsid w:val="00174D1A"/>
    <w:rsid w:val="0017531F"/>
    <w:rsid w:val="0017587C"/>
    <w:rsid w:val="0017616C"/>
    <w:rsid w:val="001807AB"/>
    <w:rsid w:val="00182F08"/>
    <w:rsid w:val="00187510"/>
    <w:rsid w:val="0018770B"/>
    <w:rsid w:val="00190558"/>
    <w:rsid w:val="00190AE8"/>
    <w:rsid w:val="001922A4"/>
    <w:rsid w:val="00194ED5"/>
    <w:rsid w:val="00195FA9"/>
    <w:rsid w:val="001965C1"/>
    <w:rsid w:val="00197833"/>
    <w:rsid w:val="001A0C07"/>
    <w:rsid w:val="001A1570"/>
    <w:rsid w:val="001A17B3"/>
    <w:rsid w:val="001A1E9C"/>
    <w:rsid w:val="001A5F2C"/>
    <w:rsid w:val="001A7431"/>
    <w:rsid w:val="001B1984"/>
    <w:rsid w:val="001B2526"/>
    <w:rsid w:val="001B4908"/>
    <w:rsid w:val="001B4CD1"/>
    <w:rsid w:val="001B7B6A"/>
    <w:rsid w:val="001C0095"/>
    <w:rsid w:val="001C7B6D"/>
    <w:rsid w:val="001C7F67"/>
    <w:rsid w:val="001D02AB"/>
    <w:rsid w:val="001D0E9A"/>
    <w:rsid w:val="001D1680"/>
    <w:rsid w:val="001D1FA2"/>
    <w:rsid w:val="001D4507"/>
    <w:rsid w:val="001D630D"/>
    <w:rsid w:val="001D69B3"/>
    <w:rsid w:val="001D6B6F"/>
    <w:rsid w:val="001E1D09"/>
    <w:rsid w:val="001E2140"/>
    <w:rsid w:val="001E24E4"/>
    <w:rsid w:val="001E27A3"/>
    <w:rsid w:val="001E2FAA"/>
    <w:rsid w:val="001E4140"/>
    <w:rsid w:val="001E48F5"/>
    <w:rsid w:val="001E6073"/>
    <w:rsid w:val="001E7354"/>
    <w:rsid w:val="001E775A"/>
    <w:rsid w:val="001F0954"/>
    <w:rsid w:val="001F264A"/>
    <w:rsid w:val="001F7274"/>
    <w:rsid w:val="001F7C5D"/>
    <w:rsid w:val="001F7E1E"/>
    <w:rsid w:val="00201064"/>
    <w:rsid w:val="0020312E"/>
    <w:rsid w:val="00203181"/>
    <w:rsid w:val="002100B5"/>
    <w:rsid w:val="00210BB6"/>
    <w:rsid w:val="00211950"/>
    <w:rsid w:val="00214183"/>
    <w:rsid w:val="00214D59"/>
    <w:rsid w:val="0022076C"/>
    <w:rsid w:val="0022213D"/>
    <w:rsid w:val="0022266D"/>
    <w:rsid w:val="00224FB2"/>
    <w:rsid w:val="00234D66"/>
    <w:rsid w:val="00237205"/>
    <w:rsid w:val="00242300"/>
    <w:rsid w:val="00243478"/>
    <w:rsid w:val="00245B5E"/>
    <w:rsid w:val="00246681"/>
    <w:rsid w:val="002475B6"/>
    <w:rsid w:val="00250B82"/>
    <w:rsid w:val="002529EA"/>
    <w:rsid w:val="00252E1F"/>
    <w:rsid w:val="00256D6A"/>
    <w:rsid w:val="002577D2"/>
    <w:rsid w:val="00261CB1"/>
    <w:rsid w:val="002637C8"/>
    <w:rsid w:val="00264917"/>
    <w:rsid w:val="00271CB6"/>
    <w:rsid w:val="00273052"/>
    <w:rsid w:val="00275EA1"/>
    <w:rsid w:val="002768C0"/>
    <w:rsid w:val="002774B5"/>
    <w:rsid w:val="0028086A"/>
    <w:rsid w:val="00282C42"/>
    <w:rsid w:val="00284A65"/>
    <w:rsid w:val="00287C60"/>
    <w:rsid w:val="0029653D"/>
    <w:rsid w:val="00296C2B"/>
    <w:rsid w:val="002A008A"/>
    <w:rsid w:val="002A02EA"/>
    <w:rsid w:val="002A0C03"/>
    <w:rsid w:val="002A3E9F"/>
    <w:rsid w:val="002A6002"/>
    <w:rsid w:val="002B025D"/>
    <w:rsid w:val="002B38B0"/>
    <w:rsid w:val="002B65BB"/>
    <w:rsid w:val="002C3264"/>
    <w:rsid w:val="002C4457"/>
    <w:rsid w:val="002C5742"/>
    <w:rsid w:val="002C5C10"/>
    <w:rsid w:val="002C7D81"/>
    <w:rsid w:val="002D25A2"/>
    <w:rsid w:val="002D45F3"/>
    <w:rsid w:val="002D50A2"/>
    <w:rsid w:val="002D59A5"/>
    <w:rsid w:val="002D70B1"/>
    <w:rsid w:val="002D7902"/>
    <w:rsid w:val="002D7D11"/>
    <w:rsid w:val="002E6041"/>
    <w:rsid w:val="002E62CD"/>
    <w:rsid w:val="002E6C1D"/>
    <w:rsid w:val="002E6FDD"/>
    <w:rsid w:val="002E71CE"/>
    <w:rsid w:val="002F4DD6"/>
    <w:rsid w:val="002F5268"/>
    <w:rsid w:val="002F74D4"/>
    <w:rsid w:val="002F7A68"/>
    <w:rsid w:val="003069DB"/>
    <w:rsid w:val="00307B12"/>
    <w:rsid w:val="00312218"/>
    <w:rsid w:val="00314625"/>
    <w:rsid w:val="003147F8"/>
    <w:rsid w:val="00316109"/>
    <w:rsid w:val="0031636D"/>
    <w:rsid w:val="00316B30"/>
    <w:rsid w:val="00316DE2"/>
    <w:rsid w:val="0031713D"/>
    <w:rsid w:val="003212BC"/>
    <w:rsid w:val="003223F3"/>
    <w:rsid w:val="00322F40"/>
    <w:rsid w:val="003255A2"/>
    <w:rsid w:val="0033010D"/>
    <w:rsid w:val="00330864"/>
    <w:rsid w:val="00331738"/>
    <w:rsid w:val="00333E81"/>
    <w:rsid w:val="00334EC2"/>
    <w:rsid w:val="00335B6F"/>
    <w:rsid w:val="0034384F"/>
    <w:rsid w:val="00344C2E"/>
    <w:rsid w:val="003458A3"/>
    <w:rsid w:val="00345D24"/>
    <w:rsid w:val="00346CEE"/>
    <w:rsid w:val="0034723D"/>
    <w:rsid w:val="00350208"/>
    <w:rsid w:val="003503B3"/>
    <w:rsid w:val="003513F5"/>
    <w:rsid w:val="00351AE6"/>
    <w:rsid w:val="00352930"/>
    <w:rsid w:val="00355217"/>
    <w:rsid w:val="00361862"/>
    <w:rsid w:val="0036402F"/>
    <w:rsid w:val="00365340"/>
    <w:rsid w:val="00365A32"/>
    <w:rsid w:val="00366BA6"/>
    <w:rsid w:val="0037550B"/>
    <w:rsid w:val="003809DC"/>
    <w:rsid w:val="00380DE2"/>
    <w:rsid w:val="00380DE9"/>
    <w:rsid w:val="003868FC"/>
    <w:rsid w:val="00387E3A"/>
    <w:rsid w:val="00393426"/>
    <w:rsid w:val="0039474F"/>
    <w:rsid w:val="003969E0"/>
    <w:rsid w:val="003A07D5"/>
    <w:rsid w:val="003A272F"/>
    <w:rsid w:val="003A4CB3"/>
    <w:rsid w:val="003A619B"/>
    <w:rsid w:val="003B0A54"/>
    <w:rsid w:val="003B26C9"/>
    <w:rsid w:val="003B275A"/>
    <w:rsid w:val="003B3EB4"/>
    <w:rsid w:val="003B641F"/>
    <w:rsid w:val="003B7215"/>
    <w:rsid w:val="003C32B2"/>
    <w:rsid w:val="003C4124"/>
    <w:rsid w:val="003C5AB6"/>
    <w:rsid w:val="003D18C0"/>
    <w:rsid w:val="003D2AEF"/>
    <w:rsid w:val="003D42FA"/>
    <w:rsid w:val="003D6CFB"/>
    <w:rsid w:val="003E15F2"/>
    <w:rsid w:val="003E1B25"/>
    <w:rsid w:val="003E1F49"/>
    <w:rsid w:val="003E2C22"/>
    <w:rsid w:val="003E4F08"/>
    <w:rsid w:val="003E6465"/>
    <w:rsid w:val="003E6DCC"/>
    <w:rsid w:val="003F0BA1"/>
    <w:rsid w:val="003F3D6C"/>
    <w:rsid w:val="003F410C"/>
    <w:rsid w:val="003F5809"/>
    <w:rsid w:val="003F6047"/>
    <w:rsid w:val="00402B0E"/>
    <w:rsid w:val="0040589E"/>
    <w:rsid w:val="00406AAD"/>
    <w:rsid w:val="0040764B"/>
    <w:rsid w:val="004135A9"/>
    <w:rsid w:val="00414643"/>
    <w:rsid w:val="00414E50"/>
    <w:rsid w:val="004151FA"/>
    <w:rsid w:val="00416E71"/>
    <w:rsid w:val="00422058"/>
    <w:rsid w:val="00422552"/>
    <w:rsid w:val="0042329C"/>
    <w:rsid w:val="004236D8"/>
    <w:rsid w:val="004265AC"/>
    <w:rsid w:val="00427473"/>
    <w:rsid w:val="00434131"/>
    <w:rsid w:val="00434B34"/>
    <w:rsid w:val="00442B7D"/>
    <w:rsid w:val="004446A6"/>
    <w:rsid w:val="00444AB8"/>
    <w:rsid w:val="00445AAA"/>
    <w:rsid w:val="00446E05"/>
    <w:rsid w:val="004516A0"/>
    <w:rsid w:val="00451ED9"/>
    <w:rsid w:val="00452633"/>
    <w:rsid w:val="00452BF2"/>
    <w:rsid w:val="00453033"/>
    <w:rsid w:val="00454178"/>
    <w:rsid w:val="0045448E"/>
    <w:rsid w:val="00454C2D"/>
    <w:rsid w:val="00457854"/>
    <w:rsid w:val="00457F9F"/>
    <w:rsid w:val="00460D7E"/>
    <w:rsid w:val="0046157A"/>
    <w:rsid w:val="00461718"/>
    <w:rsid w:val="0046275B"/>
    <w:rsid w:val="004633DE"/>
    <w:rsid w:val="00467628"/>
    <w:rsid w:val="004715B5"/>
    <w:rsid w:val="004806B9"/>
    <w:rsid w:val="00481546"/>
    <w:rsid w:val="0048205C"/>
    <w:rsid w:val="004844DC"/>
    <w:rsid w:val="00485D76"/>
    <w:rsid w:val="00486C32"/>
    <w:rsid w:val="00494534"/>
    <w:rsid w:val="004A019A"/>
    <w:rsid w:val="004A2CE6"/>
    <w:rsid w:val="004B0D93"/>
    <w:rsid w:val="004B4AC8"/>
    <w:rsid w:val="004B6B21"/>
    <w:rsid w:val="004C0393"/>
    <w:rsid w:val="004C08E1"/>
    <w:rsid w:val="004C3071"/>
    <w:rsid w:val="004C6D44"/>
    <w:rsid w:val="004D07A4"/>
    <w:rsid w:val="004D26D4"/>
    <w:rsid w:val="004D501F"/>
    <w:rsid w:val="004D5BF8"/>
    <w:rsid w:val="004D7661"/>
    <w:rsid w:val="004E159A"/>
    <w:rsid w:val="004E18AB"/>
    <w:rsid w:val="004E4539"/>
    <w:rsid w:val="004E4CAC"/>
    <w:rsid w:val="004E581D"/>
    <w:rsid w:val="004E60A7"/>
    <w:rsid w:val="004E622A"/>
    <w:rsid w:val="004E648E"/>
    <w:rsid w:val="004E6F11"/>
    <w:rsid w:val="004E75DE"/>
    <w:rsid w:val="004E7805"/>
    <w:rsid w:val="004F0F1F"/>
    <w:rsid w:val="004F23B8"/>
    <w:rsid w:val="004F23DE"/>
    <w:rsid w:val="004F2D54"/>
    <w:rsid w:val="004F5759"/>
    <w:rsid w:val="004F6567"/>
    <w:rsid w:val="004F697D"/>
    <w:rsid w:val="004F73B4"/>
    <w:rsid w:val="00501179"/>
    <w:rsid w:val="0050197F"/>
    <w:rsid w:val="00502CF3"/>
    <w:rsid w:val="00506179"/>
    <w:rsid w:val="00506BD1"/>
    <w:rsid w:val="00510435"/>
    <w:rsid w:val="00510E9F"/>
    <w:rsid w:val="005112B7"/>
    <w:rsid w:val="005127F8"/>
    <w:rsid w:val="00513F90"/>
    <w:rsid w:val="00514A12"/>
    <w:rsid w:val="005178E2"/>
    <w:rsid w:val="00524645"/>
    <w:rsid w:val="00526151"/>
    <w:rsid w:val="00526B63"/>
    <w:rsid w:val="00527F7C"/>
    <w:rsid w:val="00531568"/>
    <w:rsid w:val="00532302"/>
    <w:rsid w:val="00532F66"/>
    <w:rsid w:val="005336D3"/>
    <w:rsid w:val="00535975"/>
    <w:rsid w:val="00535AAA"/>
    <w:rsid w:val="00537133"/>
    <w:rsid w:val="005400BA"/>
    <w:rsid w:val="00540873"/>
    <w:rsid w:val="00540B1C"/>
    <w:rsid w:val="0054308B"/>
    <w:rsid w:val="00543B8D"/>
    <w:rsid w:val="00543DBE"/>
    <w:rsid w:val="005452F1"/>
    <w:rsid w:val="00546B6D"/>
    <w:rsid w:val="00547C5E"/>
    <w:rsid w:val="00552E01"/>
    <w:rsid w:val="00553F10"/>
    <w:rsid w:val="00554148"/>
    <w:rsid w:val="0055667D"/>
    <w:rsid w:val="00560213"/>
    <w:rsid w:val="0056069E"/>
    <w:rsid w:val="0056207A"/>
    <w:rsid w:val="005621F1"/>
    <w:rsid w:val="00562E8A"/>
    <w:rsid w:val="005649B8"/>
    <w:rsid w:val="0056517E"/>
    <w:rsid w:val="0056699B"/>
    <w:rsid w:val="00567891"/>
    <w:rsid w:val="00573561"/>
    <w:rsid w:val="005737E9"/>
    <w:rsid w:val="00576041"/>
    <w:rsid w:val="00581A27"/>
    <w:rsid w:val="00582CF2"/>
    <w:rsid w:val="00583792"/>
    <w:rsid w:val="0058468F"/>
    <w:rsid w:val="00586B07"/>
    <w:rsid w:val="00590136"/>
    <w:rsid w:val="00590846"/>
    <w:rsid w:val="00592C8F"/>
    <w:rsid w:val="005955B0"/>
    <w:rsid w:val="005972B9"/>
    <w:rsid w:val="00597957"/>
    <w:rsid w:val="00597C2D"/>
    <w:rsid w:val="005A04D5"/>
    <w:rsid w:val="005A1A24"/>
    <w:rsid w:val="005A2556"/>
    <w:rsid w:val="005A3966"/>
    <w:rsid w:val="005A5016"/>
    <w:rsid w:val="005A6507"/>
    <w:rsid w:val="005B097B"/>
    <w:rsid w:val="005B2A75"/>
    <w:rsid w:val="005B30FC"/>
    <w:rsid w:val="005B3B73"/>
    <w:rsid w:val="005C1A1A"/>
    <w:rsid w:val="005C1AD4"/>
    <w:rsid w:val="005C207E"/>
    <w:rsid w:val="005C356F"/>
    <w:rsid w:val="005C39D6"/>
    <w:rsid w:val="005C3D4D"/>
    <w:rsid w:val="005C42F8"/>
    <w:rsid w:val="005C6BA6"/>
    <w:rsid w:val="005C6C36"/>
    <w:rsid w:val="005C7AA3"/>
    <w:rsid w:val="005D0BE4"/>
    <w:rsid w:val="005D4724"/>
    <w:rsid w:val="005D6582"/>
    <w:rsid w:val="005D6EAB"/>
    <w:rsid w:val="005D729C"/>
    <w:rsid w:val="005D74AC"/>
    <w:rsid w:val="005F4B87"/>
    <w:rsid w:val="005F7891"/>
    <w:rsid w:val="005F7C1B"/>
    <w:rsid w:val="00603C36"/>
    <w:rsid w:val="0060496A"/>
    <w:rsid w:val="00606DF7"/>
    <w:rsid w:val="006112C9"/>
    <w:rsid w:val="006136EC"/>
    <w:rsid w:val="006162CB"/>
    <w:rsid w:val="006163B5"/>
    <w:rsid w:val="006202B5"/>
    <w:rsid w:val="0062277B"/>
    <w:rsid w:val="00623D3F"/>
    <w:rsid w:val="0062786D"/>
    <w:rsid w:val="00636FEA"/>
    <w:rsid w:val="0063775E"/>
    <w:rsid w:val="00640955"/>
    <w:rsid w:val="00640A94"/>
    <w:rsid w:val="00640BCF"/>
    <w:rsid w:val="00642EC1"/>
    <w:rsid w:val="006444E1"/>
    <w:rsid w:val="00646324"/>
    <w:rsid w:val="00647F49"/>
    <w:rsid w:val="00657D73"/>
    <w:rsid w:val="00657EDA"/>
    <w:rsid w:val="00661BAE"/>
    <w:rsid w:val="006633A9"/>
    <w:rsid w:val="00666A88"/>
    <w:rsid w:val="00667EB0"/>
    <w:rsid w:val="0067296D"/>
    <w:rsid w:val="00672B21"/>
    <w:rsid w:val="006732CA"/>
    <w:rsid w:val="00673DF8"/>
    <w:rsid w:val="006752F0"/>
    <w:rsid w:val="006753B2"/>
    <w:rsid w:val="006758B6"/>
    <w:rsid w:val="006758DC"/>
    <w:rsid w:val="006762AE"/>
    <w:rsid w:val="00677935"/>
    <w:rsid w:val="00682CE2"/>
    <w:rsid w:val="0068333C"/>
    <w:rsid w:val="00684C5A"/>
    <w:rsid w:val="0068571D"/>
    <w:rsid w:val="00686680"/>
    <w:rsid w:val="00686ADC"/>
    <w:rsid w:val="00686CEA"/>
    <w:rsid w:val="00687E15"/>
    <w:rsid w:val="00690CAC"/>
    <w:rsid w:val="00691569"/>
    <w:rsid w:val="006923D2"/>
    <w:rsid w:val="00694B57"/>
    <w:rsid w:val="00694C7C"/>
    <w:rsid w:val="006A37F4"/>
    <w:rsid w:val="006A62B6"/>
    <w:rsid w:val="006B2BD8"/>
    <w:rsid w:val="006B6299"/>
    <w:rsid w:val="006C15FE"/>
    <w:rsid w:val="006C2D41"/>
    <w:rsid w:val="006C3885"/>
    <w:rsid w:val="006C3E5D"/>
    <w:rsid w:val="006C45E5"/>
    <w:rsid w:val="006D3AD0"/>
    <w:rsid w:val="006D4838"/>
    <w:rsid w:val="006D4AEF"/>
    <w:rsid w:val="006D60DD"/>
    <w:rsid w:val="006E1D7B"/>
    <w:rsid w:val="006E212B"/>
    <w:rsid w:val="006E29F3"/>
    <w:rsid w:val="006F20B5"/>
    <w:rsid w:val="006F283A"/>
    <w:rsid w:val="006F3062"/>
    <w:rsid w:val="006F68E1"/>
    <w:rsid w:val="006F7020"/>
    <w:rsid w:val="007006D8"/>
    <w:rsid w:val="00703F1A"/>
    <w:rsid w:val="00704C2F"/>
    <w:rsid w:val="007075CC"/>
    <w:rsid w:val="00707C73"/>
    <w:rsid w:val="00710C72"/>
    <w:rsid w:val="00713176"/>
    <w:rsid w:val="007152F3"/>
    <w:rsid w:val="00716453"/>
    <w:rsid w:val="00716F6C"/>
    <w:rsid w:val="007177DD"/>
    <w:rsid w:val="00720B64"/>
    <w:rsid w:val="00721614"/>
    <w:rsid w:val="00722098"/>
    <w:rsid w:val="007231FC"/>
    <w:rsid w:val="00726739"/>
    <w:rsid w:val="007279F8"/>
    <w:rsid w:val="00733D86"/>
    <w:rsid w:val="00734125"/>
    <w:rsid w:val="00736C37"/>
    <w:rsid w:val="007371BB"/>
    <w:rsid w:val="00742539"/>
    <w:rsid w:val="007456D0"/>
    <w:rsid w:val="00745899"/>
    <w:rsid w:val="0074683F"/>
    <w:rsid w:val="007470B9"/>
    <w:rsid w:val="00747D76"/>
    <w:rsid w:val="0075072E"/>
    <w:rsid w:val="00751AA2"/>
    <w:rsid w:val="00754AFB"/>
    <w:rsid w:val="00761413"/>
    <w:rsid w:val="00762CEA"/>
    <w:rsid w:val="0076383C"/>
    <w:rsid w:val="007652E2"/>
    <w:rsid w:val="007653AC"/>
    <w:rsid w:val="007729F2"/>
    <w:rsid w:val="00773005"/>
    <w:rsid w:val="007739D4"/>
    <w:rsid w:val="00773FE1"/>
    <w:rsid w:val="0077506D"/>
    <w:rsid w:val="007755A2"/>
    <w:rsid w:val="00781738"/>
    <w:rsid w:val="0078187A"/>
    <w:rsid w:val="00781CAD"/>
    <w:rsid w:val="00782D99"/>
    <w:rsid w:val="00783E47"/>
    <w:rsid w:val="00785B65"/>
    <w:rsid w:val="007A06CD"/>
    <w:rsid w:val="007A343B"/>
    <w:rsid w:val="007A3B72"/>
    <w:rsid w:val="007A500E"/>
    <w:rsid w:val="007A5781"/>
    <w:rsid w:val="007A5FF8"/>
    <w:rsid w:val="007A75A5"/>
    <w:rsid w:val="007A7A6C"/>
    <w:rsid w:val="007B087F"/>
    <w:rsid w:val="007B1689"/>
    <w:rsid w:val="007B3C9E"/>
    <w:rsid w:val="007C0EE8"/>
    <w:rsid w:val="007C2836"/>
    <w:rsid w:val="007C7B30"/>
    <w:rsid w:val="007D0E5A"/>
    <w:rsid w:val="007D4329"/>
    <w:rsid w:val="007E22ED"/>
    <w:rsid w:val="007E266F"/>
    <w:rsid w:val="007E4087"/>
    <w:rsid w:val="007F1E23"/>
    <w:rsid w:val="007F2682"/>
    <w:rsid w:val="007F36EF"/>
    <w:rsid w:val="007F3A34"/>
    <w:rsid w:val="007F56F7"/>
    <w:rsid w:val="007F639F"/>
    <w:rsid w:val="007F742B"/>
    <w:rsid w:val="0080065E"/>
    <w:rsid w:val="00801114"/>
    <w:rsid w:val="0080201B"/>
    <w:rsid w:val="00803353"/>
    <w:rsid w:val="00803EA0"/>
    <w:rsid w:val="008062EE"/>
    <w:rsid w:val="00807780"/>
    <w:rsid w:val="008145D4"/>
    <w:rsid w:val="00814771"/>
    <w:rsid w:val="00814D5C"/>
    <w:rsid w:val="0082077C"/>
    <w:rsid w:val="00825C22"/>
    <w:rsid w:val="00825F69"/>
    <w:rsid w:val="00827708"/>
    <w:rsid w:val="00827791"/>
    <w:rsid w:val="00830B76"/>
    <w:rsid w:val="008318E2"/>
    <w:rsid w:val="008323B7"/>
    <w:rsid w:val="00835772"/>
    <w:rsid w:val="00836181"/>
    <w:rsid w:val="0083755A"/>
    <w:rsid w:val="00837E92"/>
    <w:rsid w:val="008411F5"/>
    <w:rsid w:val="00842999"/>
    <w:rsid w:val="00847687"/>
    <w:rsid w:val="00850615"/>
    <w:rsid w:val="008579BC"/>
    <w:rsid w:val="00857B85"/>
    <w:rsid w:val="0086622E"/>
    <w:rsid w:val="00870904"/>
    <w:rsid w:val="0087203F"/>
    <w:rsid w:val="00876734"/>
    <w:rsid w:val="00876B2D"/>
    <w:rsid w:val="00881C43"/>
    <w:rsid w:val="0088259E"/>
    <w:rsid w:val="008825E7"/>
    <w:rsid w:val="00883E18"/>
    <w:rsid w:val="008847BA"/>
    <w:rsid w:val="008870A6"/>
    <w:rsid w:val="00887EF9"/>
    <w:rsid w:val="0089086B"/>
    <w:rsid w:val="0089098E"/>
    <w:rsid w:val="00893B3F"/>
    <w:rsid w:val="00894D8A"/>
    <w:rsid w:val="008975AE"/>
    <w:rsid w:val="008A0CD4"/>
    <w:rsid w:val="008A0EA2"/>
    <w:rsid w:val="008A1D1B"/>
    <w:rsid w:val="008A4455"/>
    <w:rsid w:val="008B0ADC"/>
    <w:rsid w:val="008B43F5"/>
    <w:rsid w:val="008B521E"/>
    <w:rsid w:val="008B57FC"/>
    <w:rsid w:val="008B5A71"/>
    <w:rsid w:val="008B7EEE"/>
    <w:rsid w:val="008C015D"/>
    <w:rsid w:val="008C11EB"/>
    <w:rsid w:val="008C26B9"/>
    <w:rsid w:val="008C674D"/>
    <w:rsid w:val="008C67DA"/>
    <w:rsid w:val="008D187B"/>
    <w:rsid w:val="008D2CC9"/>
    <w:rsid w:val="008D367E"/>
    <w:rsid w:val="008D4E2C"/>
    <w:rsid w:val="008E48CA"/>
    <w:rsid w:val="008F0C20"/>
    <w:rsid w:val="008F39F7"/>
    <w:rsid w:val="008F65CA"/>
    <w:rsid w:val="00900767"/>
    <w:rsid w:val="00900909"/>
    <w:rsid w:val="009018C4"/>
    <w:rsid w:val="0090192D"/>
    <w:rsid w:val="00903D59"/>
    <w:rsid w:val="009061A7"/>
    <w:rsid w:val="009068A1"/>
    <w:rsid w:val="0090775B"/>
    <w:rsid w:val="00907D42"/>
    <w:rsid w:val="009106F9"/>
    <w:rsid w:val="009107C5"/>
    <w:rsid w:val="00910FB0"/>
    <w:rsid w:val="0091127C"/>
    <w:rsid w:val="00911714"/>
    <w:rsid w:val="00912DDE"/>
    <w:rsid w:val="00913BD3"/>
    <w:rsid w:val="00914194"/>
    <w:rsid w:val="00916101"/>
    <w:rsid w:val="0092032F"/>
    <w:rsid w:val="00920596"/>
    <w:rsid w:val="00923362"/>
    <w:rsid w:val="009242FF"/>
    <w:rsid w:val="00925E50"/>
    <w:rsid w:val="00925E59"/>
    <w:rsid w:val="00927460"/>
    <w:rsid w:val="00927569"/>
    <w:rsid w:val="00927CE6"/>
    <w:rsid w:val="00927D00"/>
    <w:rsid w:val="009333D3"/>
    <w:rsid w:val="0093458E"/>
    <w:rsid w:val="009359CE"/>
    <w:rsid w:val="00941620"/>
    <w:rsid w:val="009420F1"/>
    <w:rsid w:val="0094371E"/>
    <w:rsid w:val="00944231"/>
    <w:rsid w:val="00945180"/>
    <w:rsid w:val="00946324"/>
    <w:rsid w:val="0095028D"/>
    <w:rsid w:val="00951032"/>
    <w:rsid w:val="009514B2"/>
    <w:rsid w:val="0095584D"/>
    <w:rsid w:val="0095670A"/>
    <w:rsid w:val="009569DD"/>
    <w:rsid w:val="0095721D"/>
    <w:rsid w:val="00957739"/>
    <w:rsid w:val="009600C7"/>
    <w:rsid w:val="009606B0"/>
    <w:rsid w:val="00960F34"/>
    <w:rsid w:val="00963D77"/>
    <w:rsid w:val="00966110"/>
    <w:rsid w:val="00971FBD"/>
    <w:rsid w:val="00977A02"/>
    <w:rsid w:val="0098016F"/>
    <w:rsid w:val="00980C89"/>
    <w:rsid w:val="00980F8E"/>
    <w:rsid w:val="00981B2C"/>
    <w:rsid w:val="009822D6"/>
    <w:rsid w:val="00984EAC"/>
    <w:rsid w:val="009864B9"/>
    <w:rsid w:val="00986AE2"/>
    <w:rsid w:val="00986B4C"/>
    <w:rsid w:val="00987D82"/>
    <w:rsid w:val="009900B8"/>
    <w:rsid w:val="00990D07"/>
    <w:rsid w:val="009913E5"/>
    <w:rsid w:val="00992301"/>
    <w:rsid w:val="0099251F"/>
    <w:rsid w:val="00997AD1"/>
    <w:rsid w:val="009A04E4"/>
    <w:rsid w:val="009A06C8"/>
    <w:rsid w:val="009A06DB"/>
    <w:rsid w:val="009A0958"/>
    <w:rsid w:val="009A5FEF"/>
    <w:rsid w:val="009A61E4"/>
    <w:rsid w:val="009A66A3"/>
    <w:rsid w:val="009A7596"/>
    <w:rsid w:val="009B07F3"/>
    <w:rsid w:val="009B29B7"/>
    <w:rsid w:val="009B5E6B"/>
    <w:rsid w:val="009B610E"/>
    <w:rsid w:val="009B63BE"/>
    <w:rsid w:val="009B6A1A"/>
    <w:rsid w:val="009B7B6B"/>
    <w:rsid w:val="009B7E09"/>
    <w:rsid w:val="009C0920"/>
    <w:rsid w:val="009C5642"/>
    <w:rsid w:val="009C7953"/>
    <w:rsid w:val="009D24A8"/>
    <w:rsid w:val="009D42DD"/>
    <w:rsid w:val="009D663B"/>
    <w:rsid w:val="009E1D93"/>
    <w:rsid w:val="009E4AEB"/>
    <w:rsid w:val="009E4D09"/>
    <w:rsid w:val="009E5CF0"/>
    <w:rsid w:val="009E6409"/>
    <w:rsid w:val="009F3648"/>
    <w:rsid w:val="009F7769"/>
    <w:rsid w:val="009F7DC7"/>
    <w:rsid w:val="00A00120"/>
    <w:rsid w:val="00A01E44"/>
    <w:rsid w:val="00A024DD"/>
    <w:rsid w:val="00A0542A"/>
    <w:rsid w:val="00A055D6"/>
    <w:rsid w:val="00A0587D"/>
    <w:rsid w:val="00A06B09"/>
    <w:rsid w:val="00A073FF"/>
    <w:rsid w:val="00A10268"/>
    <w:rsid w:val="00A109DC"/>
    <w:rsid w:val="00A10DF9"/>
    <w:rsid w:val="00A116FD"/>
    <w:rsid w:val="00A11964"/>
    <w:rsid w:val="00A134DB"/>
    <w:rsid w:val="00A13AD7"/>
    <w:rsid w:val="00A14C06"/>
    <w:rsid w:val="00A152D1"/>
    <w:rsid w:val="00A20FDE"/>
    <w:rsid w:val="00A212C2"/>
    <w:rsid w:val="00A22C89"/>
    <w:rsid w:val="00A26D7B"/>
    <w:rsid w:val="00A27E27"/>
    <w:rsid w:val="00A317D9"/>
    <w:rsid w:val="00A322AB"/>
    <w:rsid w:val="00A32AB4"/>
    <w:rsid w:val="00A37713"/>
    <w:rsid w:val="00A401B4"/>
    <w:rsid w:val="00A41E91"/>
    <w:rsid w:val="00A41FB3"/>
    <w:rsid w:val="00A425BF"/>
    <w:rsid w:val="00A4306E"/>
    <w:rsid w:val="00A459E1"/>
    <w:rsid w:val="00A46CDF"/>
    <w:rsid w:val="00A519D6"/>
    <w:rsid w:val="00A53C64"/>
    <w:rsid w:val="00A541F4"/>
    <w:rsid w:val="00A543E9"/>
    <w:rsid w:val="00A557E4"/>
    <w:rsid w:val="00A617D5"/>
    <w:rsid w:val="00A65C4E"/>
    <w:rsid w:val="00A67154"/>
    <w:rsid w:val="00A70023"/>
    <w:rsid w:val="00A73396"/>
    <w:rsid w:val="00A73E34"/>
    <w:rsid w:val="00A77C23"/>
    <w:rsid w:val="00A80056"/>
    <w:rsid w:val="00A808ED"/>
    <w:rsid w:val="00A839CF"/>
    <w:rsid w:val="00A84724"/>
    <w:rsid w:val="00A84ABE"/>
    <w:rsid w:val="00A87A23"/>
    <w:rsid w:val="00A9152B"/>
    <w:rsid w:val="00A92232"/>
    <w:rsid w:val="00A926CA"/>
    <w:rsid w:val="00A9578E"/>
    <w:rsid w:val="00AA0DDA"/>
    <w:rsid w:val="00AA3C3D"/>
    <w:rsid w:val="00AA7930"/>
    <w:rsid w:val="00AB0002"/>
    <w:rsid w:val="00AB2602"/>
    <w:rsid w:val="00AB2D97"/>
    <w:rsid w:val="00AB353F"/>
    <w:rsid w:val="00AB5616"/>
    <w:rsid w:val="00AB579E"/>
    <w:rsid w:val="00AB5B3F"/>
    <w:rsid w:val="00AB6EB0"/>
    <w:rsid w:val="00AC7C06"/>
    <w:rsid w:val="00AD0BE3"/>
    <w:rsid w:val="00AD26BB"/>
    <w:rsid w:val="00AD278A"/>
    <w:rsid w:val="00AD2AB7"/>
    <w:rsid w:val="00AD615F"/>
    <w:rsid w:val="00AE09FD"/>
    <w:rsid w:val="00AE2170"/>
    <w:rsid w:val="00AE542D"/>
    <w:rsid w:val="00AE5972"/>
    <w:rsid w:val="00AE6319"/>
    <w:rsid w:val="00AE631F"/>
    <w:rsid w:val="00AE73FE"/>
    <w:rsid w:val="00AE7CD0"/>
    <w:rsid w:val="00AF1718"/>
    <w:rsid w:val="00AF3240"/>
    <w:rsid w:val="00AF37EB"/>
    <w:rsid w:val="00AF44C2"/>
    <w:rsid w:val="00AF5DE1"/>
    <w:rsid w:val="00AF6062"/>
    <w:rsid w:val="00AF62AC"/>
    <w:rsid w:val="00AF6CC4"/>
    <w:rsid w:val="00AF77BC"/>
    <w:rsid w:val="00B006D5"/>
    <w:rsid w:val="00B0256F"/>
    <w:rsid w:val="00B02F51"/>
    <w:rsid w:val="00B03158"/>
    <w:rsid w:val="00B03801"/>
    <w:rsid w:val="00B0626C"/>
    <w:rsid w:val="00B07BA7"/>
    <w:rsid w:val="00B12AD0"/>
    <w:rsid w:val="00B14C8C"/>
    <w:rsid w:val="00B16465"/>
    <w:rsid w:val="00B175A4"/>
    <w:rsid w:val="00B2248C"/>
    <w:rsid w:val="00B24EC9"/>
    <w:rsid w:val="00B2608E"/>
    <w:rsid w:val="00B26746"/>
    <w:rsid w:val="00B26D37"/>
    <w:rsid w:val="00B26E25"/>
    <w:rsid w:val="00B27076"/>
    <w:rsid w:val="00B30574"/>
    <w:rsid w:val="00B31BDF"/>
    <w:rsid w:val="00B334D1"/>
    <w:rsid w:val="00B3504E"/>
    <w:rsid w:val="00B36C29"/>
    <w:rsid w:val="00B37E47"/>
    <w:rsid w:val="00B40174"/>
    <w:rsid w:val="00B409FE"/>
    <w:rsid w:val="00B40A91"/>
    <w:rsid w:val="00B41589"/>
    <w:rsid w:val="00B4247A"/>
    <w:rsid w:val="00B440B7"/>
    <w:rsid w:val="00B45F90"/>
    <w:rsid w:val="00B4628E"/>
    <w:rsid w:val="00B50F40"/>
    <w:rsid w:val="00B52F23"/>
    <w:rsid w:val="00B54686"/>
    <w:rsid w:val="00B556AC"/>
    <w:rsid w:val="00B5574A"/>
    <w:rsid w:val="00B57194"/>
    <w:rsid w:val="00B6149B"/>
    <w:rsid w:val="00B62E16"/>
    <w:rsid w:val="00B66B9D"/>
    <w:rsid w:val="00B778D1"/>
    <w:rsid w:val="00B83489"/>
    <w:rsid w:val="00B842A8"/>
    <w:rsid w:val="00B8455D"/>
    <w:rsid w:val="00B87DEA"/>
    <w:rsid w:val="00B90248"/>
    <w:rsid w:val="00B912CD"/>
    <w:rsid w:val="00B9133B"/>
    <w:rsid w:val="00B91A7B"/>
    <w:rsid w:val="00B933F5"/>
    <w:rsid w:val="00B94114"/>
    <w:rsid w:val="00B94135"/>
    <w:rsid w:val="00B9427F"/>
    <w:rsid w:val="00B946C0"/>
    <w:rsid w:val="00B94E5E"/>
    <w:rsid w:val="00B95A35"/>
    <w:rsid w:val="00B974CC"/>
    <w:rsid w:val="00BA0515"/>
    <w:rsid w:val="00BA2867"/>
    <w:rsid w:val="00BA6F88"/>
    <w:rsid w:val="00BB3A8E"/>
    <w:rsid w:val="00BB3E9E"/>
    <w:rsid w:val="00BB4819"/>
    <w:rsid w:val="00BC111D"/>
    <w:rsid w:val="00BD02D3"/>
    <w:rsid w:val="00BD0499"/>
    <w:rsid w:val="00BD159B"/>
    <w:rsid w:val="00BD3E72"/>
    <w:rsid w:val="00BD45F1"/>
    <w:rsid w:val="00BD63DD"/>
    <w:rsid w:val="00BE02D4"/>
    <w:rsid w:val="00BE130D"/>
    <w:rsid w:val="00BE1504"/>
    <w:rsid w:val="00BE2748"/>
    <w:rsid w:val="00BE6919"/>
    <w:rsid w:val="00BE70D3"/>
    <w:rsid w:val="00BE7654"/>
    <w:rsid w:val="00BE7DC3"/>
    <w:rsid w:val="00BF1F4B"/>
    <w:rsid w:val="00BF31F6"/>
    <w:rsid w:val="00BF7921"/>
    <w:rsid w:val="00C025F3"/>
    <w:rsid w:val="00C04D16"/>
    <w:rsid w:val="00C056A6"/>
    <w:rsid w:val="00C05F8C"/>
    <w:rsid w:val="00C124B8"/>
    <w:rsid w:val="00C132B0"/>
    <w:rsid w:val="00C13F79"/>
    <w:rsid w:val="00C14DD4"/>
    <w:rsid w:val="00C153B7"/>
    <w:rsid w:val="00C16DC6"/>
    <w:rsid w:val="00C250DE"/>
    <w:rsid w:val="00C27488"/>
    <w:rsid w:val="00C27E80"/>
    <w:rsid w:val="00C30753"/>
    <w:rsid w:val="00C32EFA"/>
    <w:rsid w:val="00C35F16"/>
    <w:rsid w:val="00C3714C"/>
    <w:rsid w:val="00C37708"/>
    <w:rsid w:val="00C41996"/>
    <w:rsid w:val="00C44473"/>
    <w:rsid w:val="00C44658"/>
    <w:rsid w:val="00C45AC5"/>
    <w:rsid w:val="00C46926"/>
    <w:rsid w:val="00C50100"/>
    <w:rsid w:val="00C51048"/>
    <w:rsid w:val="00C514CB"/>
    <w:rsid w:val="00C534CB"/>
    <w:rsid w:val="00C63ABE"/>
    <w:rsid w:val="00C661DD"/>
    <w:rsid w:val="00C67C6D"/>
    <w:rsid w:val="00C72DEB"/>
    <w:rsid w:val="00C73397"/>
    <w:rsid w:val="00C75B35"/>
    <w:rsid w:val="00C761D7"/>
    <w:rsid w:val="00C82CFF"/>
    <w:rsid w:val="00C84863"/>
    <w:rsid w:val="00C850BD"/>
    <w:rsid w:val="00C874C7"/>
    <w:rsid w:val="00C90AE9"/>
    <w:rsid w:val="00C92D12"/>
    <w:rsid w:val="00C9321D"/>
    <w:rsid w:val="00C95679"/>
    <w:rsid w:val="00C96006"/>
    <w:rsid w:val="00C9625E"/>
    <w:rsid w:val="00C9729D"/>
    <w:rsid w:val="00CA2976"/>
    <w:rsid w:val="00CA2E59"/>
    <w:rsid w:val="00CA5A66"/>
    <w:rsid w:val="00CA6B72"/>
    <w:rsid w:val="00CA6DAA"/>
    <w:rsid w:val="00CA72F4"/>
    <w:rsid w:val="00CB174F"/>
    <w:rsid w:val="00CB2817"/>
    <w:rsid w:val="00CB31B5"/>
    <w:rsid w:val="00CB3296"/>
    <w:rsid w:val="00CB4973"/>
    <w:rsid w:val="00CB70DA"/>
    <w:rsid w:val="00CC1A08"/>
    <w:rsid w:val="00CC3CCF"/>
    <w:rsid w:val="00CC5D17"/>
    <w:rsid w:val="00CD3194"/>
    <w:rsid w:val="00CD3279"/>
    <w:rsid w:val="00CD6ECA"/>
    <w:rsid w:val="00CD765E"/>
    <w:rsid w:val="00CE24E1"/>
    <w:rsid w:val="00CE4816"/>
    <w:rsid w:val="00CE7285"/>
    <w:rsid w:val="00CF05E2"/>
    <w:rsid w:val="00CF1214"/>
    <w:rsid w:val="00CF3224"/>
    <w:rsid w:val="00CF5E57"/>
    <w:rsid w:val="00D00D6D"/>
    <w:rsid w:val="00D00EE8"/>
    <w:rsid w:val="00D06D56"/>
    <w:rsid w:val="00D12E56"/>
    <w:rsid w:val="00D13C41"/>
    <w:rsid w:val="00D1537C"/>
    <w:rsid w:val="00D16B00"/>
    <w:rsid w:val="00D17FDF"/>
    <w:rsid w:val="00D271B8"/>
    <w:rsid w:val="00D32576"/>
    <w:rsid w:val="00D33E2B"/>
    <w:rsid w:val="00D34A77"/>
    <w:rsid w:val="00D36EA1"/>
    <w:rsid w:val="00D377CA"/>
    <w:rsid w:val="00D41115"/>
    <w:rsid w:val="00D45B77"/>
    <w:rsid w:val="00D47E20"/>
    <w:rsid w:val="00D516FF"/>
    <w:rsid w:val="00D5455A"/>
    <w:rsid w:val="00D553BE"/>
    <w:rsid w:val="00D55AE2"/>
    <w:rsid w:val="00D56D70"/>
    <w:rsid w:val="00D60832"/>
    <w:rsid w:val="00D629A1"/>
    <w:rsid w:val="00D674AE"/>
    <w:rsid w:val="00D74C94"/>
    <w:rsid w:val="00D77080"/>
    <w:rsid w:val="00D77693"/>
    <w:rsid w:val="00D81D96"/>
    <w:rsid w:val="00D82707"/>
    <w:rsid w:val="00D908FD"/>
    <w:rsid w:val="00D90952"/>
    <w:rsid w:val="00D91351"/>
    <w:rsid w:val="00D92025"/>
    <w:rsid w:val="00D962FD"/>
    <w:rsid w:val="00DA38DC"/>
    <w:rsid w:val="00DB1FAE"/>
    <w:rsid w:val="00DB4E57"/>
    <w:rsid w:val="00DB537B"/>
    <w:rsid w:val="00DB5D65"/>
    <w:rsid w:val="00DC1ED4"/>
    <w:rsid w:val="00DC2BE1"/>
    <w:rsid w:val="00DC34A3"/>
    <w:rsid w:val="00DC7844"/>
    <w:rsid w:val="00DD0502"/>
    <w:rsid w:val="00DD07A7"/>
    <w:rsid w:val="00DD328E"/>
    <w:rsid w:val="00DD4E5A"/>
    <w:rsid w:val="00DD5261"/>
    <w:rsid w:val="00DE0AA0"/>
    <w:rsid w:val="00DE0BC2"/>
    <w:rsid w:val="00DE1775"/>
    <w:rsid w:val="00DE355E"/>
    <w:rsid w:val="00DE40D0"/>
    <w:rsid w:val="00DE73E2"/>
    <w:rsid w:val="00DE7AC6"/>
    <w:rsid w:val="00DF06D9"/>
    <w:rsid w:val="00DF1678"/>
    <w:rsid w:val="00DF2E5B"/>
    <w:rsid w:val="00DF4234"/>
    <w:rsid w:val="00DF5001"/>
    <w:rsid w:val="00DF686D"/>
    <w:rsid w:val="00DF6BDF"/>
    <w:rsid w:val="00DF7C63"/>
    <w:rsid w:val="00E00ADC"/>
    <w:rsid w:val="00E0221A"/>
    <w:rsid w:val="00E03558"/>
    <w:rsid w:val="00E03B0F"/>
    <w:rsid w:val="00E069D1"/>
    <w:rsid w:val="00E0760A"/>
    <w:rsid w:val="00E07DE8"/>
    <w:rsid w:val="00E1029E"/>
    <w:rsid w:val="00E10B98"/>
    <w:rsid w:val="00E12659"/>
    <w:rsid w:val="00E142B0"/>
    <w:rsid w:val="00E14C6C"/>
    <w:rsid w:val="00E167ED"/>
    <w:rsid w:val="00E16E85"/>
    <w:rsid w:val="00E171DC"/>
    <w:rsid w:val="00E2164E"/>
    <w:rsid w:val="00E22093"/>
    <w:rsid w:val="00E2398E"/>
    <w:rsid w:val="00E24A89"/>
    <w:rsid w:val="00E24ADD"/>
    <w:rsid w:val="00E27A1B"/>
    <w:rsid w:val="00E30CAF"/>
    <w:rsid w:val="00E32734"/>
    <w:rsid w:val="00E331B5"/>
    <w:rsid w:val="00E333AD"/>
    <w:rsid w:val="00E358A7"/>
    <w:rsid w:val="00E40407"/>
    <w:rsid w:val="00E40559"/>
    <w:rsid w:val="00E41FD0"/>
    <w:rsid w:val="00E42670"/>
    <w:rsid w:val="00E45450"/>
    <w:rsid w:val="00E47A48"/>
    <w:rsid w:val="00E47C44"/>
    <w:rsid w:val="00E50182"/>
    <w:rsid w:val="00E5063D"/>
    <w:rsid w:val="00E50A32"/>
    <w:rsid w:val="00E50D24"/>
    <w:rsid w:val="00E51D2B"/>
    <w:rsid w:val="00E542C6"/>
    <w:rsid w:val="00E5597C"/>
    <w:rsid w:val="00E56A93"/>
    <w:rsid w:val="00E57EF8"/>
    <w:rsid w:val="00E604B2"/>
    <w:rsid w:val="00E61EE8"/>
    <w:rsid w:val="00E633BA"/>
    <w:rsid w:val="00E63891"/>
    <w:rsid w:val="00E657EB"/>
    <w:rsid w:val="00E6615A"/>
    <w:rsid w:val="00E66442"/>
    <w:rsid w:val="00E676D5"/>
    <w:rsid w:val="00E70469"/>
    <w:rsid w:val="00E739EF"/>
    <w:rsid w:val="00E73B06"/>
    <w:rsid w:val="00E75A29"/>
    <w:rsid w:val="00E769C3"/>
    <w:rsid w:val="00E82DA9"/>
    <w:rsid w:val="00E838CB"/>
    <w:rsid w:val="00E83A51"/>
    <w:rsid w:val="00E842B0"/>
    <w:rsid w:val="00E845A7"/>
    <w:rsid w:val="00E848FF"/>
    <w:rsid w:val="00E854D7"/>
    <w:rsid w:val="00E85B21"/>
    <w:rsid w:val="00E90BEA"/>
    <w:rsid w:val="00E90CFC"/>
    <w:rsid w:val="00E9119F"/>
    <w:rsid w:val="00E9208F"/>
    <w:rsid w:val="00E92112"/>
    <w:rsid w:val="00E972E9"/>
    <w:rsid w:val="00EA1AEF"/>
    <w:rsid w:val="00EA4260"/>
    <w:rsid w:val="00EA654E"/>
    <w:rsid w:val="00EA7482"/>
    <w:rsid w:val="00EB15FD"/>
    <w:rsid w:val="00EB1C7B"/>
    <w:rsid w:val="00EB591E"/>
    <w:rsid w:val="00EB6EB8"/>
    <w:rsid w:val="00EB7C9C"/>
    <w:rsid w:val="00EC0AA1"/>
    <w:rsid w:val="00EC0D16"/>
    <w:rsid w:val="00EC1489"/>
    <w:rsid w:val="00EC679E"/>
    <w:rsid w:val="00EC7E43"/>
    <w:rsid w:val="00ED1EB8"/>
    <w:rsid w:val="00ED1FED"/>
    <w:rsid w:val="00ED3336"/>
    <w:rsid w:val="00ED5599"/>
    <w:rsid w:val="00ED6BFC"/>
    <w:rsid w:val="00EE0AC5"/>
    <w:rsid w:val="00EE1097"/>
    <w:rsid w:val="00EE1769"/>
    <w:rsid w:val="00EE1A5C"/>
    <w:rsid w:val="00EE3655"/>
    <w:rsid w:val="00EE5265"/>
    <w:rsid w:val="00EF02B9"/>
    <w:rsid w:val="00EF2099"/>
    <w:rsid w:val="00EF213A"/>
    <w:rsid w:val="00EF2561"/>
    <w:rsid w:val="00EF39C6"/>
    <w:rsid w:val="00EF684A"/>
    <w:rsid w:val="00EF6F94"/>
    <w:rsid w:val="00F009DB"/>
    <w:rsid w:val="00F00B1A"/>
    <w:rsid w:val="00F00C53"/>
    <w:rsid w:val="00F014D0"/>
    <w:rsid w:val="00F02F25"/>
    <w:rsid w:val="00F0326D"/>
    <w:rsid w:val="00F03F46"/>
    <w:rsid w:val="00F042A0"/>
    <w:rsid w:val="00F05CBB"/>
    <w:rsid w:val="00F06316"/>
    <w:rsid w:val="00F0719D"/>
    <w:rsid w:val="00F07EF9"/>
    <w:rsid w:val="00F11A14"/>
    <w:rsid w:val="00F12980"/>
    <w:rsid w:val="00F13DE8"/>
    <w:rsid w:val="00F1425B"/>
    <w:rsid w:val="00F15E70"/>
    <w:rsid w:val="00F17A3A"/>
    <w:rsid w:val="00F23016"/>
    <w:rsid w:val="00F23023"/>
    <w:rsid w:val="00F2374F"/>
    <w:rsid w:val="00F243BB"/>
    <w:rsid w:val="00F253F9"/>
    <w:rsid w:val="00F25898"/>
    <w:rsid w:val="00F273CE"/>
    <w:rsid w:val="00F2794C"/>
    <w:rsid w:val="00F31C4D"/>
    <w:rsid w:val="00F3378C"/>
    <w:rsid w:val="00F34A9E"/>
    <w:rsid w:val="00F4198F"/>
    <w:rsid w:val="00F44618"/>
    <w:rsid w:val="00F47CB2"/>
    <w:rsid w:val="00F503C3"/>
    <w:rsid w:val="00F504BC"/>
    <w:rsid w:val="00F51A75"/>
    <w:rsid w:val="00F52B39"/>
    <w:rsid w:val="00F53A8E"/>
    <w:rsid w:val="00F53C46"/>
    <w:rsid w:val="00F56889"/>
    <w:rsid w:val="00F57DE7"/>
    <w:rsid w:val="00F6067C"/>
    <w:rsid w:val="00F6138F"/>
    <w:rsid w:val="00F61BBE"/>
    <w:rsid w:val="00F649AA"/>
    <w:rsid w:val="00F65032"/>
    <w:rsid w:val="00F66528"/>
    <w:rsid w:val="00F76682"/>
    <w:rsid w:val="00F832FE"/>
    <w:rsid w:val="00F83E60"/>
    <w:rsid w:val="00F86080"/>
    <w:rsid w:val="00F863E7"/>
    <w:rsid w:val="00F86869"/>
    <w:rsid w:val="00F87540"/>
    <w:rsid w:val="00F91900"/>
    <w:rsid w:val="00F9325B"/>
    <w:rsid w:val="00F9448F"/>
    <w:rsid w:val="00F9525C"/>
    <w:rsid w:val="00F9557C"/>
    <w:rsid w:val="00F95C2D"/>
    <w:rsid w:val="00FA0041"/>
    <w:rsid w:val="00FA0293"/>
    <w:rsid w:val="00FA4BDF"/>
    <w:rsid w:val="00FA4C62"/>
    <w:rsid w:val="00FA691A"/>
    <w:rsid w:val="00FB1A90"/>
    <w:rsid w:val="00FB3FEF"/>
    <w:rsid w:val="00FB40D8"/>
    <w:rsid w:val="00FB41A0"/>
    <w:rsid w:val="00FC2264"/>
    <w:rsid w:val="00FC359A"/>
    <w:rsid w:val="00FC4411"/>
    <w:rsid w:val="00FC539A"/>
    <w:rsid w:val="00FC5658"/>
    <w:rsid w:val="00FD01BE"/>
    <w:rsid w:val="00FD13CE"/>
    <w:rsid w:val="00FD41FD"/>
    <w:rsid w:val="00FD7BFF"/>
    <w:rsid w:val="00FD7F10"/>
    <w:rsid w:val="00FE0429"/>
    <w:rsid w:val="00FE0CBC"/>
    <w:rsid w:val="00FE0D37"/>
    <w:rsid w:val="00FE34BD"/>
    <w:rsid w:val="00FE744D"/>
    <w:rsid w:val="00FF012D"/>
    <w:rsid w:val="00FF59DC"/>
    <w:rsid w:val="00FF5E24"/>
    <w:rsid w:val="00FF637F"/>
    <w:rsid w:val="00FF6CA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C5A"/>
    <w:pPr>
      <w:jc w:val="both"/>
    </w:pPr>
    <w:rPr>
      <w:sz w:val="24"/>
      <w:szCs w:val="24"/>
      <w:lang w:eastAsia="es-ES"/>
    </w:rPr>
  </w:style>
  <w:style w:type="paragraph" w:styleId="Ttulo1">
    <w:name w:val="heading 1"/>
    <w:basedOn w:val="Normal"/>
    <w:next w:val="Normal"/>
    <w:link w:val="Ttulo1Car"/>
    <w:qFormat/>
    <w:rsid w:val="00E03558"/>
    <w:pPr>
      <w:keepNext/>
      <w:numPr>
        <w:numId w:val="1"/>
      </w:numPr>
      <w:spacing w:before="60" w:after="60" w:line="280" w:lineRule="exact"/>
      <w:outlineLvl w:val="0"/>
    </w:pPr>
    <w:rPr>
      <w:rFonts w:ascii="Arial" w:hAnsi="Arial" w:cs="Arial"/>
      <w:b/>
      <w:bCs/>
      <w:kern w:val="32"/>
      <w:szCs w:val="32"/>
    </w:rPr>
  </w:style>
  <w:style w:type="paragraph" w:styleId="Ttulo2">
    <w:name w:val="heading 2"/>
    <w:basedOn w:val="Normal"/>
    <w:next w:val="Normal"/>
    <w:link w:val="Ttulo2Car"/>
    <w:qFormat/>
    <w:rsid w:val="00E03558"/>
    <w:pPr>
      <w:keepNext/>
      <w:numPr>
        <w:ilvl w:val="1"/>
        <w:numId w:val="1"/>
      </w:numPr>
      <w:spacing w:before="240" w:after="60"/>
      <w:outlineLvl w:val="1"/>
    </w:pPr>
    <w:rPr>
      <w:rFonts w:ascii="Arial" w:hAnsi="Arial" w:cs="Arial"/>
      <w:b/>
      <w:bCs/>
      <w:iCs/>
      <w:sz w:val="22"/>
      <w:szCs w:val="28"/>
    </w:rPr>
  </w:style>
  <w:style w:type="paragraph" w:styleId="Ttulo3">
    <w:name w:val="heading 3"/>
    <w:basedOn w:val="Normal"/>
    <w:next w:val="Normal"/>
    <w:qFormat/>
    <w:rsid w:val="00E03558"/>
    <w:pPr>
      <w:keepNext/>
      <w:numPr>
        <w:ilvl w:val="2"/>
        <w:numId w:val="1"/>
      </w:numPr>
      <w:spacing w:before="240" w:after="60"/>
      <w:outlineLvl w:val="2"/>
    </w:pPr>
    <w:rPr>
      <w:rFonts w:ascii="Arial" w:hAnsi="Arial" w:cs="Arial"/>
      <w:b/>
      <w:bCs/>
      <w:i/>
      <w:sz w:val="20"/>
      <w:szCs w:val="26"/>
    </w:rPr>
  </w:style>
  <w:style w:type="paragraph" w:styleId="Ttulo4">
    <w:name w:val="heading 4"/>
    <w:basedOn w:val="Normal"/>
    <w:next w:val="Normal"/>
    <w:qFormat/>
    <w:rsid w:val="00E03558"/>
    <w:pPr>
      <w:keepNext/>
      <w:numPr>
        <w:ilvl w:val="3"/>
        <w:numId w:val="1"/>
      </w:numPr>
      <w:spacing w:before="240" w:after="60"/>
      <w:outlineLvl w:val="3"/>
    </w:pPr>
    <w:rPr>
      <w:b/>
      <w:bCs/>
      <w:sz w:val="28"/>
      <w:szCs w:val="28"/>
    </w:rPr>
  </w:style>
  <w:style w:type="paragraph" w:styleId="Ttulo5">
    <w:name w:val="heading 5"/>
    <w:basedOn w:val="Normal"/>
    <w:next w:val="Normal"/>
    <w:qFormat/>
    <w:rsid w:val="00E03558"/>
    <w:pPr>
      <w:numPr>
        <w:ilvl w:val="4"/>
        <w:numId w:val="1"/>
      </w:numPr>
      <w:spacing w:before="240" w:after="60"/>
      <w:outlineLvl w:val="4"/>
    </w:pPr>
    <w:rPr>
      <w:b/>
      <w:bCs/>
      <w:i/>
      <w:iCs/>
      <w:sz w:val="26"/>
      <w:szCs w:val="26"/>
    </w:rPr>
  </w:style>
  <w:style w:type="paragraph" w:styleId="Ttulo6">
    <w:name w:val="heading 6"/>
    <w:basedOn w:val="Normal"/>
    <w:next w:val="Normal"/>
    <w:qFormat/>
    <w:rsid w:val="00E03558"/>
    <w:pPr>
      <w:numPr>
        <w:ilvl w:val="5"/>
        <w:numId w:val="1"/>
      </w:numPr>
      <w:spacing w:before="240" w:after="60"/>
      <w:outlineLvl w:val="5"/>
    </w:pPr>
    <w:rPr>
      <w:b/>
      <w:bCs/>
      <w:sz w:val="22"/>
      <w:szCs w:val="22"/>
    </w:rPr>
  </w:style>
  <w:style w:type="paragraph" w:styleId="Ttulo7">
    <w:name w:val="heading 7"/>
    <w:basedOn w:val="Normal"/>
    <w:next w:val="Normal"/>
    <w:qFormat/>
    <w:rsid w:val="00E03558"/>
    <w:pPr>
      <w:numPr>
        <w:ilvl w:val="6"/>
        <w:numId w:val="1"/>
      </w:numPr>
      <w:spacing w:before="240" w:after="60"/>
      <w:outlineLvl w:val="6"/>
    </w:pPr>
  </w:style>
  <w:style w:type="paragraph" w:styleId="Ttulo8">
    <w:name w:val="heading 8"/>
    <w:basedOn w:val="Normal"/>
    <w:next w:val="Normal"/>
    <w:qFormat/>
    <w:rsid w:val="00E03558"/>
    <w:pPr>
      <w:numPr>
        <w:ilvl w:val="7"/>
        <w:numId w:val="1"/>
      </w:numPr>
      <w:spacing w:before="240" w:after="60"/>
      <w:outlineLvl w:val="7"/>
    </w:pPr>
    <w:rPr>
      <w:i/>
      <w:iCs/>
    </w:rPr>
  </w:style>
  <w:style w:type="paragraph" w:styleId="Ttulo9">
    <w:name w:val="heading 9"/>
    <w:basedOn w:val="Normal"/>
    <w:next w:val="Normal"/>
    <w:qFormat/>
    <w:rsid w:val="00E03558"/>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ropTtulo1">
    <w:name w:val="PropTítulo 1"/>
    <w:basedOn w:val="Fuentedeprrafopredeter"/>
    <w:rsid w:val="00090771"/>
    <w:rPr>
      <w:rFonts w:ascii="Arial" w:hAnsi="Arial"/>
      <w:b/>
      <w:bCs/>
      <w:sz w:val="22"/>
    </w:rPr>
  </w:style>
  <w:style w:type="paragraph" w:styleId="Encabezado">
    <w:name w:val="header"/>
    <w:basedOn w:val="Normal"/>
    <w:rsid w:val="00AF37EB"/>
    <w:pPr>
      <w:tabs>
        <w:tab w:val="center" w:pos="4252"/>
        <w:tab w:val="right" w:pos="8504"/>
      </w:tabs>
    </w:pPr>
  </w:style>
  <w:style w:type="paragraph" w:styleId="Piedepgina">
    <w:name w:val="footer"/>
    <w:basedOn w:val="Normal"/>
    <w:link w:val="PiedepginaCar"/>
    <w:uiPriority w:val="99"/>
    <w:rsid w:val="00AF37EB"/>
    <w:pPr>
      <w:tabs>
        <w:tab w:val="center" w:pos="4252"/>
        <w:tab w:val="right" w:pos="8504"/>
      </w:tabs>
    </w:pPr>
  </w:style>
  <w:style w:type="character" w:styleId="Nmerodepgina">
    <w:name w:val="page number"/>
    <w:basedOn w:val="Fuentedeprrafopredeter"/>
    <w:rsid w:val="00AF37EB"/>
  </w:style>
  <w:style w:type="character" w:styleId="Hipervnculo">
    <w:name w:val="Hyperlink"/>
    <w:basedOn w:val="Fuentedeprrafopredeter"/>
    <w:uiPriority w:val="99"/>
    <w:rsid w:val="00AF37EB"/>
    <w:rPr>
      <w:color w:val="0000FF"/>
      <w:u w:val="single"/>
    </w:rPr>
  </w:style>
  <w:style w:type="paragraph" w:styleId="TDC1">
    <w:name w:val="toc 1"/>
    <w:basedOn w:val="Normal"/>
    <w:next w:val="Normal"/>
    <w:autoRedefine/>
    <w:uiPriority w:val="39"/>
    <w:rsid w:val="00E676D5"/>
    <w:pPr>
      <w:tabs>
        <w:tab w:val="left" w:pos="330"/>
        <w:tab w:val="right" w:leader="underscore" w:pos="8494"/>
      </w:tabs>
      <w:spacing w:before="360" w:after="360"/>
      <w:jc w:val="center"/>
    </w:pPr>
    <w:rPr>
      <w:bCs/>
      <w:caps/>
      <w:noProof/>
      <w:sz w:val="28"/>
      <w:szCs w:val="22"/>
      <w:u w:val="single"/>
      <w:lang w:val="es-ES"/>
    </w:rPr>
  </w:style>
  <w:style w:type="paragraph" w:styleId="TDC2">
    <w:name w:val="toc 2"/>
    <w:basedOn w:val="Normal"/>
    <w:next w:val="Normal"/>
    <w:autoRedefine/>
    <w:uiPriority w:val="39"/>
    <w:rsid w:val="00E03558"/>
    <w:rPr>
      <w:b/>
      <w:bCs/>
      <w:smallCaps/>
      <w:sz w:val="22"/>
      <w:szCs w:val="22"/>
    </w:rPr>
  </w:style>
  <w:style w:type="paragraph" w:styleId="TDC3">
    <w:name w:val="toc 3"/>
    <w:basedOn w:val="Normal"/>
    <w:next w:val="Normal"/>
    <w:autoRedefine/>
    <w:uiPriority w:val="39"/>
    <w:rsid w:val="00E03558"/>
    <w:rPr>
      <w:smallCaps/>
      <w:sz w:val="22"/>
      <w:szCs w:val="22"/>
    </w:rPr>
  </w:style>
  <w:style w:type="paragraph" w:styleId="TDC4">
    <w:name w:val="toc 4"/>
    <w:basedOn w:val="Normal"/>
    <w:next w:val="Normal"/>
    <w:autoRedefine/>
    <w:uiPriority w:val="39"/>
    <w:rsid w:val="00E03558"/>
    <w:rPr>
      <w:sz w:val="22"/>
      <w:szCs w:val="22"/>
    </w:rPr>
  </w:style>
  <w:style w:type="paragraph" w:styleId="TDC5">
    <w:name w:val="toc 5"/>
    <w:basedOn w:val="Normal"/>
    <w:next w:val="Normal"/>
    <w:autoRedefine/>
    <w:semiHidden/>
    <w:rsid w:val="00E03558"/>
    <w:rPr>
      <w:sz w:val="22"/>
      <w:szCs w:val="22"/>
    </w:rPr>
  </w:style>
  <w:style w:type="paragraph" w:styleId="TDC6">
    <w:name w:val="toc 6"/>
    <w:basedOn w:val="Normal"/>
    <w:next w:val="Normal"/>
    <w:autoRedefine/>
    <w:semiHidden/>
    <w:rsid w:val="00E03558"/>
    <w:rPr>
      <w:sz w:val="22"/>
      <w:szCs w:val="22"/>
    </w:rPr>
  </w:style>
  <w:style w:type="paragraph" w:styleId="TDC7">
    <w:name w:val="toc 7"/>
    <w:basedOn w:val="Normal"/>
    <w:next w:val="Normal"/>
    <w:autoRedefine/>
    <w:semiHidden/>
    <w:rsid w:val="00E03558"/>
    <w:rPr>
      <w:sz w:val="22"/>
      <w:szCs w:val="22"/>
    </w:rPr>
  </w:style>
  <w:style w:type="paragraph" w:styleId="TDC8">
    <w:name w:val="toc 8"/>
    <w:basedOn w:val="Normal"/>
    <w:next w:val="Normal"/>
    <w:autoRedefine/>
    <w:semiHidden/>
    <w:rsid w:val="00E03558"/>
    <w:rPr>
      <w:sz w:val="22"/>
      <w:szCs w:val="22"/>
    </w:rPr>
  </w:style>
  <w:style w:type="paragraph" w:styleId="TDC9">
    <w:name w:val="toc 9"/>
    <w:basedOn w:val="Normal"/>
    <w:next w:val="Normal"/>
    <w:autoRedefine/>
    <w:semiHidden/>
    <w:rsid w:val="00E03558"/>
    <w:rPr>
      <w:sz w:val="22"/>
      <w:szCs w:val="22"/>
    </w:rPr>
  </w:style>
  <w:style w:type="paragraph" w:styleId="Textoindependiente">
    <w:name w:val="Body Text"/>
    <w:basedOn w:val="Normal"/>
    <w:link w:val="TextoindependienteCar"/>
    <w:rsid w:val="004151FA"/>
    <w:pPr>
      <w:jc w:val="right"/>
    </w:pPr>
    <w:rPr>
      <w:sz w:val="20"/>
      <w:szCs w:val="20"/>
      <w:lang w:val="es-ES"/>
    </w:rPr>
  </w:style>
  <w:style w:type="paragraph" w:customStyle="1" w:styleId="xl23">
    <w:name w:val="xl23"/>
    <w:basedOn w:val="Normal"/>
    <w:rsid w:val="004151FA"/>
    <w:pPr>
      <w:pBdr>
        <w:left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b/>
      <w:bCs/>
      <w:sz w:val="18"/>
      <w:szCs w:val="18"/>
      <w:lang w:val="es-ES"/>
    </w:rPr>
  </w:style>
  <w:style w:type="paragraph" w:customStyle="1" w:styleId="Subttulo">
    <w:name w:val="Subttulo"/>
    <w:basedOn w:val="Normal"/>
    <w:next w:val="Normal"/>
    <w:rsid w:val="004151FA"/>
    <w:pPr>
      <w:autoSpaceDE w:val="0"/>
      <w:autoSpaceDN w:val="0"/>
      <w:adjustRightInd w:val="0"/>
      <w:jc w:val="center"/>
    </w:pPr>
    <w:rPr>
      <w:rFonts w:ascii="Arial" w:hAnsi="Arial"/>
      <w:b/>
      <w:bCs/>
      <w:sz w:val="20"/>
      <w:lang w:val="es-ES"/>
    </w:rPr>
  </w:style>
  <w:style w:type="paragraph" w:customStyle="1" w:styleId="toa">
    <w:name w:val="toa"/>
    <w:basedOn w:val="Normal"/>
    <w:rsid w:val="004151FA"/>
    <w:pPr>
      <w:widowControl w:val="0"/>
      <w:tabs>
        <w:tab w:val="left" w:pos="9000"/>
        <w:tab w:val="right" w:pos="9360"/>
      </w:tabs>
      <w:suppressAutoHyphens/>
    </w:pPr>
    <w:rPr>
      <w:rFonts w:ascii="Courier New" w:eastAsia="Batang" w:hAnsi="Courier New" w:cs="Courier New"/>
      <w:sz w:val="20"/>
      <w:szCs w:val="20"/>
      <w:lang w:val="en-US" w:eastAsia="es-PE"/>
    </w:rPr>
  </w:style>
  <w:style w:type="paragraph" w:customStyle="1" w:styleId="Anexos">
    <w:name w:val="Anexos"/>
    <w:basedOn w:val="Normal"/>
    <w:rsid w:val="004F2D54"/>
    <w:pPr>
      <w:jc w:val="center"/>
    </w:pPr>
    <w:rPr>
      <w:rFonts w:ascii="Tahoma" w:hAnsi="Tahoma"/>
      <w:b/>
      <w:bCs/>
      <w:sz w:val="22"/>
      <w:szCs w:val="20"/>
    </w:rPr>
  </w:style>
  <w:style w:type="paragraph" w:styleId="Sinespaciado">
    <w:name w:val="No Spacing"/>
    <w:link w:val="SinespaciadoCar"/>
    <w:uiPriority w:val="1"/>
    <w:qFormat/>
    <w:rsid w:val="00E45450"/>
    <w:rPr>
      <w:rFonts w:ascii="Calibri" w:hAnsi="Calibri"/>
      <w:sz w:val="22"/>
      <w:szCs w:val="22"/>
      <w:lang w:val="es-ES" w:eastAsia="en-US"/>
    </w:rPr>
  </w:style>
  <w:style w:type="character" w:customStyle="1" w:styleId="SinespaciadoCar">
    <w:name w:val="Sin espaciado Car"/>
    <w:basedOn w:val="Fuentedeprrafopredeter"/>
    <w:link w:val="Sinespaciado"/>
    <w:uiPriority w:val="1"/>
    <w:rsid w:val="00E45450"/>
    <w:rPr>
      <w:rFonts w:ascii="Calibri" w:hAnsi="Calibri"/>
      <w:sz w:val="22"/>
      <w:szCs w:val="22"/>
      <w:lang w:val="es-ES" w:eastAsia="en-US" w:bidi="ar-SA"/>
    </w:rPr>
  </w:style>
  <w:style w:type="paragraph" w:styleId="Textodeglobo">
    <w:name w:val="Balloon Text"/>
    <w:basedOn w:val="Normal"/>
    <w:link w:val="TextodegloboCar"/>
    <w:rsid w:val="00E45450"/>
    <w:rPr>
      <w:rFonts w:ascii="Tahoma" w:hAnsi="Tahoma" w:cs="Tahoma"/>
      <w:sz w:val="16"/>
      <w:szCs w:val="16"/>
    </w:rPr>
  </w:style>
  <w:style w:type="character" w:customStyle="1" w:styleId="TextodegloboCar">
    <w:name w:val="Texto de globo Car"/>
    <w:basedOn w:val="Fuentedeprrafopredeter"/>
    <w:link w:val="Textodeglobo"/>
    <w:rsid w:val="00E45450"/>
    <w:rPr>
      <w:rFonts w:ascii="Tahoma" w:hAnsi="Tahoma" w:cs="Tahoma"/>
      <w:sz w:val="16"/>
      <w:szCs w:val="16"/>
      <w:lang w:val="es-PE" w:eastAsia="es-ES"/>
    </w:rPr>
  </w:style>
  <w:style w:type="character" w:styleId="nfasis">
    <w:name w:val="Emphasis"/>
    <w:basedOn w:val="Fuentedeprrafopredeter"/>
    <w:qFormat/>
    <w:rsid w:val="00B37E47"/>
    <w:rPr>
      <w:i/>
      <w:iCs/>
    </w:rPr>
  </w:style>
  <w:style w:type="paragraph" w:styleId="TtulodeTDC">
    <w:name w:val="TOC Heading"/>
    <w:basedOn w:val="Ttulo1"/>
    <w:next w:val="Normal"/>
    <w:uiPriority w:val="39"/>
    <w:semiHidden/>
    <w:unhideWhenUsed/>
    <w:qFormat/>
    <w:rsid w:val="008411F5"/>
    <w:pPr>
      <w:keepLines/>
      <w:numPr>
        <w:numId w:val="0"/>
      </w:numPr>
      <w:spacing w:before="480" w:after="0" w:line="276" w:lineRule="auto"/>
      <w:jc w:val="left"/>
      <w:outlineLvl w:val="9"/>
    </w:pPr>
    <w:rPr>
      <w:rFonts w:ascii="Cambria" w:hAnsi="Cambria" w:cs="Times New Roman"/>
      <w:color w:val="365F91"/>
      <w:kern w:val="0"/>
      <w:sz w:val="28"/>
      <w:szCs w:val="28"/>
      <w:lang w:val="es-ES" w:eastAsia="en-US"/>
    </w:rPr>
  </w:style>
  <w:style w:type="paragraph" w:styleId="Prrafodelista">
    <w:name w:val="List Paragraph"/>
    <w:basedOn w:val="Normal"/>
    <w:uiPriority w:val="34"/>
    <w:qFormat/>
    <w:rsid w:val="004B4AC8"/>
    <w:pPr>
      <w:ind w:left="720"/>
      <w:contextualSpacing/>
    </w:pPr>
  </w:style>
  <w:style w:type="character" w:customStyle="1" w:styleId="Ttulo1Car">
    <w:name w:val="Título 1 Car"/>
    <w:basedOn w:val="Fuentedeprrafopredeter"/>
    <w:link w:val="Ttulo1"/>
    <w:rsid w:val="004B4AC8"/>
    <w:rPr>
      <w:rFonts w:ascii="Arial" w:hAnsi="Arial" w:cs="Arial"/>
      <w:b/>
      <w:bCs/>
      <w:kern w:val="32"/>
      <w:sz w:val="24"/>
      <w:szCs w:val="32"/>
      <w:lang w:eastAsia="es-ES"/>
    </w:rPr>
  </w:style>
  <w:style w:type="paragraph" w:styleId="Textonotapie">
    <w:name w:val="footnote text"/>
    <w:basedOn w:val="Normal"/>
    <w:link w:val="TextonotapieCar"/>
    <w:rsid w:val="00F61BBE"/>
    <w:rPr>
      <w:sz w:val="20"/>
      <w:szCs w:val="20"/>
    </w:rPr>
  </w:style>
  <w:style w:type="character" w:customStyle="1" w:styleId="TextonotapieCar">
    <w:name w:val="Texto nota pie Car"/>
    <w:basedOn w:val="Fuentedeprrafopredeter"/>
    <w:link w:val="Textonotapie"/>
    <w:rsid w:val="00F61BBE"/>
    <w:rPr>
      <w:lang w:eastAsia="es-ES"/>
    </w:rPr>
  </w:style>
  <w:style w:type="character" w:styleId="Refdenotaalpie">
    <w:name w:val="footnote reference"/>
    <w:basedOn w:val="Fuentedeprrafopredeter"/>
    <w:rsid w:val="00F61BBE"/>
    <w:rPr>
      <w:vertAlign w:val="superscript"/>
    </w:rPr>
  </w:style>
  <w:style w:type="paragraph" w:styleId="Sangra2detindependiente">
    <w:name w:val="Body Text Indent 2"/>
    <w:basedOn w:val="Normal"/>
    <w:link w:val="Sangra2detindependienteCar"/>
    <w:rsid w:val="00116D29"/>
    <w:pPr>
      <w:spacing w:after="120" w:line="480" w:lineRule="auto"/>
      <w:ind w:left="283"/>
    </w:pPr>
  </w:style>
  <w:style w:type="character" w:customStyle="1" w:styleId="Sangra2detindependienteCar">
    <w:name w:val="Sangría 2 de t. independiente Car"/>
    <w:basedOn w:val="Fuentedeprrafopredeter"/>
    <w:link w:val="Sangra2detindependiente"/>
    <w:rsid w:val="00116D29"/>
    <w:rPr>
      <w:sz w:val="24"/>
      <w:szCs w:val="24"/>
      <w:lang w:eastAsia="es-ES"/>
    </w:rPr>
  </w:style>
  <w:style w:type="character" w:customStyle="1" w:styleId="PiedepginaCar">
    <w:name w:val="Pie de página Car"/>
    <w:basedOn w:val="Fuentedeprrafopredeter"/>
    <w:link w:val="Piedepgina"/>
    <w:uiPriority w:val="99"/>
    <w:rsid w:val="00C05F8C"/>
    <w:rPr>
      <w:sz w:val="24"/>
      <w:szCs w:val="24"/>
      <w:lang w:eastAsia="es-ES"/>
    </w:rPr>
  </w:style>
  <w:style w:type="table" w:styleId="Tablaconcuadrcula">
    <w:name w:val="Table Grid"/>
    <w:basedOn w:val="Tablanormal"/>
    <w:rsid w:val="00EA65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EA654E"/>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a">
    <w:name w:val="List"/>
    <w:basedOn w:val="Normal"/>
    <w:rsid w:val="00E6615A"/>
    <w:pPr>
      <w:ind w:left="283" w:hanging="283"/>
      <w:contextualSpacing/>
    </w:pPr>
  </w:style>
  <w:style w:type="paragraph" w:styleId="Ttulo">
    <w:name w:val="Title"/>
    <w:basedOn w:val="Normal"/>
    <w:next w:val="Normal"/>
    <w:link w:val="TtuloCar"/>
    <w:qFormat/>
    <w:rsid w:val="00E6615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E6615A"/>
    <w:rPr>
      <w:rFonts w:asciiTheme="majorHAnsi" w:eastAsiaTheme="majorEastAsia" w:hAnsiTheme="majorHAnsi" w:cstheme="majorBidi"/>
      <w:color w:val="17365D" w:themeColor="text2" w:themeShade="BF"/>
      <w:spacing w:val="5"/>
      <w:kern w:val="28"/>
      <w:sz w:val="52"/>
      <w:szCs w:val="52"/>
      <w:lang w:eastAsia="es-ES"/>
    </w:rPr>
  </w:style>
  <w:style w:type="paragraph" w:styleId="Subttulo0">
    <w:name w:val="Subtitle"/>
    <w:basedOn w:val="Normal"/>
    <w:next w:val="Normal"/>
    <w:link w:val="SubttuloCar"/>
    <w:qFormat/>
    <w:rsid w:val="00E6615A"/>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0"/>
    <w:rsid w:val="00E6615A"/>
    <w:rPr>
      <w:rFonts w:asciiTheme="majorHAnsi" w:eastAsiaTheme="majorEastAsia" w:hAnsiTheme="majorHAnsi" w:cstheme="majorBidi"/>
      <w:i/>
      <w:iCs/>
      <w:color w:val="4F81BD" w:themeColor="accent1"/>
      <w:spacing w:val="15"/>
      <w:sz w:val="24"/>
      <w:szCs w:val="24"/>
      <w:lang w:eastAsia="es-ES"/>
    </w:rPr>
  </w:style>
  <w:style w:type="paragraph" w:styleId="Textoindependienteprimerasangra">
    <w:name w:val="Body Text First Indent"/>
    <w:basedOn w:val="Textoindependiente"/>
    <w:link w:val="TextoindependienteprimerasangraCar"/>
    <w:rsid w:val="00E6615A"/>
    <w:pPr>
      <w:ind w:firstLine="360"/>
      <w:jc w:val="both"/>
    </w:pPr>
    <w:rPr>
      <w:sz w:val="24"/>
      <w:szCs w:val="24"/>
      <w:lang w:val="es-PE"/>
    </w:rPr>
  </w:style>
  <w:style w:type="character" w:customStyle="1" w:styleId="TextoindependienteCar">
    <w:name w:val="Texto independiente Car"/>
    <w:basedOn w:val="Fuentedeprrafopredeter"/>
    <w:link w:val="Textoindependiente"/>
    <w:rsid w:val="00E6615A"/>
    <w:rPr>
      <w:lang w:val="es-ES" w:eastAsia="es-ES"/>
    </w:rPr>
  </w:style>
  <w:style w:type="character" w:customStyle="1" w:styleId="TextoindependienteprimerasangraCar">
    <w:name w:val="Texto independiente primera sangría Car"/>
    <w:basedOn w:val="TextoindependienteCar"/>
    <w:link w:val="Textoindependienteprimerasangra"/>
    <w:rsid w:val="00E6615A"/>
    <w:rPr>
      <w:sz w:val="24"/>
      <w:szCs w:val="24"/>
      <w:lang w:val="es-ES" w:eastAsia="es-ES"/>
    </w:rPr>
  </w:style>
  <w:style w:type="paragraph" w:styleId="Epgrafe">
    <w:name w:val="caption"/>
    <w:basedOn w:val="Normal"/>
    <w:next w:val="Normal"/>
    <w:unhideWhenUsed/>
    <w:qFormat/>
    <w:rsid w:val="00A00120"/>
    <w:pPr>
      <w:spacing w:after="200"/>
    </w:pPr>
    <w:rPr>
      <w:b/>
      <w:bCs/>
      <w:color w:val="4F81BD" w:themeColor="accent1"/>
      <w:sz w:val="18"/>
      <w:szCs w:val="18"/>
    </w:rPr>
  </w:style>
  <w:style w:type="paragraph" w:styleId="Tabladeilustraciones">
    <w:name w:val="table of figures"/>
    <w:basedOn w:val="Normal"/>
    <w:next w:val="Normal"/>
    <w:uiPriority w:val="99"/>
    <w:rsid w:val="00F009DB"/>
  </w:style>
  <w:style w:type="table" w:styleId="Tablaclsica2">
    <w:name w:val="Table Classic 2"/>
    <w:basedOn w:val="Tablanormal"/>
    <w:rsid w:val="007456D0"/>
    <w:pPr>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bsica3">
    <w:name w:val="Table Simple 3"/>
    <w:basedOn w:val="Tablanormal"/>
    <w:rsid w:val="007456D0"/>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rsid w:val="00721614"/>
    <w:rPr>
      <w:rFonts w:ascii="Arial" w:hAnsi="Arial" w:cs="Arial"/>
      <w:b/>
      <w:bCs/>
      <w:iCs/>
      <w:sz w:val="22"/>
      <w:szCs w:val="28"/>
      <w:lang w:eastAsia="es-ES"/>
    </w:rPr>
  </w:style>
  <w:style w:type="character" w:styleId="Referenciaintensa">
    <w:name w:val="Intense Reference"/>
    <w:basedOn w:val="Fuentedeprrafopredeter"/>
    <w:uiPriority w:val="32"/>
    <w:qFormat/>
    <w:rsid w:val="00FD13CE"/>
    <w:rPr>
      <w:b/>
      <w:bCs/>
      <w:smallCaps/>
      <w:color w:val="C0504D" w:themeColor="accent2"/>
      <w:spacing w:val="5"/>
      <w:u w:val="single"/>
    </w:rPr>
  </w:style>
  <w:style w:type="paragraph" w:styleId="ndice1">
    <w:name w:val="index 1"/>
    <w:basedOn w:val="Normal"/>
    <w:next w:val="Normal"/>
    <w:autoRedefine/>
    <w:rsid w:val="00FD13CE"/>
    <w:pPr>
      <w:ind w:left="240" w:hanging="240"/>
    </w:pPr>
  </w:style>
  <w:style w:type="character" w:styleId="Refdecomentario">
    <w:name w:val="annotation reference"/>
    <w:basedOn w:val="Fuentedeprrafopredeter"/>
    <w:rsid w:val="00A134DB"/>
    <w:rPr>
      <w:sz w:val="16"/>
      <w:szCs w:val="16"/>
    </w:rPr>
  </w:style>
  <w:style w:type="paragraph" w:styleId="Textocomentario">
    <w:name w:val="annotation text"/>
    <w:basedOn w:val="Normal"/>
    <w:link w:val="TextocomentarioCar"/>
    <w:rsid w:val="00A134DB"/>
    <w:rPr>
      <w:sz w:val="20"/>
      <w:szCs w:val="20"/>
    </w:rPr>
  </w:style>
  <w:style w:type="character" w:customStyle="1" w:styleId="TextocomentarioCar">
    <w:name w:val="Texto comentario Car"/>
    <w:basedOn w:val="Fuentedeprrafopredeter"/>
    <w:link w:val="Textocomentario"/>
    <w:rsid w:val="00A134DB"/>
    <w:rPr>
      <w:lang w:eastAsia="es-ES"/>
    </w:rPr>
  </w:style>
  <w:style w:type="paragraph" w:styleId="Asuntodelcomentario">
    <w:name w:val="annotation subject"/>
    <w:basedOn w:val="Textocomentario"/>
    <w:next w:val="Textocomentario"/>
    <w:link w:val="AsuntodelcomentarioCar"/>
    <w:rsid w:val="00A134DB"/>
    <w:rPr>
      <w:b/>
      <w:bCs/>
    </w:rPr>
  </w:style>
  <w:style w:type="character" w:customStyle="1" w:styleId="AsuntodelcomentarioCar">
    <w:name w:val="Asunto del comentario Car"/>
    <w:basedOn w:val="TextocomentarioCar"/>
    <w:link w:val="Asuntodelcomentario"/>
    <w:rsid w:val="00A134DB"/>
    <w:rPr>
      <w:b/>
      <w:bCs/>
      <w:lang w:eastAsia="es-ES"/>
    </w:rPr>
  </w:style>
  <w:style w:type="paragraph" w:styleId="Revisin">
    <w:name w:val="Revision"/>
    <w:hidden/>
    <w:uiPriority w:val="99"/>
    <w:semiHidden/>
    <w:rsid w:val="00D908FD"/>
    <w:rPr>
      <w:sz w:val="24"/>
      <w:szCs w:val="24"/>
      <w:lang w:eastAsia="es-ES"/>
    </w:rPr>
  </w:style>
  <w:style w:type="character" w:styleId="Hipervnculovisitado">
    <w:name w:val="FollowedHyperlink"/>
    <w:basedOn w:val="Fuentedeprrafopredeter"/>
    <w:rsid w:val="00454178"/>
    <w:rPr>
      <w:color w:val="800080" w:themeColor="followedHyperlink"/>
      <w:u w:val="single"/>
    </w:rPr>
  </w:style>
  <w:style w:type="character" w:styleId="Textodelmarcadordeposicin">
    <w:name w:val="Placeholder Text"/>
    <w:basedOn w:val="Fuentedeprrafopredeter"/>
    <w:uiPriority w:val="99"/>
    <w:semiHidden/>
    <w:rsid w:val="00454178"/>
    <w:rPr>
      <w:color w:val="808080"/>
    </w:rPr>
  </w:style>
  <w:style w:type="paragraph" w:styleId="Textonotaalfinal">
    <w:name w:val="endnote text"/>
    <w:basedOn w:val="Normal"/>
    <w:link w:val="TextonotaalfinalCar"/>
    <w:rsid w:val="00454178"/>
    <w:rPr>
      <w:sz w:val="20"/>
      <w:szCs w:val="20"/>
    </w:rPr>
  </w:style>
  <w:style w:type="character" w:customStyle="1" w:styleId="TextonotaalfinalCar">
    <w:name w:val="Texto nota al final Car"/>
    <w:basedOn w:val="Fuentedeprrafopredeter"/>
    <w:link w:val="Textonotaalfinal"/>
    <w:rsid w:val="00454178"/>
    <w:rPr>
      <w:lang w:eastAsia="es-ES"/>
    </w:rPr>
  </w:style>
  <w:style w:type="character" w:styleId="Refdenotaalfinal">
    <w:name w:val="endnote reference"/>
    <w:basedOn w:val="Fuentedeprrafopredeter"/>
    <w:rsid w:val="0045417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C5A"/>
    <w:pPr>
      <w:jc w:val="both"/>
    </w:pPr>
    <w:rPr>
      <w:sz w:val="24"/>
      <w:szCs w:val="24"/>
      <w:lang w:eastAsia="es-ES"/>
    </w:rPr>
  </w:style>
  <w:style w:type="paragraph" w:styleId="Ttulo1">
    <w:name w:val="heading 1"/>
    <w:basedOn w:val="Normal"/>
    <w:next w:val="Normal"/>
    <w:link w:val="Ttulo1Car"/>
    <w:qFormat/>
    <w:rsid w:val="00E03558"/>
    <w:pPr>
      <w:keepNext/>
      <w:numPr>
        <w:numId w:val="1"/>
      </w:numPr>
      <w:spacing w:before="60" w:after="60" w:line="280" w:lineRule="exact"/>
      <w:outlineLvl w:val="0"/>
    </w:pPr>
    <w:rPr>
      <w:rFonts w:ascii="Arial" w:hAnsi="Arial" w:cs="Arial"/>
      <w:b/>
      <w:bCs/>
      <w:kern w:val="32"/>
      <w:szCs w:val="32"/>
    </w:rPr>
  </w:style>
  <w:style w:type="paragraph" w:styleId="Ttulo2">
    <w:name w:val="heading 2"/>
    <w:basedOn w:val="Normal"/>
    <w:next w:val="Normal"/>
    <w:link w:val="Ttulo2Car"/>
    <w:qFormat/>
    <w:rsid w:val="00E03558"/>
    <w:pPr>
      <w:keepNext/>
      <w:numPr>
        <w:ilvl w:val="1"/>
        <w:numId w:val="1"/>
      </w:numPr>
      <w:spacing w:before="240" w:after="60"/>
      <w:outlineLvl w:val="1"/>
    </w:pPr>
    <w:rPr>
      <w:rFonts w:ascii="Arial" w:hAnsi="Arial" w:cs="Arial"/>
      <w:b/>
      <w:bCs/>
      <w:iCs/>
      <w:sz w:val="22"/>
      <w:szCs w:val="28"/>
    </w:rPr>
  </w:style>
  <w:style w:type="paragraph" w:styleId="Ttulo3">
    <w:name w:val="heading 3"/>
    <w:basedOn w:val="Normal"/>
    <w:next w:val="Normal"/>
    <w:qFormat/>
    <w:rsid w:val="00E03558"/>
    <w:pPr>
      <w:keepNext/>
      <w:numPr>
        <w:ilvl w:val="2"/>
        <w:numId w:val="1"/>
      </w:numPr>
      <w:spacing w:before="240" w:after="60"/>
      <w:outlineLvl w:val="2"/>
    </w:pPr>
    <w:rPr>
      <w:rFonts w:ascii="Arial" w:hAnsi="Arial" w:cs="Arial"/>
      <w:b/>
      <w:bCs/>
      <w:i/>
      <w:sz w:val="20"/>
      <w:szCs w:val="26"/>
    </w:rPr>
  </w:style>
  <w:style w:type="paragraph" w:styleId="Ttulo4">
    <w:name w:val="heading 4"/>
    <w:basedOn w:val="Normal"/>
    <w:next w:val="Normal"/>
    <w:qFormat/>
    <w:rsid w:val="00E03558"/>
    <w:pPr>
      <w:keepNext/>
      <w:numPr>
        <w:ilvl w:val="3"/>
        <w:numId w:val="1"/>
      </w:numPr>
      <w:spacing w:before="240" w:after="60"/>
      <w:outlineLvl w:val="3"/>
    </w:pPr>
    <w:rPr>
      <w:b/>
      <w:bCs/>
      <w:sz w:val="28"/>
      <w:szCs w:val="28"/>
    </w:rPr>
  </w:style>
  <w:style w:type="paragraph" w:styleId="Ttulo5">
    <w:name w:val="heading 5"/>
    <w:basedOn w:val="Normal"/>
    <w:next w:val="Normal"/>
    <w:qFormat/>
    <w:rsid w:val="00E03558"/>
    <w:pPr>
      <w:numPr>
        <w:ilvl w:val="4"/>
        <w:numId w:val="1"/>
      </w:numPr>
      <w:spacing w:before="240" w:after="60"/>
      <w:outlineLvl w:val="4"/>
    </w:pPr>
    <w:rPr>
      <w:b/>
      <w:bCs/>
      <w:i/>
      <w:iCs/>
      <w:sz w:val="26"/>
      <w:szCs w:val="26"/>
    </w:rPr>
  </w:style>
  <w:style w:type="paragraph" w:styleId="Ttulo6">
    <w:name w:val="heading 6"/>
    <w:basedOn w:val="Normal"/>
    <w:next w:val="Normal"/>
    <w:qFormat/>
    <w:rsid w:val="00E03558"/>
    <w:pPr>
      <w:numPr>
        <w:ilvl w:val="5"/>
        <w:numId w:val="1"/>
      </w:numPr>
      <w:spacing w:before="240" w:after="60"/>
      <w:outlineLvl w:val="5"/>
    </w:pPr>
    <w:rPr>
      <w:b/>
      <w:bCs/>
      <w:sz w:val="22"/>
      <w:szCs w:val="22"/>
    </w:rPr>
  </w:style>
  <w:style w:type="paragraph" w:styleId="Ttulo7">
    <w:name w:val="heading 7"/>
    <w:basedOn w:val="Normal"/>
    <w:next w:val="Normal"/>
    <w:qFormat/>
    <w:rsid w:val="00E03558"/>
    <w:pPr>
      <w:numPr>
        <w:ilvl w:val="6"/>
        <w:numId w:val="1"/>
      </w:numPr>
      <w:spacing w:before="240" w:after="60"/>
      <w:outlineLvl w:val="6"/>
    </w:pPr>
  </w:style>
  <w:style w:type="paragraph" w:styleId="Ttulo8">
    <w:name w:val="heading 8"/>
    <w:basedOn w:val="Normal"/>
    <w:next w:val="Normal"/>
    <w:qFormat/>
    <w:rsid w:val="00E03558"/>
    <w:pPr>
      <w:numPr>
        <w:ilvl w:val="7"/>
        <w:numId w:val="1"/>
      </w:numPr>
      <w:spacing w:before="240" w:after="60"/>
      <w:outlineLvl w:val="7"/>
    </w:pPr>
    <w:rPr>
      <w:i/>
      <w:iCs/>
    </w:rPr>
  </w:style>
  <w:style w:type="paragraph" w:styleId="Ttulo9">
    <w:name w:val="heading 9"/>
    <w:basedOn w:val="Normal"/>
    <w:next w:val="Normal"/>
    <w:qFormat/>
    <w:rsid w:val="00E03558"/>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ropTtulo1">
    <w:name w:val="PropTítulo 1"/>
    <w:basedOn w:val="Fuentedeprrafopredeter"/>
    <w:rsid w:val="00090771"/>
    <w:rPr>
      <w:rFonts w:ascii="Arial" w:hAnsi="Arial"/>
      <w:b/>
      <w:bCs/>
      <w:sz w:val="22"/>
    </w:rPr>
  </w:style>
  <w:style w:type="paragraph" w:styleId="Encabezado">
    <w:name w:val="header"/>
    <w:basedOn w:val="Normal"/>
    <w:rsid w:val="00AF37EB"/>
    <w:pPr>
      <w:tabs>
        <w:tab w:val="center" w:pos="4252"/>
        <w:tab w:val="right" w:pos="8504"/>
      </w:tabs>
    </w:pPr>
  </w:style>
  <w:style w:type="paragraph" w:styleId="Piedepgina">
    <w:name w:val="footer"/>
    <w:basedOn w:val="Normal"/>
    <w:link w:val="PiedepginaCar"/>
    <w:uiPriority w:val="99"/>
    <w:rsid w:val="00AF37EB"/>
    <w:pPr>
      <w:tabs>
        <w:tab w:val="center" w:pos="4252"/>
        <w:tab w:val="right" w:pos="8504"/>
      </w:tabs>
    </w:pPr>
  </w:style>
  <w:style w:type="character" w:styleId="Nmerodepgina">
    <w:name w:val="page number"/>
    <w:basedOn w:val="Fuentedeprrafopredeter"/>
    <w:rsid w:val="00AF37EB"/>
  </w:style>
  <w:style w:type="character" w:styleId="Hipervnculo">
    <w:name w:val="Hyperlink"/>
    <w:basedOn w:val="Fuentedeprrafopredeter"/>
    <w:uiPriority w:val="99"/>
    <w:rsid w:val="00AF37EB"/>
    <w:rPr>
      <w:color w:val="0000FF"/>
      <w:u w:val="single"/>
    </w:rPr>
  </w:style>
  <w:style w:type="paragraph" w:styleId="TDC1">
    <w:name w:val="toc 1"/>
    <w:basedOn w:val="Normal"/>
    <w:next w:val="Normal"/>
    <w:autoRedefine/>
    <w:uiPriority w:val="39"/>
    <w:rsid w:val="00E676D5"/>
    <w:pPr>
      <w:tabs>
        <w:tab w:val="left" w:pos="330"/>
        <w:tab w:val="right" w:leader="underscore" w:pos="8494"/>
      </w:tabs>
      <w:spacing w:before="360" w:after="360"/>
      <w:jc w:val="center"/>
    </w:pPr>
    <w:rPr>
      <w:bCs/>
      <w:caps/>
      <w:noProof/>
      <w:sz w:val="28"/>
      <w:szCs w:val="22"/>
      <w:u w:val="single"/>
      <w:lang w:val="es-ES"/>
    </w:rPr>
  </w:style>
  <w:style w:type="paragraph" w:styleId="TDC2">
    <w:name w:val="toc 2"/>
    <w:basedOn w:val="Normal"/>
    <w:next w:val="Normal"/>
    <w:autoRedefine/>
    <w:uiPriority w:val="39"/>
    <w:rsid w:val="00E03558"/>
    <w:rPr>
      <w:b/>
      <w:bCs/>
      <w:smallCaps/>
      <w:sz w:val="22"/>
      <w:szCs w:val="22"/>
    </w:rPr>
  </w:style>
  <w:style w:type="paragraph" w:styleId="TDC3">
    <w:name w:val="toc 3"/>
    <w:basedOn w:val="Normal"/>
    <w:next w:val="Normal"/>
    <w:autoRedefine/>
    <w:uiPriority w:val="39"/>
    <w:rsid w:val="00E03558"/>
    <w:rPr>
      <w:smallCaps/>
      <w:sz w:val="22"/>
      <w:szCs w:val="22"/>
    </w:rPr>
  </w:style>
  <w:style w:type="paragraph" w:styleId="TDC4">
    <w:name w:val="toc 4"/>
    <w:basedOn w:val="Normal"/>
    <w:next w:val="Normal"/>
    <w:autoRedefine/>
    <w:uiPriority w:val="39"/>
    <w:rsid w:val="00E03558"/>
    <w:rPr>
      <w:sz w:val="22"/>
      <w:szCs w:val="22"/>
    </w:rPr>
  </w:style>
  <w:style w:type="paragraph" w:styleId="TDC5">
    <w:name w:val="toc 5"/>
    <w:basedOn w:val="Normal"/>
    <w:next w:val="Normal"/>
    <w:autoRedefine/>
    <w:semiHidden/>
    <w:rsid w:val="00E03558"/>
    <w:rPr>
      <w:sz w:val="22"/>
      <w:szCs w:val="22"/>
    </w:rPr>
  </w:style>
  <w:style w:type="paragraph" w:styleId="TDC6">
    <w:name w:val="toc 6"/>
    <w:basedOn w:val="Normal"/>
    <w:next w:val="Normal"/>
    <w:autoRedefine/>
    <w:semiHidden/>
    <w:rsid w:val="00E03558"/>
    <w:rPr>
      <w:sz w:val="22"/>
      <w:szCs w:val="22"/>
    </w:rPr>
  </w:style>
  <w:style w:type="paragraph" w:styleId="TDC7">
    <w:name w:val="toc 7"/>
    <w:basedOn w:val="Normal"/>
    <w:next w:val="Normal"/>
    <w:autoRedefine/>
    <w:semiHidden/>
    <w:rsid w:val="00E03558"/>
    <w:rPr>
      <w:sz w:val="22"/>
      <w:szCs w:val="22"/>
    </w:rPr>
  </w:style>
  <w:style w:type="paragraph" w:styleId="TDC8">
    <w:name w:val="toc 8"/>
    <w:basedOn w:val="Normal"/>
    <w:next w:val="Normal"/>
    <w:autoRedefine/>
    <w:semiHidden/>
    <w:rsid w:val="00E03558"/>
    <w:rPr>
      <w:sz w:val="22"/>
      <w:szCs w:val="22"/>
    </w:rPr>
  </w:style>
  <w:style w:type="paragraph" w:styleId="TDC9">
    <w:name w:val="toc 9"/>
    <w:basedOn w:val="Normal"/>
    <w:next w:val="Normal"/>
    <w:autoRedefine/>
    <w:semiHidden/>
    <w:rsid w:val="00E03558"/>
    <w:rPr>
      <w:sz w:val="22"/>
      <w:szCs w:val="22"/>
    </w:rPr>
  </w:style>
  <w:style w:type="paragraph" w:styleId="Textoindependiente">
    <w:name w:val="Body Text"/>
    <w:basedOn w:val="Normal"/>
    <w:link w:val="TextoindependienteCar"/>
    <w:rsid w:val="004151FA"/>
    <w:pPr>
      <w:jc w:val="right"/>
    </w:pPr>
    <w:rPr>
      <w:sz w:val="20"/>
      <w:szCs w:val="20"/>
      <w:lang w:val="es-ES"/>
    </w:rPr>
  </w:style>
  <w:style w:type="paragraph" w:customStyle="1" w:styleId="xl23">
    <w:name w:val="xl23"/>
    <w:basedOn w:val="Normal"/>
    <w:rsid w:val="004151FA"/>
    <w:pPr>
      <w:pBdr>
        <w:left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b/>
      <w:bCs/>
      <w:sz w:val="18"/>
      <w:szCs w:val="18"/>
      <w:lang w:val="es-ES"/>
    </w:rPr>
  </w:style>
  <w:style w:type="paragraph" w:customStyle="1" w:styleId="Subttulo">
    <w:name w:val="Subttulo"/>
    <w:basedOn w:val="Normal"/>
    <w:next w:val="Normal"/>
    <w:rsid w:val="004151FA"/>
    <w:pPr>
      <w:autoSpaceDE w:val="0"/>
      <w:autoSpaceDN w:val="0"/>
      <w:adjustRightInd w:val="0"/>
      <w:jc w:val="center"/>
    </w:pPr>
    <w:rPr>
      <w:rFonts w:ascii="Arial" w:hAnsi="Arial"/>
      <w:b/>
      <w:bCs/>
      <w:sz w:val="20"/>
      <w:lang w:val="es-ES"/>
    </w:rPr>
  </w:style>
  <w:style w:type="paragraph" w:customStyle="1" w:styleId="toa">
    <w:name w:val="toa"/>
    <w:basedOn w:val="Normal"/>
    <w:rsid w:val="004151FA"/>
    <w:pPr>
      <w:widowControl w:val="0"/>
      <w:tabs>
        <w:tab w:val="left" w:pos="9000"/>
        <w:tab w:val="right" w:pos="9360"/>
      </w:tabs>
      <w:suppressAutoHyphens/>
    </w:pPr>
    <w:rPr>
      <w:rFonts w:ascii="Courier New" w:eastAsia="Batang" w:hAnsi="Courier New" w:cs="Courier New"/>
      <w:sz w:val="20"/>
      <w:szCs w:val="20"/>
      <w:lang w:val="en-US" w:eastAsia="es-PE"/>
    </w:rPr>
  </w:style>
  <w:style w:type="paragraph" w:customStyle="1" w:styleId="Anexos">
    <w:name w:val="Anexos"/>
    <w:basedOn w:val="Normal"/>
    <w:rsid w:val="004F2D54"/>
    <w:pPr>
      <w:jc w:val="center"/>
    </w:pPr>
    <w:rPr>
      <w:rFonts w:ascii="Tahoma" w:hAnsi="Tahoma"/>
      <w:b/>
      <w:bCs/>
      <w:sz w:val="22"/>
      <w:szCs w:val="20"/>
    </w:rPr>
  </w:style>
  <w:style w:type="paragraph" w:styleId="Sinespaciado">
    <w:name w:val="No Spacing"/>
    <w:link w:val="SinespaciadoCar"/>
    <w:uiPriority w:val="1"/>
    <w:qFormat/>
    <w:rsid w:val="00E45450"/>
    <w:rPr>
      <w:rFonts w:ascii="Calibri" w:hAnsi="Calibri"/>
      <w:sz w:val="22"/>
      <w:szCs w:val="22"/>
      <w:lang w:val="es-ES" w:eastAsia="en-US"/>
    </w:rPr>
  </w:style>
  <w:style w:type="character" w:customStyle="1" w:styleId="SinespaciadoCar">
    <w:name w:val="Sin espaciado Car"/>
    <w:basedOn w:val="Fuentedeprrafopredeter"/>
    <w:link w:val="Sinespaciado"/>
    <w:uiPriority w:val="1"/>
    <w:rsid w:val="00E45450"/>
    <w:rPr>
      <w:rFonts w:ascii="Calibri" w:hAnsi="Calibri"/>
      <w:sz w:val="22"/>
      <w:szCs w:val="22"/>
      <w:lang w:val="es-ES" w:eastAsia="en-US" w:bidi="ar-SA"/>
    </w:rPr>
  </w:style>
  <w:style w:type="paragraph" w:styleId="Textodeglobo">
    <w:name w:val="Balloon Text"/>
    <w:basedOn w:val="Normal"/>
    <w:link w:val="TextodegloboCar"/>
    <w:rsid w:val="00E45450"/>
    <w:rPr>
      <w:rFonts w:ascii="Tahoma" w:hAnsi="Tahoma" w:cs="Tahoma"/>
      <w:sz w:val="16"/>
      <w:szCs w:val="16"/>
    </w:rPr>
  </w:style>
  <w:style w:type="character" w:customStyle="1" w:styleId="TextodegloboCar">
    <w:name w:val="Texto de globo Car"/>
    <w:basedOn w:val="Fuentedeprrafopredeter"/>
    <w:link w:val="Textodeglobo"/>
    <w:rsid w:val="00E45450"/>
    <w:rPr>
      <w:rFonts w:ascii="Tahoma" w:hAnsi="Tahoma" w:cs="Tahoma"/>
      <w:sz w:val="16"/>
      <w:szCs w:val="16"/>
      <w:lang w:val="es-PE" w:eastAsia="es-ES"/>
    </w:rPr>
  </w:style>
  <w:style w:type="character" w:styleId="nfasis">
    <w:name w:val="Emphasis"/>
    <w:basedOn w:val="Fuentedeprrafopredeter"/>
    <w:qFormat/>
    <w:rsid w:val="00B37E47"/>
    <w:rPr>
      <w:i/>
      <w:iCs/>
    </w:rPr>
  </w:style>
  <w:style w:type="paragraph" w:styleId="TtulodeTDC">
    <w:name w:val="TOC Heading"/>
    <w:basedOn w:val="Ttulo1"/>
    <w:next w:val="Normal"/>
    <w:uiPriority w:val="39"/>
    <w:semiHidden/>
    <w:unhideWhenUsed/>
    <w:qFormat/>
    <w:rsid w:val="008411F5"/>
    <w:pPr>
      <w:keepLines/>
      <w:numPr>
        <w:numId w:val="0"/>
      </w:numPr>
      <w:spacing w:before="480" w:after="0" w:line="276" w:lineRule="auto"/>
      <w:jc w:val="left"/>
      <w:outlineLvl w:val="9"/>
    </w:pPr>
    <w:rPr>
      <w:rFonts w:ascii="Cambria" w:hAnsi="Cambria" w:cs="Times New Roman"/>
      <w:color w:val="365F91"/>
      <w:kern w:val="0"/>
      <w:sz w:val="28"/>
      <w:szCs w:val="28"/>
      <w:lang w:val="es-ES" w:eastAsia="en-US"/>
    </w:rPr>
  </w:style>
  <w:style w:type="paragraph" w:styleId="Prrafodelista">
    <w:name w:val="List Paragraph"/>
    <w:basedOn w:val="Normal"/>
    <w:uiPriority w:val="34"/>
    <w:qFormat/>
    <w:rsid w:val="004B4AC8"/>
    <w:pPr>
      <w:ind w:left="720"/>
      <w:contextualSpacing/>
    </w:pPr>
  </w:style>
  <w:style w:type="character" w:customStyle="1" w:styleId="Ttulo1Car">
    <w:name w:val="Título 1 Car"/>
    <w:basedOn w:val="Fuentedeprrafopredeter"/>
    <w:link w:val="Ttulo1"/>
    <w:rsid w:val="004B4AC8"/>
    <w:rPr>
      <w:rFonts w:ascii="Arial" w:hAnsi="Arial" w:cs="Arial"/>
      <w:b/>
      <w:bCs/>
      <w:kern w:val="32"/>
      <w:sz w:val="24"/>
      <w:szCs w:val="32"/>
      <w:lang w:eastAsia="es-ES"/>
    </w:rPr>
  </w:style>
  <w:style w:type="paragraph" w:styleId="Textonotapie">
    <w:name w:val="footnote text"/>
    <w:basedOn w:val="Normal"/>
    <w:link w:val="TextonotapieCar"/>
    <w:rsid w:val="00F61BBE"/>
    <w:rPr>
      <w:sz w:val="20"/>
      <w:szCs w:val="20"/>
    </w:rPr>
  </w:style>
  <w:style w:type="character" w:customStyle="1" w:styleId="TextonotapieCar">
    <w:name w:val="Texto nota pie Car"/>
    <w:basedOn w:val="Fuentedeprrafopredeter"/>
    <w:link w:val="Textonotapie"/>
    <w:rsid w:val="00F61BBE"/>
    <w:rPr>
      <w:lang w:eastAsia="es-ES"/>
    </w:rPr>
  </w:style>
  <w:style w:type="character" w:styleId="Refdenotaalpie">
    <w:name w:val="footnote reference"/>
    <w:basedOn w:val="Fuentedeprrafopredeter"/>
    <w:rsid w:val="00F61BBE"/>
    <w:rPr>
      <w:vertAlign w:val="superscript"/>
    </w:rPr>
  </w:style>
  <w:style w:type="paragraph" w:styleId="Sangra2detindependiente">
    <w:name w:val="Body Text Indent 2"/>
    <w:basedOn w:val="Normal"/>
    <w:link w:val="Sangra2detindependienteCar"/>
    <w:rsid w:val="00116D29"/>
    <w:pPr>
      <w:spacing w:after="120" w:line="480" w:lineRule="auto"/>
      <w:ind w:left="283"/>
    </w:pPr>
  </w:style>
  <w:style w:type="character" w:customStyle="1" w:styleId="Sangra2detindependienteCar">
    <w:name w:val="Sangría 2 de t. independiente Car"/>
    <w:basedOn w:val="Fuentedeprrafopredeter"/>
    <w:link w:val="Sangra2detindependiente"/>
    <w:rsid w:val="00116D29"/>
    <w:rPr>
      <w:sz w:val="24"/>
      <w:szCs w:val="24"/>
      <w:lang w:eastAsia="es-ES"/>
    </w:rPr>
  </w:style>
  <w:style w:type="character" w:customStyle="1" w:styleId="PiedepginaCar">
    <w:name w:val="Pie de página Car"/>
    <w:basedOn w:val="Fuentedeprrafopredeter"/>
    <w:link w:val="Piedepgina"/>
    <w:uiPriority w:val="99"/>
    <w:rsid w:val="00C05F8C"/>
    <w:rPr>
      <w:sz w:val="24"/>
      <w:szCs w:val="24"/>
      <w:lang w:eastAsia="es-ES"/>
    </w:rPr>
  </w:style>
  <w:style w:type="table" w:styleId="Tablaconcuadrcula">
    <w:name w:val="Table Grid"/>
    <w:basedOn w:val="Tablanormal"/>
    <w:rsid w:val="00EA65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EA654E"/>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a">
    <w:name w:val="List"/>
    <w:basedOn w:val="Normal"/>
    <w:rsid w:val="00E6615A"/>
    <w:pPr>
      <w:ind w:left="283" w:hanging="283"/>
      <w:contextualSpacing/>
    </w:pPr>
  </w:style>
  <w:style w:type="paragraph" w:styleId="Ttulo">
    <w:name w:val="Title"/>
    <w:basedOn w:val="Normal"/>
    <w:next w:val="Normal"/>
    <w:link w:val="TtuloCar"/>
    <w:qFormat/>
    <w:rsid w:val="00E6615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E6615A"/>
    <w:rPr>
      <w:rFonts w:asciiTheme="majorHAnsi" w:eastAsiaTheme="majorEastAsia" w:hAnsiTheme="majorHAnsi" w:cstheme="majorBidi"/>
      <w:color w:val="17365D" w:themeColor="text2" w:themeShade="BF"/>
      <w:spacing w:val="5"/>
      <w:kern w:val="28"/>
      <w:sz w:val="52"/>
      <w:szCs w:val="52"/>
      <w:lang w:eastAsia="es-ES"/>
    </w:rPr>
  </w:style>
  <w:style w:type="paragraph" w:styleId="Subttulo0">
    <w:name w:val="Subtitle"/>
    <w:basedOn w:val="Normal"/>
    <w:next w:val="Normal"/>
    <w:link w:val="SubttuloCar"/>
    <w:qFormat/>
    <w:rsid w:val="00E6615A"/>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0"/>
    <w:rsid w:val="00E6615A"/>
    <w:rPr>
      <w:rFonts w:asciiTheme="majorHAnsi" w:eastAsiaTheme="majorEastAsia" w:hAnsiTheme="majorHAnsi" w:cstheme="majorBidi"/>
      <w:i/>
      <w:iCs/>
      <w:color w:val="4F81BD" w:themeColor="accent1"/>
      <w:spacing w:val="15"/>
      <w:sz w:val="24"/>
      <w:szCs w:val="24"/>
      <w:lang w:eastAsia="es-ES"/>
    </w:rPr>
  </w:style>
  <w:style w:type="paragraph" w:styleId="Textoindependienteprimerasangra">
    <w:name w:val="Body Text First Indent"/>
    <w:basedOn w:val="Textoindependiente"/>
    <w:link w:val="TextoindependienteprimerasangraCar"/>
    <w:rsid w:val="00E6615A"/>
    <w:pPr>
      <w:ind w:firstLine="360"/>
      <w:jc w:val="both"/>
    </w:pPr>
    <w:rPr>
      <w:sz w:val="24"/>
      <w:szCs w:val="24"/>
      <w:lang w:val="es-PE"/>
    </w:rPr>
  </w:style>
  <w:style w:type="character" w:customStyle="1" w:styleId="TextoindependienteCar">
    <w:name w:val="Texto independiente Car"/>
    <w:basedOn w:val="Fuentedeprrafopredeter"/>
    <w:link w:val="Textoindependiente"/>
    <w:rsid w:val="00E6615A"/>
    <w:rPr>
      <w:lang w:val="es-ES" w:eastAsia="es-ES"/>
    </w:rPr>
  </w:style>
  <w:style w:type="character" w:customStyle="1" w:styleId="TextoindependienteprimerasangraCar">
    <w:name w:val="Texto independiente primera sangría Car"/>
    <w:basedOn w:val="TextoindependienteCar"/>
    <w:link w:val="Textoindependienteprimerasangra"/>
    <w:rsid w:val="00E6615A"/>
    <w:rPr>
      <w:sz w:val="24"/>
      <w:szCs w:val="24"/>
      <w:lang w:val="es-ES" w:eastAsia="es-ES"/>
    </w:rPr>
  </w:style>
  <w:style w:type="paragraph" w:styleId="Epgrafe">
    <w:name w:val="caption"/>
    <w:basedOn w:val="Normal"/>
    <w:next w:val="Normal"/>
    <w:unhideWhenUsed/>
    <w:qFormat/>
    <w:rsid w:val="00A00120"/>
    <w:pPr>
      <w:spacing w:after="200"/>
    </w:pPr>
    <w:rPr>
      <w:b/>
      <w:bCs/>
      <w:color w:val="4F81BD" w:themeColor="accent1"/>
      <w:sz w:val="18"/>
      <w:szCs w:val="18"/>
    </w:rPr>
  </w:style>
  <w:style w:type="paragraph" w:styleId="Tabladeilustraciones">
    <w:name w:val="table of figures"/>
    <w:basedOn w:val="Normal"/>
    <w:next w:val="Normal"/>
    <w:uiPriority w:val="99"/>
    <w:rsid w:val="00F009DB"/>
  </w:style>
  <w:style w:type="table" w:styleId="Tablaclsica2">
    <w:name w:val="Table Classic 2"/>
    <w:basedOn w:val="Tablanormal"/>
    <w:rsid w:val="007456D0"/>
    <w:pPr>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bsica3">
    <w:name w:val="Table Simple 3"/>
    <w:basedOn w:val="Tablanormal"/>
    <w:rsid w:val="007456D0"/>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rsid w:val="00721614"/>
    <w:rPr>
      <w:rFonts w:ascii="Arial" w:hAnsi="Arial" w:cs="Arial"/>
      <w:b/>
      <w:bCs/>
      <w:iCs/>
      <w:sz w:val="22"/>
      <w:szCs w:val="28"/>
      <w:lang w:eastAsia="es-ES"/>
    </w:rPr>
  </w:style>
  <w:style w:type="character" w:styleId="Referenciaintensa">
    <w:name w:val="Intense Reference"/>
    <w:basedOn w:val="Fuentedeprrafopredeter"/>
    <w:uiPriority w:val="32"/>
    <w:qFormat/>
    <w:rsid w:val="00FD13CE"/>
    <w:rPr>
      <w:b/>
      <w:bCs/>
      <w:smallCaps/>
      <w:color w:val="C0504D" w:themeColor="accent2"/>
      <w:spacing w:val="5"/>
      <w:u w:val="single"/>
    </w:rPr>
  </w:style>
  <w:style w:type="paragraph" w:styleId="ndice1">
    <w:name w:val="index 1"/>
    <w:basedOn w:val="Normal"/>
    <w:next w:val="Normal"/>
    <w:autoRedefine/>
    <w:rsid w:val="00FD13CE"/>
    <w:pPr>
      <w:ind w:left="240" w:hanging="240"/>
    </w:pPr>
  </w:style>
  <w:style w:type="character" w:styleId="Refdecomentario">
    <w:name w:val="annotation reference"/>
    <w:basedOn w:val="Fuentedeprrafopredeter"/>
    <w:rsid w:val="00A134DB"/>
    <w:rPr>
      <w:sz w:val="16"/>
      <w:szCs w:val="16"/>
    </w:rPr>
  </w:style>
  <w:style w:type="paragraph" w:styleId="Textocomentario">
    <w:name w:val="annotation text"/>
    <w:basedOn w:val="Normal"/>
    <w:link w:val="TextocomentarioCar"/>
    <w:rsid w:val="00A134DB"/>
    <w:rPr>
      <w:sz w:val="20"/>
      <w:szCs w:val="20"/>
    </w:rPr>
  </w:style>
  <w:style w:type="character" w:customStyle="1" w:styleId="TextocomentarioCar">
    <w:name w:val="Texto comentario Car"/>
    <w:basedOn w:val="Fuentedeprrafopredeter"/>
    <w:link w:val="Textocomentario"/>
    <w:rsid w:val="00A134DB"/>
    <w:rPr>
      <w:lang w:eastAsia="es-ES"/>
    </w:rPr>
  </w:style>
  <w:style w:type="paragraph" w:styleId="Asuntodelcomentario">
    <w:name w:val="annotation subject"/>
    <w:basedOn w:val="Textocomentario"/>
    <w:next w:val="Textocomentario"/>
    <w:link w:val="AsuntodelcomentarioCar"/>
    <w:rsid w:val="00A134DB"/>
    <w:rPr>
      <w:b/>
      <w:bCs/>
    </w:rPr>
  </w:style>
  <w:style w:type="character" w:customStyle="1" w:styleId="AsuntodelcomentarioCar">
    <w:name w:val="Asunto del comentario Car"/>
    <w:basedOn w:val="TextocomentarioCar"/>
    <w:link w:val="Asuntodelcomentario"/>
    <w:rsid w:val="00A134DB"/>
    <w:rPr>
      <w:b/>
      <w:bCs/>
      <w:lang w:eastAsia="es-ES"/>
    </w:rPr>
  </w:style>
  <w:style w:type="paragraph" w:styleId="Revisin">
    <w:name w:val="Revision"/>
    <w:hidden/>
    <w:uiPriority w:val="99"/>
    <w:semiHidden/>
    <w:rsid w:val="00D908FD"/>
    <w:rPr>
      <w:sz w:val="24"/>
      <w:szCs w:val="24"/>
      <w:lang w:eastAsia="es-ES"/>
    </w:rPr>
  </w:style>
  <w:style w:type="character" w:styleId="Hipervnculovisitado">
    <w:name w:val="FollowedHyperlink"/>
    <w:basedOn w:val="Fuentedeprrafopredeter"/>
    <w:rsid w:val="00454178"/>
    <w:rPr>
      <w:color w:val="800080" w:themeColor="followedHyperlink"/>
      <w:u w:val="single"/>
    </w:rPr>
  </w:style>
  <w:style w:type="character" w:styleId="Textodelmarcadordeposicin">
    <w:name w:val="Placeholder Text"/>
    <w:basedOn w:val="Fuentedeprrafopredeter"/>
    <w:uiPriority w:val="99"/>
    <w:semiHidden/>
    <w:rsid w:val="00454178"/>
    <w:rPr>
      <w:color w:val="808080"/>
    </w:rPr>
  </w:style>
  <w:style w:type="paragraph" w:styleId="Textonotaalfinal">
    <w:name w:val="endnote text"/>
    <w:basedOn w:val="Normal"/>
    <w:link w:val="TextonotaalfinalCar"/>
    <w:rsid w:val="00454178"/>
    <w:rPr>
      <w:sz w:val="20"/>
      <w:szCs w:val="20"/>
    </w:rPr>
  </w:style>
  <w:style w:type="character" w:customStyle="1" w:styleId="TextonotaalfinalCar">
    <w:name w:val="Texto nota al final Car"/>
    <w:basedOn w:val="Fuentedeprrafopredeter"/>
    <w:link w:val="Textonotaalfinal"/>
    <w:rsid w:val="00454178"/>
    <w:rPr>
      <w:lang w:eastAsia="es-ES"/>
    </w:rPr>
  </w:style>
  <w:style w:type="character" w:styleId="Refdenotaalfinal">
    <w:name w:val="endnote reference"/>
    <w:basedOn w:val="Fuentedeprrafopredeter"/>
    <w:rsid w:val="0045417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360167">
      <w:bodyDiv w:val="1"/>
      <w:marLeft w:val="0"/>
      <w:marRight w:val="0"/>
      <w:marTop w:val="0"/>
      <w:marBottom w:val="0"/>
      <w:divBdr>
        <w:top w:val="none" w:sz="0" w:space="0" w:color="auto"/>
        <w:left w:val="none" w:sz="0" w:space="0" w:color="auto"/>
        <w:bottom w:val="none" w:sz="0" w:space="0" w:color="auto"/>
        <w:right w:val="none" w:sz="0" w:space="0" w:color="auto"/>
      </w:divBdr>
    </w:div>
    <w:div w:id="425617834">
      <w:bodyDiv w:val="1"/>
      <w:marLeft w:val="0"/>
      <w:marRight w:val="0"/>
      <w:marTop w:val="0"/>
      <w:marBottom w:val="0"/>
      <w:divBdr>
        <w:top w:val="none" w:sz="0" w:space="0" w:color="auto"/>
        <w:left w:val="none" w:sz="0" w:space="0" w:color="auto"/>
        <w:bottom w:val="none" w:sz="0" w:space="0" w:color="auto"/>
        <w:right w:val="none" w:sz="0" w:space="0" w:color="auto"/>
      </w:divBdr>
    </w:div>
    <w:div w:id="488789123">
      <w:bodyDiv w:val="1"/>
      <w:marLeft w:val="0"/>
      <w:marRight w:val="0"/>
      <w:marTop w:val="0"/>
      <w:marBottom w:val="0"/>
      <w:divBdr>
        <w:top w:val="none" w:sz="0" w:space="0" w:color="auto"/>
        <w:left w:val="none" w:sz="0" w:space="0" w:color="auto"/>
        <w:bottom w:val="none" w:sz="0" w:space="0" w:color="auto"/>
        <w:right w:val="none" w:sz="0" w:space="0" w:color="auto"/>
      </w:divBdr>
    </w:div>
    <w:div w:id="1014579096">
      <w:bodyDiv w:val="1"/>
      <w:marLeft w:val="0"/>
      <w:marRight w:val="0"/>
      <w:marTop w:val="0"/>
      <w:marBottom w:val="0"/>
      <w:divBdr>
        <w:top w:val="none" w:sz="0" w:space="0" w:color="auto"/>
        <w:left w:val="none" w:sz="0" w:space="0" w:color="auto"/>
        <w:bottom w:val="none" w:sz="0" w:space="0" w:color="auto"/>
        <w:right w:val="none" w:sz="0" w:space="0" w:color="auto"/>
      </w:divBdr>
    </w:div>
    <w:div w:id="1091854891">
      <w:bodyDiv w:val="1"/>
      <w:marLeft w:val="0"/>
      <w:marRight w:val="0"/>
      <w:marTop w:val="0"/>
      <w:marBottom w:val="0"/>
      <w:divBdr>
        <w:top w:val="none" w:sz="0" w:space="0" w:color="auto"/>
        <w:left w:val="none" w:sz="0" w:space="0" w:color="auto"/>
        <w:bottom w:val="none" w:sz="0" w:space="0" w:color="auto"/>
        <w:right w:val="none" w:sz="0" w:space="0" w:color="auto"/>
      </w:divBdr>
    </w:div>
    <w:div w:id="1169564858">
      <w:bodyDiv w:val="1"/>
      <w:marLeft w:val="0"/>
      <w:marRight w:val="0"/>
      <w:marTop w:val="0"/>
      <w:marBottom w:val="0"/>
      <w:divBdr>
        <w:top w:val="none" w:sz="0" w:space="0" w:color="auto"/>
        <w:left w:val="none" w:sz="0" w:space="0" w:color="auto"/>
        <w:bottom w:val="none" w:sz="0" w:space="0" w:color="auto"/>
        <w:right w:val="none" w:sz="0" w:space="0" w:color="auto"/>
      </w:divBdr>
    </w:div>
    <w:div w:id="1255095939">
      <w:bodyDiv w:val="1"/>
      <w:marLeft w:val="0"/>
      <w:marRight w:val="0"/>
      <w:marTop w:val="0"/>
      <w:marBottom w:val="0"/>
      <w:divBdr>
        <w:top w:val="none" w:sz="0" w:space="0" w:color="auto"/>
        <w:left w:val="none" w:sz="0" w:space="0" w:color="auto"/>
        <w:bottom w:val="none" w:sz="0" w:space="0" w:color="auto"/>
        <w:right w:val="none" w:sz="0" w:space="0" w:color="auto"/>
      </w:divBdr>
    </w:div>
    <w:div w:id="1310747823">
      <w:bodyDiv w:val="1"/>
      <w:marLeft w:val="0"/>
      <w:marRight w:val="0"/>
      <w:marTop w:val="0"/>
      <w:marBottom w:val="0"/>
      <w:divBdr>
        <w:top w:val="none" w:sz="0" w:space="0" w:color="auto"/>
        <w:left w:val="none" w:sz="0" w:space="0" w:color="auto"/>
        <w:bottom w:val="none" w:sz="0" w:space="0" w:color="auto"/>
        <w:right w:val="none" w:sz="0" w:space="0" w:color="auto"/>
      </w:divBdr>
    </w:div>
    <w:div w:id="1422528754">
      <w:bodyDiv w:val="1"/>
      <w:marLeft w:val="0"/>
      <w:marRight w:val="0"/>
      <w:marTop w:val="0"/>
      <w:marBottom w:val="0"/>
      <w:divBdr>
        <w:top w:val="none" w:sz="0" w:space="0" w:color="auto"/>
        <w:left w:val="none" w:sz="0" w:space="0" w:color="auto"/>
        <w:bottom w:val="none" w:sz="0" w:space="0" w:color="auto"/>
        <w:right w:val="none" w:sz="0" w:space="0" w:color="auto"/>
      </w:divBdr>
    </w:div>
    <w:div w:id="1459567717">
      <w:bodyDiv w:val="1"/>
      <w:marLeft w:val="0"/>
      <w:marRight w:val="0"/>
      <w:marTop w:val="0"/>
      <w:marBottom w:val="0"/>
      <w:divBdr>
        <w:top w:val="none" w:sz="0" w:space="0" w:color="auto"/>
        <w:left w:val="none" w:sz="0" w:space="0" w:color="auto"/>
        <w:bottom w:val="none" w:sz="0" w:space="0" w:color="auto"/>
        <w:right w:val="none" w:sz="0" w:space="0" w:color="auto"/>
      </w:divBdr>
    </w:div>
    <w:div w:id="1675254815">
      <w:bodyDiv w:val="1"/>
      <w:marLeft w:val="0"/>
      <w:marRight w:val="0"/>
      <w:marTop w:val="0"/>
      <w:marBottom w:val="0"/>
      <w:divBdr>
        <w:top w:val="none" w:sz="0" w:space="0" w:color="auto"/>
        <w:left w:val="none" w:sz="0" w:space="0" w:color="auto"/>
        <w:bottom w:val="none" w:sz="0" w:space="0" w:color="auto"/>
        <w:right w:val="none" w:sz="0" w:space="0" w:color="auto"/>
      </w:divBdr>
    </w:div>
    <w:div w:id="1991515331">
      <w:bodyDiv w:val="1"/>
      <w:marLeft w:val="0"/>
      <w:marRight w:val="0"/>
      <w:marTop w:val="0"/>
      <w:marBottom w:val="0"/>
      <w:divBdr>
        <w:top w:val="none" w:sz="0" w:space="0" w:color="auto"/>
        <w:left w:val="none" w:sz="0" w:space="0" w:color="auto"/>
        <w:bottom w:val="none" w:sz="0" w:space="0" w:color="auto"/>
        <w:right w:val="none" w:sz="0" w:space="0" w:color="auto"/>
      </w:divBdr>
    </w:div>
    <w:div w:id="2030985957">
      <w:bodyDiv w:val="1"/>
      <w:marLeft w:val="0"/>
      <w:marRight w:val="0"/>
      <w:marTop w:val="0"/>
      <w:marBottom w:val="0"/>
      <w:divBdr>
        <w:top w:val="none" w:sz="0" w:space="0" w:color="auto"/>
        <w:left w:val="none" w:sz="0" w:space="0" w:color="auto"/>
        <w:bottom w:val="none" w:sz="0" w:space="0" w:color="auto"/>
        <w:right w:val="none" w:sz="0" w:space="0" w:color="auto"/>
      </w:divBdr>
    </w:div>
    <w:div w:id="210719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hyperlink" Target="http://www.omg.org/bpmn/Documents/Introduction_to_BPMN.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oleObject" Target="embeddings/oleObject1.bin"/><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omments" Target="comments.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D3C1DCEA-7C73-4039-A145-7C9D44215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50</Pages>
  <Words>13522</Words>
  <Characters>74778</Characters>
  <Application>Microsoft Office Word</Application>
  <DocSecurity>0</DocSecurity>
  <Lines>2199</Lines>
  <Paragraphs>774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Propuesta COOPERATIVA STA ROSA</vt:lpstr>
      <vt:lpstr>Propuesta COOPERATIVA STA ROSA</vt:lpstr>
    </vt:vector>
  </TitlesOfParts>
  <Company>PUCP</Company>
  <LinksUpToDate>false</LinksUpToDate>
  <CharactersWithSpaces>87526</CharactersWithSpaces>
  <SharedDoc>false</SharedDoc>
  <HLinks>
    <vt:vector size="48" baseType="variant">
      <vt:variant>
        <vt:i4>1048629</vt:i4>
      </vt:variant>
      <vt:variant>
        <vt:i4>38</vt:i4>
      </vt:variant>
      <vt:variant>
        <vt:i4>0</vt:i4>
      </vt:variant>
      <vt:variant>
        <vt:i4>5</vt:i4>
      </vt:variant>
      <vt:variant>
        <vt:lpwstr/>
      </vt:variant>
      <vt:variant>
        <vt:lpwstr>_Toc276200125</vt:lpwstr>
      </vt:variant>
      <vt:variant>
        <vt:i4>1048629</vt:i4>
      </vt:variant>
      <vt:variant>
        <vt:i4>32</vt:i4>
      </vt:variant>
      <vt:variant>
        <vt:i4>0</vt:i4>
      </vt:variant>
      <vt:variant>
        <vt:i4>5</vt:i4>
      </vt:variant>
      <vt:variant>
        <vt:lpwstr/>
      </vt:variant>
      <vt:variant>
        <vt:lpwstr>_Toc276200124</vt:lpwstr>
      </vt:variant>
      <vt:variant>
        <vt:i4>1048629</vt:i4>
      </vt:variant>
      <vt:variant>
        <vt:i4>26</vt:i4>
      </vt:variant>
      <vt:variant>
        <vt:i4>0</vt:i4>
      </vt:variant>
      <vt:variant>
        <vt:i4>5</vt:i4>
      </vt:variant>
      <vt:variant>
        <vt:lpwstr/>
      </vt:variant>
      <vt:variant>
        <vt:lpwstr>_Toc276200123</vt:lpwstr>
      </vt:variant>
      <vt:variant>
        <vt:i4>1048629</vt:i4>
      </vt:variant>
      <vt:variant>
        <vt:i4>20</vt:i4>
      </vt:variant>
      <vt:variant>
        <vt:i4>0</vt:i4>
      </vt:variant>
      <vt:variant>
        <vt:i4>5</vt:i4>
      </vt:variant>
      <vt:variant>
        <vt:lpwstr/>
      </vt:variant>
      <vt:variant>
        <vt:lpwstr>_Toc276200122</vt:lpwstr>
      </vt:variant>
      <vt:variant>
        <vt:i4>1048629</vt:i4>
      </vt:variant>
      <vt:variant>
        <vt:i4>14</vt:i4>
      </vt:variant>
      <vt:variant>
        <vt:i4>0</vt:i4>
      </vt:variant>
      <vt:variant>
        <vt:i4>5</vt:i4>
      </vt:variant>
      <vt:variant>
        <vt:lpwstr/>
      </vt:variant>
      <vt:variant>
        <vt:lpwstr>_Toc276200121</vt:lpwstr>
      </vt:variant>
      <vt:variant>
        <vt:i4>1048629</vt:i4>
      </vt:variant>
      <vt:variant>
        <vt:i4>8</vt:i4>
      </vt:variant>
      <vt:variant>
        <vt:i4>0</vt:i4>
      </vt:variant>
      <vt:variant>
        <vt:i4>5</vt:i4>
      </vt:variant>
      <vt:variant>
        <vt:lpwstr/>
      </vt:variant>
      <vt:variant>
        <vt:lpwstr>_Toc276200120</vt:lpwstr>
      </vt:variant>
      <vt:variant>
        <vt:i4>1245237</vt:i4>
      </vt:variant>
      <vt:variant>
        <vt:i4>2</vt:i4>
      </vt:variant>
      <vt:variant>
        <vt:i4>0</vt:i4>
      </vt:variant>
      <vt:variant>
        <vt:i4>5</vt:i4>
      </vt:variant>
      <vt:variant>
        <vt:lpwstr/>
      </vt:variant>
      <vt:variant>
        <vt:lpwstr>_Toc276200119</vt:lpwstr>
      </vt:variant>
      <vt:variant>
        <vt:i4>7143494</vt:i4>
      </vt:variant>
      <vt:variant>
        <vt:i4>3</vt:i4>
      </vt:variant>
      <vt:variant>
        <vt:i4>0</vt:i4>
      </vt:variant>
      <vt:variant>
        <vt:i4>5</vt:i4>
      </vt:variant>
      <vt:variant>
        <vt:lpwstr>mailto:contactenos@tupiaca.com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fin de carrea</dc:title>
  <dc:subject>TUPIA CONSULTORES Y AUDITORES</dc:subject>
  <dc:creator>Administrador</dc:creator>
  <cp:lastModifiedBy>Christian</cp:lastModifiedBy>
  <cp:revision>68</cp:revision>
  <cp:lastPrinted>2012-08-03T19:49:00Z</cp:lastPrinted>
  <dcterms:created xsi:type="dcterms:W3CDTF">2013-06-16T19:31:00Z</dcterms:created>
  <dcterms:modified xsi:type="dcterms:W3CDTF">2013-06-17T01:37:00Z</dcterms:modified>
</cp:coreProperties>
</file>