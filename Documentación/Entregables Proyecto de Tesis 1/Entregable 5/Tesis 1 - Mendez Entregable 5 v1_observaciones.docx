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eastAsia="es-PE"/>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AB5B3F" w:rsidRDefault="00AB5B3F" w:rsidP="00AB5B3F">
      <w:pPr>
        <w:jc w:val="center"/>
        <w:rPr>
          <w:b/>
          <w:sz w:val="26"/>
          <w:szCs w:val="26"/>
        </w:rPr>
      </w:pPr>
      <w:r>
        <w:rPr>
          <w:b/>
          <w:sz w:val="26"/>
          <w:szCs w:val="26"/>
        </w:rPr>
        <w:t>ENTREGABLE N°5: CORRECCIONES DE LOS ENTREGABLES ANTERIORES. JUSTIFICATIVA Y VIABILIDAD DEL PROYECTO DE TESIS</w:t>
      </w:r>
    </w:p>
    <w:p w:rsidR="00AB5B3F" w:rsidRDefault="00AB5B3F" w:rsidP="00AB5B3F">
      <w:pPr>
        <w:jc w:val="center"/>
        <w:rPr>
          <w:b/>
          <w:sz w:val="26"/>
          <w:szCs w:val="26"/>
        </w:rPr>
      </w:pPr>
    </w:p>
    <w:p w:rsidR="00AB5B3F" w:rsidRDefault="00AB5B3F" w:rsidP="00AB5B3F">
      <w:pPr>
        <w:jc w:val="center"/>
        <w:rPr>
          <w:sz w:val="16"/>
          <w:szCs w:val="16"/>
        </w:rPr>
      </w:pPr>
    </w:p>
    <w:p w:rsidR="00AB5B3F" w:rsidRDefault="00AB5B3F" w:rsidP="00AB5B3F">
      <w:pPr>
        <w:jc w:val="center"/>
        <w:rPr>
          <w:b/>
        </w:rPr>
      </w:pPr>
    </w:p>
    <w:p w:rsidR="00AB5B3F" w:rsidRPr="000C3834" w:rsidRDefault="00AB5B3F" w:rsidP="00AB5B3F">
      <w:pPr>
        <w:jc w:val="center"/>
        <w:rPr>
          <w:b/>
          <w:lang w:val="es-ES"/>
        </w:rPr>
      </w:pPr>
      <w:r w:rsidRPr="000C3834">
        <w:rPr>
          <w:b/>
          <w:lang w:val="es-ES"/>
        </w:rPr>
        <w:t>Christian Miguel Méndez Anchante</w:t>
      </w:r>
      <w:r w:rsidRPr="000C3834">
        <w:rPr>
          <w:b/>
          <w:lang w:val="es-ES"/>
        </w:rPr>
        <w:br/>
        <w:t>20077079</w:t>
      </w:r>
    </w:p>
    <w:p w:rsidR="00AB5B3F" w:rsidRPr="000C3834" w:rsidRDefault="00AB5B3F" w:rsidP="00AB5B3F">
      <w:pPr>
        <w:jc w:val="center"/>
        <w:rPr>
          <w:b/>
          <w:lang w:val="es-ES"/>
        </w:rPr>
      </w:pPr>
    </w:p>
    <w:p w:rsidR="00AB5B3F" w:rsidRDefault="00AB5B3F" w:rsidP="00AB5B3F">
      <w:pPr>
        <w:jc w:val="center"/>
        <w:rPr>
          <w:b/>
          <w:lang w:val="es-ES"/>
        </w:rPr>
      </w:pPr>
    </w:p>
    <w:p w:rsidR="00AB5B3F" w:rsidRPr="000C3834" w:rsidRDefault="00AB5B3F" w:rsidP="00AB5B3F">
      <w:pPr>
        <w:jc w:val="center"/>
        <w:rPr>
          <w:b/>
          <w:lang w:val="es-ES"/>
        </w:rPr>
      </w:pPr>
    </w:p>
    <w:p w:rsidR="00AB5B3F" w:rsidRPr="000C3834" w:rsidRDefault="00AB5B3F" w:rsidP="00AB5B3F">
      <w:pPr>
        <w:jc w:val="center"/>
        <w:rPr>
          <w:sz w:val="32"/>
          <w:szCs w:val="32"/>
          <w:lang w:val="es-ES"/>
        </w:rPr>
      </w:pPr>
      <w:r w:rsidRPr="000C3834">
        <w:rPr>
          <w:b/>
          <w:lang w:val="es-ES"/>
        </w:rPr>
        <w:t>ASESOR: César Augusto Aguilera Serpa</w:t>
      </w: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lang w:val="es-ES"/>
        </w:rPr>
      </w:pPr>
    </w:p>
    <w:p w:rsidR="00AB5B3F" w:rsidRPr="000C3834" w:rsidRDefault="00AB5B3F" w:rsidP="00AB5B3F">
      <w:pPr>
        <w:jc w:val="center"/>
        <w:rPr>
          <w:lang w:val="es-ES"/>
        </w:rPr>
      </w:pPr>
      <w:r w:rsidRPr="000C3834">
        <w:rPr>
          <w:lang w:val="es-ES"/>
        </w:rPr>
        <w:t>PROYECTO DE TESIS 1, HORARIO 981</w:t>
      </w:r>
    </w:p>
    <w:p w:rsidR="00AB5B3F" w:rsidRPr="000C3834" w:rsidRDefault="00AB5B3F" w:rsidP="00AB5B3F">
      <w:pPr>
        <w:jc w:val="center"/>
        <w:rPr>
          <w:lang w:val="es-ES"/>
        </w:rPr>
      </w:pPr>
    </w:p>
    <w:p w:rsidR="00AB5B3F" w:rsidRPr="000C3834" w:rsidRDefault="00AB5B3F" w:rsidP="00AB5B3F">
      <w:pPr>
        <w:ind w:left="2832" w:firstLine="3"/>
        <w:rPr>
          <w:rFonts w:ascii="Arial" w:hAnsi="Arial" w:cs="Arial"/>
          <w:i/>
          <w:lang w:val="es-ES"/>
        </w:rPr>
      </w:pPr>
      <w:r w:rsidRPr="000C3834">
        <w:rPr>
          <w:rFonts w:ascii="Arial" w:hAnsi="Arial" w:cs="Arial"/>
          <w:i/>
          <w:lang w:val="es-ES"/>
        </w:rPr>
        <w:t xml:space="preserve"> Lima, </w:t>
      </w:r>
      <w:r>
        <w:rPr>
          <w:rFonts w:ascii="Arial" w:hAnsi="Arial" w:cs="Arial"/>
          <w:i/>
          <w:lang w:val="es-ES"/>
        </w:rPr>
        <w:t>17</w:t>
      </w:r>
      <w:r w:rsidRPr="000C3834">
        <w:rPr>
          <w:rFonts w:ascii="Arial" w:hAnsi="Arial" w:cs="Arial"/>
          <w:i/>
          <w:lang w:val="es-ES"/>
        </w:rPr>
        <w:t xml:space="preserve"> de </w:t>
      </w:r>
      <w:r>
        <w:rPr>
          <w:rFonts w:ascii="Arial" w:hAnsi="Arial" w:cs="Arial"/>
          <w:i/>
          <w:lang w:val="es-ES"/>
        </w:rPr>
        <w:t>Junio</w:t>
      </w:r>
      <w:r w:rsidRPr="000C3834">
        <w:rPr>
          <w:rFonts w:ascii="Arial" w:hAnsi="Arial" w:cs="Arial"/>
          <w:i/>
          <w:lang w:val="es-ES"/>
        </w:rPr>
        <w:t xml:space="preserve">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45450" w:rsidRPr="000C3834" w:rsidRDefault="00E45450" w:rsidP="00E676D5">
      <w:pPr>
        <w:pStyle w:val="TDC1"/>
      </w:pPr>
    </w:p>
    <w:p w:rsidR="00EA654E" w:rsidRPr="000C3834" w:rsidRDefault="00EA654E" w:rsidP="00E676D5">
      <w:pPr>
        <w:pStyle w:val="TDC1"/>
      </w:pPr>
      <w:r w:rsidRPr="000C3834">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5495"/>
        <w:gridCol w:w="3149"/>
      </w:tblGrid>
      <w:tr w:rsidR="00EA654E" w:rsidRPr="000C3834" w:rsidTr="00BE6919">
        <w:trPr>
          <w:cnfStyle w:val="100000000000" w:firstRow="1" w:lastRow="0" w:firstColumn="0" w:lastColumn="0" w:oddVBand="0" w:evenVBand="0" w:oddHBand="0" w:evenHBand="0" w:firstRowFirstColumn="0" w:firstRowLastColumn="0" w:lastRowFirstColumn="0" w:lastRowLastColumn="0"/>
        </w:trPr>
        <w:tc>
          <w:tcPr>
            <w:tcW w:w="5495" w:type="dxa"/>
          </w:tcPr>
          <w:p w:rsidR="00EA654E" w:rsidRPr="000C3834" w:rsidRDefault="00EA654E" w:rsidP="00980F8E">
            <w:pPr>
              <w:jc w:val="center"/>
              <w:rPr>
                <w:lang w:val="es-ES"/>
              </w:rPr>
            </w:pPr>
            <w:r w:rsidRPr="000C3834">
              <w:rPr>
                <w:lang w:val="es-ES"/>
              </w:rPr>
              <w:t>Descripción de la revisión</w:t>
            </w:r>
          </w:p>
        </w:tc>
        <w:tc>
          <w:tcPr>
            <w:tcW w:w="3149" w:type="dxa"/>
          </w:tcPr>
          <w:p w:rsidR="00EA654E" w:rsidRPr="000C3834" w:rsidRDefault="00EA654E" w:rsidP="00980F8E">
            <w:pPr>
              <w:jc w:val="center"/>
              <w:rPr>
                <w:lang w:val="es-ES"/>
              </w:rPr>
            </w:pPr>
            <w:r w:rsidRPr="000C3834">
              <w:rPr>
                <w:lang w:val="es-ES"/>
              </w:rPr>
              <w:t>Fecha de la revisión por parte del asesor</w:t>
            </w:r>
          </w:p>
        </w:tc>
      </w:tr>
      <w:tr w:rsidR="00BE6919" w:rsidRPr="000C3834" w:rsidTr="00BE6919">
        <w:tc>
          <w:tcPr>
            <w:tcW w:w="5495" w:type="dxa"/>
          </w:tcPr>
          <w:p w:rsidR="00BE6919" w:rsidRPr="000C3834" w:rsidRDefault="00BE6919" w:rsidP="00BE6919">
            <w:pPr>
              <w:jc w:val="center"/>
              <w:rPr>
                <w:lang w:val="es-ES"/>
              </w:rPr>
            </w:pPr>
            <w:r>
              <w:t>Reunión para conversar detalles del entregable 2</w:t>
            </w:r>
          </w:p>
        </w:tc>
        <w:tc>
          <w:tcPr>
            <w:tcW w:w="3149" w:type="dxa"/>
          </w:tcPr>
          <w:p w:rsidR="00BE6919" w:rsidRPr="000C3834" w:rsidRDefault="00944231" w:rsidP="00BE6919">
            <w:pPr>
              <w:jc w:val="center"/>
              <w:rPr>
                <w:lang w:val="es-ES"/>
              </w:rPr>
            </w:pPr>
            <w:r>
              <w:rPr>
                <w:lang w:val="es-ES"/>
              </w:rPr>
              <w:t>08/04/3013</w:t>
            </w:r>
          </w:p>
        </w:tc>
      </w:tr>
      <w:tr w:rsidR="00EA654E" w:rsidRPr="000C3834" w:rsidTr="00BE6919">
        <w:tc>
          <w:tcPr>
            <w:tcW w:w="5495" w:type="dxa"/>
          </w:tcPr>
          <w:p w:rsidR="00EA654E" w:rsidRPr="000C3834" w:rsidRDefault="00BE6919" w:rsidP="00BE6919">
            <w:pPr>
              <w:jc w:val="center"/>
              <w:rPr>
                <w:lang w:val="es-ES"/>
              </w:rPr>
            </w:pPr>
            <w:r>
              <w:t>Revisión 1 de entregable 2 por correo electrónico</w:t>
            </w:r>
          </w:p>
        </w:tc>
        <w:tc>
          <w:tcPr>
            <w:tcW w:w="3149" w:type="dxa"/>
          </w:tcPr>
          <w:p w:rsidR="00EA654E" w:rsidRPr="000C3834" w:rsidRDefault="001B2526" w:rsidP="00BE6919">
            <w:pPr>
              <w:jc w:val="center"/>
              <w:rPr>
                <w:lang w:val="es-ES"/>
              </w:rPr>
            </w:pPr>
            <w:r w:rsidRPr="000C3834">
              <w:rPr>
                <w:lang w:val="es-ES"/>
              </w:rPr>
              <w:t>10/04/2013</w:t>
            </w:r>
          </w:p>
        </w:tc>
      </w:tr>
      <w:tr w:rsidR="00EA654E" w:rsidRPr="000C3834" w:rsidTr="00BE6919">
        <w:tc>
          <w:tcPr>
            <w:tcW w:w="5495" w:type="dxa"/>
          </w:tcPr>
          <w:p w:rsidR="00EA654E" w:rsidRPr="000C3834" w:rsidRDefault="00BE6919" w:rsidP="00BE6919">
            <w:pPr>
              <w:jc w:val="center"/>
              <w:rPr>
                <w:lang w:val="es-ES"/>
              </w:rPr>
            </w:pPr>
            <w:r>
              <w:t>Revisión 2 de entregable 2 por correo electrónico</w:t>
            </w:r>
          </w:p>
        </w:tc>
        <w:tc>
          <w:tcPr>
            <w:tcW w:w="3149" w:type="dxa"/>
          </w:tcPr>
          <w:p w:rsidR="00EA654E" w:rsidRPr="000C3834" w:rsidRDefault="001B2526" w:rsidP="00BE6919">
            <w:pPr>
              <w:jc w:val="center"/>
              <w:rPr>
                <w:lang w:val="es-ES"/>
              </w:rPr>
            </w:pPr>
            <w:r w:rsidRPr="000C3834">
              <w:rPr>
                <w:lang w:val="es-ES"/>
              </w:rPr>
              <w:t>1</w:t>
            </w:r>
            <w:r w:rsidR="000D0C79">
              <w:rPr>
                <w:lang w:val="es-ES"/>
              </w:rPr>
              <w:t>7</w:t>
            </w:r>
            <w:r w:rsidRPr="000C3834">
              <w:rPr>
                <w:lang w:val="es-ES"/>
              </w:rPr>
              <w:t>/04/2013</w:t>
            </w:r>
          </w:p>
        </w:tc>
      </w:tr>
      <w:tr w:rsidR="00E633BA" w:rsidRPr="000C3834" w:rsidTr="00BE6919">
        <w:tc>
          <w:tcPr>
            <w:tcW w:w="5495" w:type="dxa"/>
          </w:tcPr>
          <w:p w:rsidR="00E633BA" w:rsidRPr="000C3834" w:rsidRDefault="00BE6919" w:rsidP="00BE6919">
            <w:pPr>
              <w:jc w:val="center"/>
              <w:rPr>
                <w:lang w:val="es-ES"/>
              </w:rPr>
            </w:pPr>
            <w:r>
              <w:t>Revisión 3 de entregable 2 por correo electrónico</w:t>
            </w:r>
          </w:p>
        </w:tc>
        <w:tc>
          <w:tcPr>
            <w:tcW w:w="3149" w:type="dxa"/>
          </w:tcPr>
          <w:p w:rsidR="00E633BA" w:rsidRPr="000C3834" w:rsidRDefault="00E633BA" w:rsidP="00BE6919">
            <w:pPr>
              <w:jc w:val="center"/>
              <w:rPr>
                <w:lang w:val="es-ES"/>
              </w:rPr>
            </w:pPr>
            <w:r>
              <w:rPr>
                <w:lang w:val="es-ES"/>
              </w:rPr>
              <w:t>19/04/2013</w:t>
            </w:r>
          </w:p>
        </w:tc>
      </w:tr>
      <w:tr w:rsidR="00BE6919" w:rsidTr="00BE6919">
        <w:tc>
          <w:tcPr>
            <w:tcW w:w="5495" w:type="dxa"/>
          </w:tcPr>
          <w:p w:rsidR="00BE6919" w:rsidRDefault="00BE6919" w:rsidP="00BE6919">
            <w:pPr>
              <w:jc w:val="center"/>
            </w:pPr>
            <w:r>
              <w:t>Reunión para conversar detalles del entregable 3</w:t>
            </w:r>
          </w:p>
        </w:tc>
        <w:tc>
          <w:tcPr>
            <w:tcW w:w="3149" w:type="dxa"/>
            <w:vAlign w:val="center"/>
          </w:tcPr>
          <w:p w:rsidR="00BE6919" w:rsidRDefault="00BE6919" w:rsidP="00BE6919">
            <w:pPr>
              <w:jc w:val="center"/>
            </w:pPr>
            <w:r>
              <w:t>30/04/2013</w:t>
            </w:r>
          </w:p>
        </w:tc>
      </w:tr>
      <w:tr w:rsidR="00BE6919" w:rsidTr="00BE6919">
        <w:tc>
          <w:tcPr>
            <w:tcW w:w="5495" w:type="dxa"/>
          </w:tcPr>
          <w:p w:rsidR="00BE6919" w:rsidRDefault="00BE6919" w:rsidP="00BE6919">
            <w:pPr>
              <w:jc w:val="center"/>
            </w:pPr>
            <w:r>
              <w:t>Revisión 1 de entregable 3 por correo electrónico</w:t>
            </w:r>
          </w:p>
        </w:tc>
        <w:tc>
          <w:tcPr>
            <w:tcW w:w="3149" w:type="dxa"/>
          </w:tcPr>
          <w:p w:rsidR="00BE6919" w:rsidRDefault="00BE6919" w:rsidP="00BE6919">
            <w:pPr>
              <w:jc w:val="center"/>
            </w:pPr>
            <w:r>
              <w:t>14/05/2013</w:t>
            </w:r>
          </w:p>
        </w:tc>
      </w:tr>
      <w:tr w:rsidR="00BE6919" w:rsidTr="00BE6919">
        <w:tc>
          <w:tcPr>
            <w:tcW w:w="5495" w:type="dxa"/>
          </w:tcPr>
          <w:p w:rsidR="00BE6919" w:rsidRDefault="00BE6919" w:rsidP="00BE6919">
            <w:pPr>
              <w:jc w:val="center"/>
            </w:pPr>
            <w:r>
              <w:t>Revisión 2 de entregable 3 por correo electrónico</w:t>
            </w:r>
          </w:p>
        </w:tc>
        <w:tc>
          <w:tcPr>
            <w:tcW w:w="3149" w:type="dxa"/>
          </w:tcPr>
          <w:p w:rsidR="00BE6919" w:rsidRDefault="00BE6919" w:rsidP="00BE6919">
            <w:pPr>
              <w:jc w:val="center"/>
            </w:pPr>
            <w:r>
              <w:t>16/05/2013</w:t>
            </w:r>
          </w:p>
        </w:tc>
      </w:tr>
      <w:tr w:rsidR="00BE6919" w:rsidTr="00BE6919">
        <w:tc>
          <w:tcPr>
            <w:tcW w:w="5495" w:type="dxa"/>
          </w:tcPr>
          <w:p w:rsidR="00BE6919" w:rsidRDefault="00BE6919" w:rsidP="00BE6919">
            <w:pPr>
              <w:jc w:val="center"/>
            </w:pPr>
            <w:r>
              <w:t>Revisión 3 de entregable 3 por correo electrónico</w:t>
            </w:r>
          </w:p>
        </w:tc>
        <w:tc>
          <w:tcPr>
            <w:tcW w:w="3149" w:type="dxa"/>
          </w:tcPr>
          <w:p w:rsidR="00BE6919" w:rsidRDefault="00BE6919" w:rsidP="00BE6919">
            <w:pPr>
              <w:jc w:val="center"/>
            </w:pPr>
            <w:r>
              <w:t>19/05/2013</w:t>
            </w:r>
          </w:p>
        </w:tc>
      </w:tr>
      <w:tr w:rsidR="00BE6919" w:rsidTr="00BE6919">
        <w:tc>
          <w:tcPr>
            <w:tcW w:w="5495" w:type="dxa"/>
          </w:tcPr>
          <w:p w:rsidR="00BE6919" w:rsidRPr="001D6DC3" w:rsidRDefault="00BE6919" w:rsidP="00BE6919">
            <w:pPr>
              <w:jc w:val="center"/>
            </w:pPr>
            <w:r w:rsidRPr="001D6DC3">
              <w:t>Reunión para conversar detalles del entregable 4</w:t>
            </w:r>
          </w:p>
        </w:tc>
        <w:tc>
          <w:tcPr>
            <w:tcW w:w="3149" w:type="dxa"/>
            <w:vAlign w:val="center"/>
          </w:tcPr>
          <w:p w:rsidR="00BE6919" w:rsidRPr="001D6DC3" w:rsidRDefault="00BE6919" w:rsidP="00BE6919">
            <w:pPr>
              <w:jc w:val="center"/>
            </w:pPr>
            <w:r w:rsidRPr="001D6DC3">
              <w:t>27/05/2013</w:t>
            </w:r>
          </w:p>
        </w:tc>
      </w:tr>
      <w:tr w:rsidR="00BE6919" w:rsidTr="00BE6919">
        <w:tc>
          <w:tcPr>
            <w:tcW w:w="5495" w:type="dxa"/>
          </w:tcPr>
          <w:p w:rsidR="00BE6919" w:rsidRDefault="00BE6919" w:rsidP="00BE6919">
            <w:pPr>
              <w:jc w:val="center"/>
            </w:pPr>
            <w:r>
              <w:t>Revisión 1 de entregable 4 por correo electrónico</w:t>
            </w:r>
          </w:p>
        </w:tc>
        <w:tc>
          <w:tcPr>
            <w:tcW w:w="3149" w:type="dxa"/>
          </w:tcPr>
          <w:p w:rsidR="00BE6919" w:rsidRDefault="00BE6919" w:rsidP="00BE6919">
            <w:pPr>
              <w:jc w:val="center"/>
            </w:pPr>
            <w:r>
              <w:t>07/06/2013</w:t>
            </w:r>
          </w:p>
        </w:tc>
      </w:tr>
      <w:tr w:rsidR="00BE6919" w:rsidTr="00BE6919">
        <w:tc>
          <w:tcPr>
            <w:tcW w:w="5495" w:type="dxa"/>
          </w:tcPr>
          <w:p w:rsidR="00BE6919" w:rsidRDefault="00BE6919" w:rsidP="00BE6919">
            <w:pPr>
              <w:jc w:val="center"/>
            </w:pPr>
            <w:r>
              <w:t>Revisión 2 de entregable 4 por correo electrónico</w:t>
            </w:r>
          </w:p>
        </w:tc>
        <w:tc>
          <w:tcPr>
            <w:tcW w:w="3149" w:type="dxa"/>
          </w:tcPr>
          <w:p w:rsidR="00BE6919" w:rsidRDefault="00BE6919" w:rsidP="00BE6919">
            <w:pPr>
              <w:jc w:val="center"/>
            </w:pPr>
            <w:r>
              <w:t>09/06/2013</w:t>
            </w:r>
          </w:p>
        </w:tc>
      </w:tr>
      <w:tr w:rsidR="00BE6919" w:rsidTr="00BE6919">
        <w:tc>
          <w:tcPr>
            <w:tcW w:w="5495" w:type="dxa"/>
          </w:tcPr>
          <w:p w:rsidR="00BE6919" w:rsidRDefault="00434131" w:rsidP="00BE6919">
            <w:pPr>
              <w:jc w:val="center"/>
            </w:pPr>
            <w:r>
              <w:t>Reunión para conversar detalles del entregable 5</w:t>
            </w:r>
          </w:p>
        </w:tc>
        <w:tc>
          <w:tcPr>
            <w:tcW w:w="3149" w:type="dxa"/>
          </w:tcPr>
          <w:p w:rsidR="00BE6919" w:rsidRDefault="00434131" w:rsidP="00BE6919">
            <w:pPr>
              <w:jc w:val="center"/>
            </w:pPr>
            <w:r>
              <w:t>14/06/2013</w:t>
            </w:r>
          </w:p>
        </w:tc>
      </w:tr>
      <w:tr w:rsidR="00434131" w:rsidTr="00BE6919">
        <w:tc>
          <w:tcPr>
            <w:tcW w:w="5495" w:type="dxa"/>
          </w:tcPr>
          <w:p w:rsidR="00434131" w:rsidRDefault="00434131" w:rsidP="00EE1A5C">
            <w:pPr>
              <w:jc w:val="center"/>
            </w:pPr>
            <w:r>
              <w:t>Revisión 1 de entregable 5 por correo electrónico</w:t>
            </w:r>
          </w:p>
        </w:tc>
        <w:tc>
          <w:tcPr>
            <w:tcW w:w="3149" w:type="dxa"/>
          </w:tcPr>
          <w:p w:rsidR="00434131" w:rsidRDefault="00434131" w:rsidP="00BE6919">
            <w:pPr>
              <w:jc w:val="center"/>
            </w:pPr>
          </w:p>
        </w:tc>
      </w:tr>
      <w:tr w:rsidR="00434131" w:rsidTr="00BE6919">
        <w:tc>
          <w:tcPr>
            <w:tcW w:w="5495" w:type="dxa"/>
          </w:tcPr>
          <w:p w:rsidR="00434131" w:rsidRDefault="0095028D" w:rsidP="0095028D">
            <w:pPr>
              <w:jc w:val="center"/>
            </w:pPr>
            <w:r>
              <w:t>Revisión 2 de entregable 5 por correo electrónico</w:t>
            </w:r>
          </w:p>
        </w:tc>
        <w:tc>
          <w:tcPr>
            <w:tcW w:w="3149" w:type="dxa"/>
          </w:tcPr>
          <w:p w:rsidR="00434131" w:rsidRDefault="00434131" w:rsidP="00BE6919">
            <w:pPr>
              <w:jc w:val="center"/>
            </w:pP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Content>
        <w:p w:rsidR="00AA0DDA" w:rsidRPr="000C3834" w:rsidRDefault="00AA0DDA" w:rsidP="00980F8E">
          <w:pPr>
            <w:pStyle w:val="TtulodeTDC"/>
            <w:jc w:val="center"/>
          </w:pPr>
          <w:r w:rsidRPr="000C3834">
            <w:t>Tabla de contenido</w:t>
          </w:r>
        </w:p>
        <w:p w:rsidR="00197833" w:rsidRDefault="00AA0DDA">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9084111" w:history="1">
            <w:r w:rsidR="00197833" w:rsidRPr="00205A2A">
              <w:rPr>
                <w:rStyle w:val="Hipervnculo"/>
              </w:rPr>
              <w:t>CAPÍTULO 1</w:t>
            </w:r>
            <w:r w:rsidR="00197833">
              <w:rPr>
                <w:webHidden/>
              </w:rPr>
              <w:tab/>
            </w:r>
            <w:r w:rsidR="00197833">
              <w:rPr>
                <w:webHidden/>
              </w:rPr>
              <w:fldChar w:fldCharType="begin"/>
            </w:r>
            <w:r w:rsidR="00197833">
              <w:rPr>
                <w:webHidden/>
              </w:rPr>
              <w:instrText xml:space="preserve"> PAGEREF _Toc359084111 \h </w:instrText>
            </w:r>
            <w:r w:rsidR="00197833">
              <w:rPr>
                <w:webHidden/>
              </w:rPr>
            </w:r>
            <w:r w:rsidR="00197833">
              <w:rPr>
                <w:webHidden/>
              </w:rPr>
              <w:fldChar w:fldCharType="separate"/>
            </w:r>
            <w:r w:rsidR="00197833">
              <w:rPr>
                <w:webHidden/>
              </w:rPr>
              <w:t>7</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12" w:history="1">
            <w:r w:rsidR="00197833" w:rsidRPr="00205A2A">
              <w:rPr>
                <w:rStyle w:val="Hipervnculo"/>
              </w:rPr>
              <w:t>1</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Problemática</w:t>
            </w:r>
            <w:r w:rsidR="00197833">
              <w:rPr>
                <w:webHidden/>
              </w:rPr>
              <w:tab/>
            </w:r>
            <w:r w:rsidR="00197833">
              <w:rPr>
                <w:webHidden/>
              </w:rPr>
              <w:fldChar w:fldCharType="begin"/>
            </w:r>
            <w:r w:rsidR="00197833">
              <w:rPr>
                <w:webHidden/>
              </w:rPr>
              <w:instrText xml:space="preserve"> PAGEREF _Toc359084112 \h </w:instrText>
            </w:r>
            <w:r w:rsidR="00197833">
              <w:rPr>
                <w:webHidden/>
              </w:rPr>
            </w:r>
            <w:r w:rsidR="00197833">
              <w:rPr>
                <w:webHidden/>
              </w:rPr>
              <w:fldChar w:fldCharType="separate"/>
            </w:r>
            <w:r w:rsidR="00197833">
              <w:rPr>
                <w:webHidden/>
              </w:rPr>
              <w:t>7</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13" w:history="1">
            <w:r w:rsidR="00197833" w:rsidRPr="00205A2A">
              <w:rPr>
                <w:rStyle w:val="Hipervnculo"/>
              </w:rPr>
              <w:t>2</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Marco teórico</w:t>
            </w:r>
            <w:r w:rsidR="00197833">
              <w:rPr>
                <w:webHidden/>
              </w:rPr>
              <w:tab/>
            </w:r>
            <w:r w:rsidR="00197833">
              <w:rPr>
                <w:webHidden/>
              </w:rPr>
              <w:fldChar w:fldCharType="begin"/>
            </w:r>
            <w:r w:rsidR="00197833">
              <w:rPr>
                <w:webHidden/>
              </w:rPr>
              <w:instrText xml:space="preserve"> PAGEREF _Toc359084113 \h </w:instrText>
            </w:r>
            <w:r w:rsidR="00197833">
              <w:rPr>
                <w:webHidden/>
              </w:rPr>
            </w:r>
            <w:r w:rsidR="00197833">
              <w:rPr>
                <w:webHidden/>
              </w:rPr>
              <w:fldChar w:fldCharType="separate"/>
            </w:r>
            <w:r w:rsidR="00197833">
              <w:rPr>
                <w:webHidden/>
              </w:rPr>
              <w:t>9</w:t>
            </w:r>
            <w:r w:rsidR="00197833">
              <w:rPr>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14" w:history="1">
            <w:r w:rsidR="00197833" w:rsidRPr="00205A2A">
              <w:rPr>
                <w:rStyle w:val="Hipervnculo"/>
                <w:noProof/>
                <w:lang w:val="es-ES"/>
              </w:rPr>
              <w:t>2.1</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s-ES"/>
              </w:rPr>
              <w:t>Marco conceptual</w:t>
            </w:r>
            <w:r w:rsidR="00197833">
              <w:rPr>
                <w:noProof/>
                <w:webHidden/>
              </w:rPr>
              <w:tab/>
            </w:r>
            <w:r w:rsidR="00197833">
              <w:rPr>
                <w:noProof/>
                <w:webHidden/>
              </w:rPr>
              <w:fldChar w:fldCharType="begin"/>
            </w:r>
            <w:r w:rsidR="00197833">
              <w:rPr>
                <w:noProof/>
                <w:webHidden/>
              </w:rPr>
              <w:instrText xml:space="preserve"> PAGEREF _Toc359084114 \h </w:instrText>
            </w:r>
            <w:r w:rsidR="00197833">
              <w:rPr>
                <w:noProof/>
                <w:webHidden/>
              </w:rPr>
            </w:r>
            <w:r w:rsidR="00197833">
              <w:rPr>
                <w:noProof/>
                <w:webHidden/>
              </w:rPr>
              <w:fldChar w:fldCharType="separate"/>
            </w:r>
            <w:r w:rsidR="00197833">
              <w:rPr>
                <w:noProof/>
                <w:webHidden/>
              </w:rPr>
              <w:t>9</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5" w:history="1">
            <w:r w:rsidR="00197833" w:rsidRPr="00205A2A">
              <w:rPr>
                <w:rStyle w:val="Hipervnculo"/>
                <w:noProof/>
                <w:lang w:val="es-ES"/>
              </w:rPr>
              <w:t>2.1.1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ES"/>
              </w:rPr>
              <w:t>Conceptos relacionados al problema</w:t>
            </w:r>
            <w:r w:rsidR="00197833">
              <w:rPr>
                <w:noProof/>
                <w:webHidden/>
              </w:rPr>
              <w:tab/>
            </w:r>
            <w:r w:rsidR="00197833">
              <w:rPr>
                <w:noProof/>
                <w:webHidden/>
              </w:rPr>
              <w:fldChar w:fldCharType="begin"/>
            </w:r>
            <w:r w:rsidR="00197833">
              <w:rPr>
                <w:noProof/>
                <w:webHidden/>
              </w:rPr>
              <w:instrText xml:space="preserve"> PAGEREF _Toc359084115 \h </w:instrText>
            </w:r>
            <w:r w:rsidR="00197833">
              <w:rPr>
                <w:noProof/>
                <w:webHidden/>
              </w:rPr>
            </w:r>
            <w:r w:rsidR="00197833">
              <w:rPr>
                <w:noProof/>
                <w:webHidden/>
              </w:rPr>
              <w:fldChar w:fldCharType="separate"/>
            </w:r>
            <w:r w:rsidR="00197833">
              <w:rPr>
                <w:noProof/>
                <w:webHidden/>
              </w:rPr>
              <w:t>9</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6" w:history="1">
            <w:r w:rsidR="00197833" w:rsidRPr="00205A2A">
              <w:rPr>
                <w:rStyle w:val="Hipervnculo"/>
                <w:noProof/>
                <w:lang w:val="es-ES"/>
              </w:rPr>
              <w:t>2.1.2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ES"/>
              </w:rPr>
              <w:t>Conceptos relacionados a la propuesta de solución</w:t>
            </w:r>
            <w:r w:rsidR="00197833">
              <w:rPr>
                <w:noProof/>
                <w:webHidden/>
              </w:rPr>
              <w:tab/>
            </w:r>
            <w:r w:rsidR="00197833">
              <w:rPr>
                <w:noProof/>
                <w:webHidden/>
              </w:rPr>
              <w:fldChar w:fldCharType="begin"/>
            </w:r>
            <w:r w:rsidR="00197833">
              <w:rPr>
                <w:noProof/>
                <w:webHidden/>
              </w:rPr>
              <w:instrText xml:space="preserve"> PAGEREF _Toc359084116 \h </w:instrText>
            </w:r>
            <w:r w:rsidR="00197833">
              <w:rPr>
                <w:noProof/>
                <w:webHidden/>
              </w:rPr>
            </w:r>
            <w:r w:rsidR="00197833">
              <w:rPr>
                <w:noProof/>
                <w:webHidden/>
              </w:rPr>
              <w:fldChar w:fldCharType="separate"/>
            </w:r>
            <w:r w:rsidR="00197833">
              <w:rPr>
                <w:noProof/>
                <w:webHidden/>
              </w:rPr>
              <w:t>12</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7" w:history="1">
            <w:r w:rsidR="00197833" w:rsidRPr="00205A2A">
              <w:rPr>
                <w:rStyle w:val="Hipervnculo"/>
                <w:noProof/>
                <w:lang w:val="es-ES"/>
              </w:rPr>
              <w:t>2.1.3</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ES"/>
              </w:rPr>
              <w:t>Otros conceptos</w:t>
            </w:r>
            <w:r w:rsidR="00197833">
              <w:rPr>
                <w:noProof/>
                <w:webHidden/>
              </w:rPr>
              <w:tab/>
            </w:r>
            <w:r w:rsidR="00197833">
              <w:rPr>
                <w:noProof/>
                <w:webHidden/>
              </w:rPr>
              <w:fldChar w:fldCharType="begin"/>
            </w:r>
            <w:r w:rsidR="00197833">
              <w:rPr>
                <w:noProof/>
                <w:webHidden/>
              </w:rPr>
              <w:instrText xml:space="preserve"> PAGEREF _Toc359084117 \h </w:instrText>
            </w:r>
            <w:r w:rsidR="00197833">
              <w:rPr>
                <w:noProof/>
                <w:webHidden/>
              </w:rPr>
            </w:r>
            <w:r w:rsidR="00197833">
              <w:rPr>
                <w:noProof/>
                <w:webHidden/>
              </w:rPr>
              <w:fldChar w:fldCharType="separate"/>
            </w:r>
            <w:r w:rsidR="00197833">
              <w:rPr>
                <w:noProof/>
                <w:webHidden/>
              </w:rPr>
              <w:t>14</w:t>
            </w:r>
            <w:r w:rsidR="00197833">
              <w:rPr>
                <w:noProof/>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18" w:history="1">
            <w:r w:rsidR="00197833" w:rsidRPr="00205A2A">
              <w:rPr>
                <w:rStyle w:val="Hipervnculo"/>
              </w:rPr>
              <w:t>3</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Estado del arte</w:t>
            </w:r>
            <w:r w:rsidR="00197833">
              <w:rPr>
                <w:webHidden/>
              </w:rPr>
              <w:tab/>
            </w:r>
            <w:r w:rsidR="00197833">
              <w:rPr>
                <w:webHidden/>
              </w:rPr>
              <w:fldChar w:fldCharType="begin"/>
            </w:r>
            <w:r w:rsidR="00197833">
              <w:rPr>
                <w:webHidden/>
              </w:rPr>
              <w:instrText xml:space="preserve"> PAGEREF _Toc359084118 \h </w:instrText>
            </w:r>
            <w:r w:rsidR="00197833">
              <w:rPr>
                <w:webHidden/>
              </w:rPr>
            </w:r>
            <w:r w:rsidR="00197833">
              <w:rPr>
                <w:webHidden/>
              </w:rPr>
              <w:fldChar w:fldCharType="separate"/>
            </w:r>
            <w:r w:rsidR="00197833">
              <w:rPr>
                <w:webHidden/>
              </w:rPr>
              <w:t>15</w:t>
            </w:r>
            <w:r w:rsidR="00197833">
              <w:rPr>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19" w:history="1">
            <w:r w:rsidR="00197833" w:rsidRPr="00205A2A">
              <w:rPr>
                <w:rStyle w:val="Hipervnculo"/>
                <w:noProof/>
                <w:lang w:val="es-ES"/>
              </w:rPr>
              <w:t>3.1</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s-ES"/>
              </w:rPr>
              <w:t>Formas exactas de resolver el problema</w:t>
            </w:r>
            <w:r w:rsidR="00197833">
              <w:rPr>
                <w:noProof/>
                <w:webHidden/>
              </w:rPr>
              <w:tab/>
            </w:r>
            <w:r w:rsidR="00197833">
              <w:rPr>
                <w:noProof/>
                <w:webHidden/>
              </w:rPr>
              <w:fldChar w:fldCharType="begin"/>
            </w:r>
            <w:r w:rsidR="00197833">
              <w:rPr>
                <w:noProof/>
                <w:webHidden/>
              </w:rPr>
              <w:instrText xml:space="preserve"> PAGEREF _Toc359084119 \h </w:instrText>
            </w:r>
            <w:r w:rsidR="00197833">
              <w:rPr>
                <w:noProof/>
                <w:webHidden/>
              </w:rPr>
            </w:r>
            <w:r w:rsidR="00197833">
              <w:rPr>
                <w:noProof/>
                <w:webHidden/>
              </w:rPr>
              <w:fldChar w:fldCharType="separate"/>
            </w:r>
            <w:r w:rsidR="00197833">
              <w:rPr>
                <w:noProof/>
                <w:webHidden/>
              </w:rPr>
              <w:t>16</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0" w:history="1">
            <w:r w:rsidR="00197833" w:rsidRPr="00205A2A">
              <w:rPr>
                <w:rStyle w:val="Hipervnculo"/>
                <w:noProof/>
                <w:lang w:val="es-ES"/>
              </w:rPr>
              <w:t>3.2</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s-ES"/>
              </w:rPr>
              <w:t>Formas aproximadas de resolver el problema</w:t>
            </w:r>
            <w:r w:rsidR="00197833">
              <w:rPr>
                <w:noProof/>
                <w:webHidden/>
              </w:rPr>
              <w:tab/>
            </w:r>
            <w:r w:rsidR="00197833">
              <w:rPr>
                <w:noProof/>
                <w:webHidden/>
              </w:rPr>
              <w:fldChar w:fldCharType="begin"/>
            </w:r>
            <w:r w:rsidR="00197833">
              <w:rPr>
                <w:noProof/>
                <w:webHidden/>
              </w:rPr>
              <w:instrText xml:space="preserve"> PAGEREF _Toc359084120 \h </w:instrText>
            </w:r>
            <w:r w:rsidR="00197833">
              <w:rPr>
                <w:noProof/>
                <w:webHidden/>
              </w:rPr>
            </w:r>
            <w:r w:rsidR="00197833">
              <w:rPr>
                <w:noProof/>
                <w:webHidden/>
              </w:rPr>
              <w:fldChar w:fldCharType="separate"/>
            </w:r>
            <w:r w:rsidR="00197833">
              <w:rPr>
                <w:noProof/>
                <w:webHidden/>
              </w:rPr>
              <w:t>20</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1" w:history="1">
            <w:r w:rsidR="00197833" w:rsidRPr="00205A2A">
              <w:rPr>
                <w:rStyle w:val="Hipervnculo"/>
                <w:noProof/>
                <w:lang w:val="es-ES"/>
              </w:rPr>
              <w:t>3.3</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s-ES"/>
              </w:rPr>
              <w:t>Cuadro comparativo de la revisión del estado del arte</w:t>
            </w:r>
            <w:r w:rsidR="00197833">
              <w:rPr>
                <w:noProof/>
                <w:webHidden/>
              </w:rPr>
              <w:tab/>
            </w:r>
            <w:r w:rsidR="00197833">
              <w:rPr>
                <w:noProof/>
                <w:webHidden/>
              </w:rPr>
              <w:fldChar w:fldCharType="begin"/>
            </w:r>
            <w:r w:rsidR="00197833">
              <w:rPr>
                <w:noProof/>
                <w:webHidden/>
              </w:rPr>
              <w:instrText xml:space="preserve"> PAGEREF _Toc359084121 \h </w:instrText>
            </w:r>
            <w:r w:rsidR="00197833">
              <w:rPr>
                <w:noProof/>
                <w:webHidden/>
              </w:rPr>
            </w:r>
            <w:r w:rsidR="00197833">
              <w:rPr>
                <w:noProof/>
                <w:webHidden/>
              </w:rPr>
              <w:fldChar w:fldCharType="separate"/>
            </w:r>
            <w:r w:rsidR="00197833">
              <w:rPr>
                <w:noProof/>
                <w:webHidden/>
              </w:rPr>
              <w:t>24</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2" w:history="1">
            <w:r w:rsidR="00197833" w:rsidRPr="00205A2A">
              <w:rPr>
                <w:rStyle w:val="Hipervnculo"/>
                <w:noProof/>
                <w:lang w:val="es-ES"/>
              </w:rPr>
              <w:t>3.4</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s-ES"/>
              </w:rPr>
              <w:t>Conclusiones sobre el estado del arte</w:t>
            </w:r>
            <w:r w:rsidR="00197833">
              <w:rPr>
                <w:noProof/>
                <w:webHidden/>
              </w:rPr>
              <w:tab/>
            </w:r>
            <w:r w:rsidR="00197833">
              <w:rPr>
                <w:noProof/>
                <w:webHidden/>
              </w:rPr>
              <w:fldChar w:fldCharType="begin"/>
            </w:r>
            <w:r w:rsidR="00197833">
              <w:rPr>
                <w:noProof/>
                <w:webHidden/>
              </w:rPr>
              <w:instrText xml:space="preserve"> PAGEREF _Toc359084122 \h </w:instrText>
            </w:r>
            <w:r w:rsidR="00197833">
              <w:rPr>
                <w:noProof/>
                <w:webHidden/>
              </w:rPr>
            </w:r>
            <w:r w:rsidR="00197833">
              <w:rPr>
                <w:noProof/>
                <w:webHidden/>
              </w:rPr>
              <w:fldChar w:fldCharType="separate"/>
            </w:r>
            <w:r w:rsidR="00197833">
              <w:rPr>
                <w:noProof/>
                <w:webHidden/>
              </w:rPr>
              <w:t>26</w:t>
            </w:r>
            <w:r w:rsidR="00197833">
              <w:rPr>
                <w:noProof/>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23" w:history="1">
            <w:r w:rsidR="00197833" w:rsidRPr="00205A2A">
              <w:rPr>
                <w:rStyle w:val="Hipervnculo"/>
              </w:rPr>
              <w:t>4</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Objetivo General</w:t>
            </w:r>
            <w:r w:rsidR="00197833">
              <w:rPr>
                <w:webHidden/>
              </w:rPr>
              <w:tab/>
            </w:r>
            <w:r w:rsidR="00197833">
              <w:rPr>
                <w:webHidden/>
              </w:rPr>
              <w:fldChar w:fldCharType="begin"/>
            </w:r>
            <w:r w:rsidR="00197833">
              <w:rPr>
                <w:webHidden/>
              </w:rPr>
              <w:instrText xml:space="preserve"> PAGEREF _Toc359084123 \h </w:instrText>
            </w:r>
            <w:r w:rsidR="00197833">
              <w:rPr>
                <w:webHidden/>
              </w:rPr>
            </w:r>
            <w:r w:rsidR="00197833">
              <w:rPr>
                <w:webHidden/>
              </w:rPr>
              <w:fldChar w:fldCharType="separate"/>
            </w:r>
            <w:r w:rsidR="00197833">
              <w:rPr>
                <w:webHidden/>
              </w:rPr>
              <w:t>27</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24" w:history="1">
            <w:r w:rsidR="00197833" w:rsidRPr="00205A2A">
              <w:rPr>
                <w:rStyle w:val="Hipervnculo"/>
              </w:rPr>
              <w:t>5</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Objetivos específicos</w:t>
            </w:r>
            <w:r w:rsidR="00197833">
              <w:rPr>
                <w:webHidden/>
              </w:rPr>
              <w:tab/>
            </w:r>
            <w:r w:rsidR="00197833">
              <w:rPr>
                <w:webHidden/>
              </w:rPr>
              <w:fldChar w:fldCharType="begin"/>
            </w:r>
            <w:r w:rsidR="00197833">
              <w:rPr>
                <w:webHidden/>
              </w:rPr>
              <w:instrText xml:space="preserve"> PAGEREF _Toc359084124 \h </w:instrText>
            </w:r>
            <w:r w:rsidR="00197833">
              <w:rPr>
                <w:webHidden/>
              </w:rPr>
            </w:r>
            <w:r w:rsidR="00197833">
              <w:rPr>
                <w:webHidden/>
              </w:rPr>
              <w:fldChar w:fldCharType="separate"/>
            </w:r>
            <w:r w:rsidR="00197833">
              <w:rPr>
                <w:webHidden/>
              </w:rPr>
              <w:t>27</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25" w:history="1">
            <w:r w:rsidR="00197833" w:rsidRPr="00205A2A">
              <w:rPr>
                <w:rStyle w:val="Hipervnculo"/>
              </w:rPr>
              <w:t>6</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Resultados esperados</w:t>
            </w:r>
            <w:r w:rsidR="00197833">
              <w:rPr>
                <w:webHidden/>
              </w:rPr>
              <w:tab/>
            </w:r>
            <w:r w:rsidR="00197833">
              <w:rPr>
                <w:webHidden/>
              </w:rPr>
              <w:fldChar w:fldCharType="begin"/>
            </w:r>
            <w:r w:rsidR="00197833">
              <w:rPr>
                <w:webHidden/>
              </w:rPr>
              <w:instrText xml:space="preserve"> PAGEREF _Toc359084125 \h </w:instrText>
            </w:r>
            <w:r w:rsidR="00197833">
              <w:rPr>
                <w:webHidden/>
              </w:rPr>
            </w:r>
            <w:r w:rsidR="00197833">
              <w:rPr>
                <w:webHidden/>
              </w:rPr>
              <w:fldChar w:fldCharType="separate"/>
            </w:r>
            <w:r w:rsidR="00197833">
              <w:rPr>
                <w:webHidden/>
              </w:rPr>
              <w:t>27</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26" w:history="1">
            <w:r w:rsidR="00197833" w:rsidRPr="00205A2A">
              <w:rPr>
                <w:rStyle w:val="Hipervnculo"/>
              </w:rPr>
              <w:t>7</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Herramientas, métodos y procedimientos</w:t>
            </w:r>
            <w:r w:rsidR="00197833">
              <w:rPr>
                <w:webHidden/>
              </w:rPr>
              <w:tab/>
            </w:r>
            <w:r w:rsidR="00197833">
              <w:rPr>
                <w:webHidden/>
              </w:rPr>
              <w:fldChar w:fldCharType="begin"/>
            </w:r>
            <w:r w:rsidR="00197833">
              <w:rPr>
                <w:webHidden/>
              </w:rPr>
              <w:instrText xml:space="preserve"> PAGEREF _Toc359084126 \h </w:instrText>
            </w:r>
            <w:r w:rsidR="00197833">
              <w:rPr>
                <w:webHidden/>
              </w:rPr>
            </w:r>
            <w:r w:rsidR="00197833">
              <w:rPr>
                <w:webHidden/>
              </w:rPr>
              <w:fldChar w:fldCharType="separate"/>
            </w:r>
            <w:r w:rsidR="00197833">
              <w:rPr>
                <w:webHidden/>
              </w:rPr>
              <w:t>28</w:t>
            </w:r>
            <w:r w:rsidR="00197833">
              <w:rPr>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7" w:history="1">
            <w:r w:rsidR="00197833" w:rsidRPr="00205A2A">
              <w:rPr>
                <w:rStyle w:val="Hipervnculo"/>
                <w:noProof/>
              </w:rPr>
              <w:t>7.1</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Mapeo</w:t>
            </w:r>
            <w:r w:rsidR="00197833">
              <w:rPr>
                <w:noProof/>
                <w:webHidden/>
              </w:rPr>
              <w:tab/>
            </w:r>
            <w:r w:rsidR="00197833">
              <w:rPr>
                <w:noProof/>
                <w:webHidden/>
              </w:rPr>
              <w:fldChar w:fldCharType="begin"/>
            </w:r>
            <w:r w:rsidR="00197833">
              <w:rPr>
                <w:noProof/>
                <w:webHidden/>
              </w:rPr>
              <w:instrText xml:space="preserve"> PAGEREF _Toc359084127 \h </w:instrText>
            </w:r>
            <w:r w:rsidR="00197833">
              <w:rPr>
                <w:noProof/>
                <w:webHidden/>
              </w:rPr>
            </w:r>
            <w:r w:rsidR="00197833">
              <w:rPr>
                <w:noProof/>
                <w:webHidden/>
              </w:rPr>
              <w:fldChar w:fldCharType="separate"/>
            </w:r>
            <w:r w:rsidR="00197833">
              <w:rPr>
                <w:noProof/>
                <w:webHidden/>
              </w:rPr>
              <w:t>28</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8" w:history="1">
            <w:r w:rsidR="00197833" w:rsidRPr="00205A2A">
              <w:rPr>
                <w:rStyle w:val="Hipervnculo"/>
                <w:noProof/>
                <w:lang w:val="en-US"/>
              </w:rPr>
              <w:t>7.2</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n-US"/>
              </w:rPr>
              <w:t>Project Management Body of Knowledge (PMBOK)</w:t>
            </w:r>
            <w:r w:rsidR="00197833">
              <w:rPr>
                <w:noProof/>
                <w:webHidden/>
              </w:rPr>
              <w:tab/>
            </w:r>
            <w:r w:rsidR="00197833">
              <w:rPr>
                <w:noProof/>
                <w:webHidden/>
              </w:rPr>
              <w:fldChar w:fldCharType="begin"/>
            </w:r>
            <w:r w:rsidR="00197833">
              <w:rPr>
                <w:noProof/>
                <w:webHidden/>
              </w:rPr>
              <w:instrText xml:space="preserve"> PAGEREF _Toc359084128 \h </w:instrText>
            </w:r>
            <w:r w:rsidR="00197833">
              <w:rPr>
                <w:noProof/>
                <w:webHidden/>
              </w:rPr>
            </w:r>
            <w:r w:rsidR="00197833">
              <w:rPr>
                <w:noProof/>
                <w:webHidden/>
              </w:rPr>
              <w:fldChar w:fldCharType="separate"/>
            </w:r>
            <w:r w:rsidR="00197833">
              <w:rPr>
                <w:noProof/>
                <w:webHidden/>
              </w:rPr>
              <w:t>29</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29" w:history="1">
            <w:r w:rsidR="00197833" w:rsidRPr="00205A2A">
              <w:rPr>
                <w:rStyle w:val="Hipervnculo"/>
                <w:noProof/>
                <w:lang w:val="es-MX"/>
              </w:rPr>
              <w:t>7.2.1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Justificación</w:t>
            </w:r>
            <w:r w:rsidR="00197833">
              <w:rPr>
                <w:noProof/>
                <w:webHidden/>
              </w:rPr>
              <w:tab/>
            </w:r>
            <w:r w:rsidR="00197833">
              <w:rPr>
                <w:noProof/>
                <w:webHidden/>
              </w:rPr>
              <w:fldChar w:fldCharType="begin"/>
            </w:r>
            <w:r w:rsidR="00197833">
              <w:rPr>
                <w:noProof/>
                <w:webHidden/>
              </w:rPr>
              <w:instrText xml:space="preserve"> PAGEREF _Toc359084129 \h </w:instrText>
            </w:r>
            <w:r w:rsidR="00197833">
              <w:rPr>
                <w:noProof/>
                <w:webHidden/>
              </w:rPr>
            </w:r>
            <w:r w:rsidR="00197833">
              <w:rPr>
                <w:noProof/>
                <w:webHidden/>
              </w:rPr>
              <w:fldChar w:fldCharType="separate"/>
            </w:r>
            <w:r w:rsidR="00197833">
              <w:rPr>
                <w:noProof/>
                <w:webHidden/>
              </w:rPr>
              <w:t>29</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0" w:history="1">
            <w:r w:rsidR="00197833" w:rsidRPr="00205A2A">
              <w:rPr>
                <w:rStyle w:val="Hipervnculo"/>
                <w:noProof/>
                <w:lang w:val="es-MX"/>
              </w:rPr>
              <w:t>7.2.2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Lista de Principios</w:t>
            </w:r>
            <w:r w:rsidR="00197833">
              <w:rPr>
                <w:noProof/>
                <w:webHidden/>
              </w:rPr>
              <w:tab/>
            </w:r>
            <w:r w:rsidR="00197833">
              <w:rPr>
                <w:noProof/>
                <w:webHidden/>
              </w:rPr>
              <w:fldChar w:fldCharType="begin"/>
            </w:r>
            <w:r w:rsidR="00197833">
              <w:rPr>
                <w:noProof/>
                <w:webHidden/>
              </w:rPr>
              <w:instrText xml:space="preserve"> PAGEREF _Toc359084130 \h </w:instrText>
            </w:r>
            <w:r w:rsidR="00197833">
              <w:rPr>
                <w:noProof/>
                <w:webHidden/>
              </w:rPr>
            </w:r>
            <w:r w:rsidR="00197833">
              <w:rPr>
                <w:noProof/>
                <w:webHidden/>
              </w:rPr>
              <w:fldChar w:fldCharType="separate"/>
            </w:r>
            <w:r w:rsidR="00197833">
              <w:rPr>
                <w:noProof/>
                <w:webHidden/>
              </w:rPr>
              <w:t>30</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1" w:history="1">
            <w:r w:rsidR="00197833" w:rsidRPr="00205A2A">
              <w:rPr>
                <w:rStyle w:val="Hipervnculo"/>
                <w:noProof/>
              </w:rPr>
              <w:t>7.3</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Business Case Guide (BCG)</w:t>
            </w:r>
            <w:r w:rsidR="00197833">
              <w:rPr>
                <w:noProof/>
                <w:webHidden/>
              </w:rPr>
              <w:tab/>
            </w:r>
            <w:r w:rsidR="00197833">
              <w:rPr>
                <w:noProof/>
                <w:webHidden/>
              </w:rPr>
              <w:fldChar w:fldCharType="begin"/>
            </w:r>
            <w:r w:rsidR="00197833">
              <w:rPr>
                <w:noProof/>
                <w:webHidden/>
              </w:rPr>
              <w:instrText xml:space="preserve"> PAGEREF _Toc359084131 \h </w:instrText>
            </w:r>
            <w:r w:rsidR="00197833">
              <w:rPr>
                <w:noProof/>
                <w:webHidden/>
              </w:rPr>
            </w:r>
            <w:r w:rsidR="00197833">
              <w:rPr>
                <w:noProof/>
                <w:webHidden/>
              </w:rPr>
              <w:fldChar w:fldCharType="separate"/>
            </w:r>
            <w:r w:rsidR="00197833">
              <w:rPr>
                <w:noProof/>
                <w:webHidden/>
              </w:rPr>
              <w:t>31</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2" w:history="1">
            <w:r w:rsidR="00197833" w:rsidRPr="00205A2A">
              <w:rPr>
                <w:rStyle w:val="Hipervnculo"/>
                <w:noProof/>
                <w:lang w:val="es-MX"/>
              </w:rPr>
              <w:t>7.3.1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Justificación</w:t>
            </w:r>
            <w:r w:rsidR="00197833">
              <w:rPr>
                <w:noProof/>
                <w:webHidden/>
              </w:rPr>
              <w:tab/>
            </w:r>
            <w:r w:rsidR="00197833">
              <w:rPr>
                <w:noProof/>
                <w:webHidden/>
              </w:rPr>
              <w:fldChar w:fldCharType="begin"/>
            </w:r>
            <w:r w:rsidR="00197833">
              <w:rPr>
                <w:noProof/>
                <w:webHidden/>
              </w:rPr>
              <w:instrText xml:space="preserve"> PAGEREF _Toc359084132 \h </w:instrText>
            </w:r>
            <w:r w:rsidR="00197833">
              <w:rPr>
                <w:noProof/>
                <w:webHidden/>
              </w:rPr>
            </w:r>
            <w:r w:rsidR="00197833">
              <w:rPr>
                <w:noProof/>
                <w:webHidden/>
              </w:rPr>
              <w:fldChar w:fldCharType="separate"/>
            </w:r>
            <w:r w:rsidR="00197833">
              <w:rPr>
                <w:noProof/>
                <w:webHidden/>
              </w:rPr>
              <w:t>32</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3" w:history="1">
            <w:r w:rsidR="00197833" w:rsidRPr="00205A2A">
              <w:rPr>
                <w:rStyle w:val="Hipervnculo"/>
                <w:noProof/>
                <w:lang w:val="es-MX"/>
              </w:rPr>
              <w:t>7.3.2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Lista de Principios</w:t>
            </w:r>
            <w:r w:rsidR="00197833">
              <w:rPr>
                <w:noProof/>
                <w:webHidden/>
              </w:rPr>
              <w:tab/>
            </w:r>
            <w:r w:rsidR="00197833">
              <w:rPr>
                <w:noProof/>
                <w:webHidden/>
              </w:rPr>
              <w:fldChar w:fldCharType="begin"/>
            </w:r>
            <w:r w:rsidR="00197833">
              <w:rPr>
                <w:noProof/>
                <w:webHidden/>
              </w:rPr>
              <w:instrText xml:space="preserve"> PAGEREF _Toc359084133 \h </w:instrText>
            </w:r>
            <w:r w:rsidR="00197833">
              <w:rPr>
                <w:noProof/>
                <w:webHidden/>
              </w:rPr>
            </w:r>
            <w:r w:rsidR="00197833">
              <w:rPr>
                <w:noProof/>
                <w:webHidden/>
              </w:rPr>
              <w:fldChar w:fldCharType="separate"/>
            </w:r>
            <w:r w:rsidR="00197833">
              <w:rPr>
                <w:noProof/>
                <w:webHidden/>
              </w:rPr>
              <w:t>32</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4" w:history="1">
            <w:r w:rsidR="00197833" w:rsidRPr="00205A2A">
              <w:rPr>
                <w:rStyle w:val="Hipervnculo"/>
                <w:noProof/>
              </w:rPr>
              <w:t>7.4</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Extreme Programming (XP)</w:t>
            </w:r>
            <w:r w:rsidR="00197833">
              <w:rPr>
                <w:noProof/>
                <w:webHidden/>
              </w:rPr>
              <w:tab/>
            </w:r>
            <w:r w:rsidR="00197833">
              <w:rPr>
                <w:noProof/>
                <w:webHidden/>
              </w:rPr>
              <w:fldChar w:fldCharType="begin"/>
            </w:r>
            <w:r w:rsidR="00197833">
              <w:rPr>
                <w:noProof/>
                <w:webHidden/>
              </w:rPr>
              <w:instrText xml:space="preserve"> PAGEREF _Toc359084134 \h </w:instrText>
            </w:r>
            <w:r w:rsidR="00197833">
              <w:rPr>
                <w:noProof/>
                <w:webHidden/>
              </w:rPr>
            </w:r>
            <w:r w:rsidR="00197833">
              <w:rPr>
                <w:noProof/>
                <w:webHidden/>
              </w:rPr>
              <w:fldChar w:fldCharType="separate"/>
            </w:r>
            <w:r w:rsidR="00197833">
              <w:rPr>
                <w:noProof/>
                <w:webHidden/>
              </w:rPr>
              <w:t>34</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5" w:history="1">
            <w:r w:rsidR="00197833" w:rsidRPr="00205A2A">
              <w:rPr>
                <w:rStyle w:val="Hipervnculo"/>
                <w:noProof/>
                <w:lang w:val="es-MX"/>
              </w:rPr>
              <w:t>7.4.1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Justificación</w:t>
            </w:r>
            <w:r w:rsidR="00197833">
              <w:rPr>
                <w:noProof/>
                <w:webHidden/>
              </w:rPr>
              <w:tab/>
            </w:r>
            <w:r w:rsidR="00197833">
              <w:rPr>
                <w:noProof/>
                <w:webHidden/>
              </w:rPr>
              <w:fldChar w:fldCharType="begin"/>
            </w:r>
            <w:r w:rsidR="00197833">
              <w:rPr>
                <w:noProof/>
                <w:webHidden/>
              </w:rPr>
              <w:instrText xml:space="preserve"> PAGEREF _Toc359084135 \h </w:instrText>
            </w:r>
            <w:r w:rsidR="00197833">
              <w:rPr>
                <w:noProof/>
                <w:webHidden/>
              </w:rPr>
            </w:r>
            <w:r w:rsidR="00197833">
              <w:rPr>
                <w:noProof/>
                <w:webHidden/>
              </w:rPr>
              <w:fldChar w:fldCharType="separate"/>
            </w:r>
            <w:r w:rsidR="00197833">
              <w:rPr>
                <w:noProof/>
                <w:webHidden/>
              </w:rPr>
              <w:t>34</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6" w:history="1">
            <w:r w:rsidR="00197833" w:rsidRPr="00205A2A">
              <w:rPr>
                <w:rStyle w:val="Hipervnculo"/>
                <w:noProof/>
                <w:lang w:val="es-MX"/>
              </w:rPr>
              <w:t>7.4.2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Lista de Principios</w:t>
            </w:r>
            <w:r w:rsidR="00197833">
              <w:rPr>
                <w:noProof/>
                <w:webHidden/>
              </w:rPr>
              <w:tab/>
            </w:r>
            <w:r w:rsidR="00197833">
              <w:rPr>
                <w:noProof/>
                <w:webHidden/>
              </w:rPr>
              <w:fldChar w:fldCharType="begin"/>
            </w:r>
            <w:r w:rsidR="00197833">
              <w:rPr>
                <w:noProof/>
                <w:webHidden/>
              </w:rPr>
              <w:instrText xml:space="preserve"> PAGEREF _Toc359084136 \h </w:instrText>
            </w:r>
            <w:r w:rsidR="00197833">
              <w:rPr>
                <w:noProof/>
                <w:webHidden/>
              </w:rPr>
            </w:r>
            <w:r w:rsidR="00197833">
              <w:rPr>
                <w:noProof/>
                <w:webHidden/>
              </w:rPr>
              <w:fldChar w:fldCharType="separate"/>
            </w:r>
            <w:r w:rsidR="00197833">
              <w:rPr>
                <w:noProof/>
                <w:webHidden/>
              </w:rPr>
              <w:t>34</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7" w:history="1">
            <w:r w:rsidR="00197833" w:rsidRPr="00205A2A">
              <w:rPr>
                <w:rStyle w:val="Hipervnculo"/>
                <w:noProof/>
                <w:lang w:val="en-US"/>
              </w:rPr>
              <w:t>7.5</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lang w:val="en-US"/>
              </w:rPr>
              <w:t>Business Process Modeling and Notation (BPMN)</w:t>
            </w:r>
            <w:r w:rsidR="00197833">
              <w:rPr>
                <w:noProof/>
                <w:webHidden/>
              </w:rPr>
              <w:tab/>
            </w:r>
            <w:r w:rsidR="00197833">
              <w:rPr>
                <w:noProof/>
                <w:webHidden/>
              </w:rPr>
              <w:fldChar w:fldCharType="begin"/>
            </w:r>
            <w:r w:rsidR="00197833">
              <w:rPr>
                <w:noProof/>
                <w:webHidden/>
              </w:rPr>
              <w:instrText xml:space="preserve"> PAGEREF _Toc359084137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8" w:history="1">
            <w:r w:rsidR="00197833" w:rsidRPr="00205A2A">
              <w:rPr>
                <w:rStyle w:val="Hipervnculo"/>
                <w:noProof/>
                <w:lang w:val="en-US"/>
              </w:rPr>
              <w:t>7.5.1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Descripción</w:t>
            </w:r>
            <w:r w:rsidR="00197833">
              <w:rPr>
                <w:noProof/>
                <w:webHidden/>
              </w:rPr>
              <w:tab/>
            </w:r>
            <w:r w:rsidR="00197833">
              <w:rPr>
                <w:noProof/>
                <w:webHidden/>
              </w:rPr>
              <w:fldChar w:fldCharType="begin"/>
            </w:r>
            <w:r w:rsidR="00197833">
              <w:rPr>
                <w:noProof/>
                <w:webHidden/>
              </w:rPr>
              <w:instrText xml:space="preserve"> PAGEREF _Toc359084138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9" w:history="1">
            <w:r w:rsidR="00197833" w:rsidRPr="00205A2A">
              <w:rPr>
                <w:rStyle w:val="Hipervnculo"/>
                <w:noProof/>
                <w:lang w:val="es-MX"/>
              </w:rPr>
              <w:t>7.5.2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Justificación</w:t>
            </w:r>
            <w:r w:rsidR="00197833">
              <w:rPr>
                <w:noProof/>
                <w:webHidden/>
              </w:rPr>
              <w:tab/>
            </w:r>
            <w:r w:rsidR="00197833">
              <w:rPr>
                <w:noProof/>
                <w:webHidden/>
              </w:rPr>
              <w:fldChar w:fldCharType="begin"/>
            </w:r>
            <w:r w:rsidR="00197833">
              <w:rPr>
                <w:noProof/>
                <w:webHidden/>
              </w:rPr>
              <w:instrText xml:space="preserve"> PAGEREF _Toc359084139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0" w:history="1">
            <w:r w:rsidR="00197833" w:rsidRPr="00205A2A">
              <w:rPr>
                <w:rStyle w:val="Hipervnculo"/>
                <w:noProof/>
              </w:rPr>
              <w:t>7.6</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PSeudo Intérprete (PSeInt)</w:t>
            </w:r>
            <w:r w:rsidR="00197833">
              <w:rPr>
                <w:noProof/>
                <w:webHidden/>
              </w:rPr>
              <w:tab/>
            </w:r>
            <w:r w:rsidR="00197833">
              <w:rPr>
                <w:noProof/>
                <w:webHidden/>
              </w:rPr>
              <w:fldChar w:fldCharType="begin"/>
            </w:r>
            <w:r w:rsidR="00197833">
              <w:rPr>
                <w:noProof/>
                <w:webHidden/>
              </w:rPr>
              <w:instrText xml:space="preserve"> PAGEREF _Toc359084140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1" w:history="1">
            <w:r w:rsidR="00197833" w:rsidRPr="00205A2A">
              <w:rPr>
                <w:rStyle w:val="Hipervnculo"/>
                <w:noProof/>
                <w:lang w:val="en-US"/>
              </w:rPr>
              <w:t>7.6.1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Descripción</w:t>
            </w:r>
            <w:r w:rsidR="00197833">
              <w:rPr>
                <w:noProof/>
                <w:webHidden/>
              </w:rPr>
              <w:tab/>
            </w:r>
            <w:r w:rsidR="00197833">
              <w:rPr>
                <w:noProof/>
                <w:webHidden/>
              </w:rPr>
              <w:fldChar w:fldCharType="begin"/>
            </w:r>
            <w:r w:rsidR="00197833">
              <w:rPr>
                <w:noProof/>
                <w:webHidden/>
              </w:rPr>
              <w:instrText xml:space="preserve"> PAGEREF _Toc359084141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494534">
          <w:pPr>
            <w:pStyle w:val="TDC3"/>
            <w:tabs>
              <w:tab w:val="left" w:pos="660"/>
              <w:tab w:val="right" w:leader="underscore" w:pos="8494"/>
            </w:tabs>
            <w:rPr>
              <w:rStyle w:val="Hipervnculo"/>
              <w:noProof/>
            </w:rPr>
          </w:pPr>
          <w:hyperlink w:anchor="_Toc359084142" w:history="1">
            <w:r w:rsidR="00197833" w:rsidRPr="00205A2A">
              <w:rPr>
                <w:rStyle w:val="Hipervnculo"/>
                <w:noProof/>
                <w:lang w:val="es-MX"/>
              </w:rPr>
              <w:t>7.6.2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Justificación</w:t>
            </w:r>
            <w:r w:rsidR="00197833">
              <w:rPr>
                <w:noProof/>
                <w:webHidden/>
              </w:rPr>
              <w:tab/>
            </w:r>
            <w:r w:rsidR="00197833">
              <w:rPr>
                <w:noProof/>
                <w:webHidden/>
              </w:rPr>
              <w:fldChar w:fldCharType="begin"/>
            </w:r>
            <w:r w:rsidR="00197833">
              <w:rPr>
                <w:noProof/>
                <w:webHidden/>
              </w:rPr>
              <w:instrText xml:space="preserve"> PAGEREF _Toc359084142 \h </w:instrText>
            </w:r>
            <w:r w:rsidR="00197833">
              <w:rPr>
                <w:noProof/>
                <w:webHidden/>
              </w:rPr>
            </w:r>
            <w:r w:rsidR="00197833">
              <w:rPr>
                <w:noProof/>
                <w:webHidden/>
              </w:rPr>
              <w:fldChar w:fldCharType="separate"/>
            </w:r>
            <w:r w:rsidR="00197833">
              <w:rPr>
                <w:noProof/>
                <w:webHidden/>
              </w:rPr>
              <w:t>36</w:t>
            </w:r>
            <w:r w:rsidR="00197833">
              <w:rPr>
                <w:noProof/>
                <w:webHidden/>
              </w:rPr>
              <w:fldChar w:fldCharType="end"/>
            </w:r>
          </w:hyperlink>
        </w:p>
        <w:p w:rsidR="00197833" w:rsidRDefault="00197833" w:rsidP="00197833">
          <w:pPr>
            <w:rPr>
              <w:rFonts w:eastAsiaTheme="minorEastAsia"/>
            </w:rPr>
          </w:pPr>
        </w:p>
        <w:p w:rsidR="00197833" w:rsidRPr="00197833" w:rsidRDefault="00197833" w:rsidP="00197833">
          <w:pPr>
            <w:rPr>
              <w:rFonts w:eastAsiaTheme="minorEastAsia"/>
            </w:rPr>
          </w:pPr>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43" w:history="1">
            <w:r w:rsidR="00197833" w:rsidRPr="00205A2A">
              <w:rPr>
                <w:rStyle w:val="Hipervnculo"/>
              </w:rPr>
              <w:t>8</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Alcance</w:t>
            </w:r>
            <w:r w:rsidR="00197833">
              <w:rPr>
                <w:webHidden/>
              </w:rPr>
              <w:tab/>
            </w:r>
            <w:r w:rsidR="00197833">
              <w:rPr>
                <w:webHidden/>
              </w:rPr>
              <w:fldChar w:fldCharType="begin"/>
            </w:r>
            <w:r w:rsidR="00197833">
              <w:rPr>
                <w:webHidden/>
              </w:rPr>
              <w:instrText xml:space="preserve"> PAGEREF _Toc359084143 \h </w:instrText>
            </w:r>
            <w:r w:rsidR="00197833">
              <w:rPr>
                <w:webHidden/>
              </w:rPr>
            </w:r>
            <w:r w:rsidR="00197833">
              <w:rPr>
                <w:webHidden/>
              </w:rPr>
              <w:fldChar w:fldCharType="separate"/>
            </w:r>
            <w:r w:rsidR="00197833">
              <w:rPr>
                <w:webHidden/>
              </w:rPr>
              <w:t>37</w:t>
            </w:r>
            <w:r w:rsidR="00197833">
              <w:rPr>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4" w:history="1">
            <w:r w:rsidR="00197833" w:rsidRPr="00205A2A">
              <w:rPr>
                <w:rStyle w:val="Hipervnculo"/>
                <w:noProof/>
              </w:rPr>
              <w:t>8.1</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Limitaciones</w:t>
            </w:r>
            <w:r w:rsidR="00197833">
              <w:rPr>
                <w:noProof/>
                <w:webHidden/>
              </w:rPr>
              <w:tab/>
            </w:r>
            <w:r w:rsidR="00197833">
              <w:rPr>
                <w:noProof/>
                <w:webHidden/>
              </w:rPr>
              <w:fldChar w:fldCharType="begin"/>
            </w:r>
            <w:r w:rsidR="00197833">
              <w:rPr>
                <w:noProof/>
                <w:webHidden/>
              </w:rPr>
              <w:instrText xml:space="preserve"> PAGEREF _Toc359084144 \h </w:instrText>
            </w:r>
            <w:r w:rsidR="00197833">
              <w:rPr>
                <w:noProof/>
                <w:webHidden/>
              </w:rPr>
            </w:r>
            <w:r w:rsidR="00197833">
              <w:rPr>
                <w:noProof/>
                <w:webHidden/>
              </w:rPr>
              <w:fldChar w:fldCharType="separate"/>
            </w:r>
            <w:r w:rsidR="00197833">
              <w:rPr>
                <w:noProof/>
                <w:webHidden/>
              </w:rPr>
              <w:t>37</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5" w:history="1">
            <w:r w:rsidR="00197833" w:rsidRPr="00205A2A">
              <w:rPr>
                <w:rStyle w:val="Hipervnculo"/>
                <w:noProof/>
                <w:lang w:val="es-MX"/>
              </w:rPr>
              <w:t>8.1.1</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Técnicas</w:t>
            </w:r>
            <w:r w:rsidR="00197833">
              <w:rPr>
                <w:noProof/>
                <w:webHidden/>
              </w:rPr>
              <w:tab/>
            </w:r>
            <w:r w:rsidR="00197833">
              <w:rPr>
                <w:noProof/>
                <w:webHidden/>
              </w:rPr>
              <w:fldChar w:fldCharType="begin"/>
            </w:r>
            <w:r w:rsidR="00197833">
              <w:rPr>
                <w:noProof/>
                <w:webHidden/>
              </w:rPr>
              <w:instrText xml:space="preserve"> PAGEREF _Toc359084145 \h </w:instrText>
            </w:r>
            <w:r w:rsidR="00197833">
              <w:rPr>
                <w:noProof/>
                <w:webHidden/>
              </w:rPr>
            </w:r>
            <w:r w:rsidR="00197833">
              <w:rPr>
                <w:noProof/>
                <w:webHidden/>
              </w:rPr>
              <w:fldChar w:fldCharType="separate"/>
            </w:r>
            <w:r w:rsidR="00197833">
              <w:rPr>
                <w:noProof/>
                <w:webHidden/>
              </w:rPr>
              <w:t>38</w:t>
            </w:r>
            <w:r w:rsidR="00197833">
              <w:rPr>
                <w:noProof/>
                <w:webHidden/>
              </w:rPr>
              <w:fldChar w:fldCharType="end"/>
            </w:r>
          </w:hyperlink>
        </w:p>
        <w:p w:rsidR="00197833" w:rsidRDefault="0049453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6" w:history="1">
            <w:r w:rsidR="00197833" w:rsidRPr="00205A2A">
              <w:rPr>
                <w:rStyle w:val="Hipervnculo"/>
                <w:noProof/>
                <w:lang w:val="es-MX"/>
              </w:rPr>
              <w:t>8.1.2</w:t>
            </w:r>
            <w:r w:rsidR="00197833">
              <w:rPr>
                <w:rFonts w:asciiTheme="minorHAnsi" w:eastAsiaTheme="minorEastAsia" w:hAnsiTheme="minorHAnsi" w:cstheme="minorBidi"/>
                <w:smallCaps w:val="0"/>
                <w:noProof/>
                <w:lang w:val="es-MX" w:eastAsia="es-MX"/>
              </w:rPr>
              <w:tab/>
            </w:r>
            <w:r w:rsidR="00197833" w:rsidRPr="00205A2A">
              <w:rPr>
                <w:rStyle w:val="Hipervnculo"/>
                <w:noProof/>
                <w:lang w:val="es-MX"/>
              </w:rPr>
              <w:t>De Gestión</w:t>
            </w:r>
            <w:r w:rsidR="00197833">
              <w:rPr>
                <w:noProof/>
                <w:webHidden/>
              </w:rPr>
              <w:tab/>
            </w:r>
            <w:r w:rsidR="00197833">
              <w:rPr>
                <w:noProof/>
                <w:webHidden/>
              </w:rPr>
              <w:fldChar w:fldCharType="begin"/>
            </w:r>
            <w:r w:rsidR="00197833">
              <w:rPr>
                <w:noProof/>
                <w:webHidden/>
              </w:rPr>
              <w:instrText xml:space="preserve"> PAGEREF _Toc359084146 \h </w:instrText>
            </w:r>
            <w:r w:rsidR="00197833">
              <w:rPr>
                <w:noProof/>
                <w:webHidden/>
              </w:rPr>
            </w:r>
            <w:r w:rsidR="00197833">
              <w:rPr>
                <w:noProof/>
                <w:webHidden/>
              </w:rPr>
              <w:fldChar w:fldCharType="separate"/>
            </w:r>
            <w:r w:rsidR="00197833">
              <w:rPr>
                <w:noProof/>
                <w:webHidden/>
              </w:rPr>
              <w:t>38</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7" w:history="1">
            <w:r w:rsidR="00197833" w:rsidRPr="00205A2A">
              <w:rPr>
                <w:rStyle w:val="Hipervnculo"/>
                <w:noProof/>
              </w:rPr>
              <w:t>8.2</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Riesgos</w:t>
            </w:r>
            <w:r w:rsidR="00197833">
              <w:rPr>
                <w:noProof/>
                <w:webHidden/>
              </w:rPr>
              <w:tab/>
            </w:r>
            <w:r w:rsidR="00197833">
              <w:rPr>
                <w:noProof/>
                <w:webHidden/>
              </w:rPr>
              <w:fldChar w:fldCharType="begin"/>
            </w:r>
            <w:r w:rsidR="00197833">
              <w:rPr>
                <w:noProof/>
                <w:webHidden/>
              </w:rPr>
              <w:instrText xml:space="preserve"> PAGEREF _Toc359084147 \h </w:instrText>
            </w:r>
            <w:r w:rsidR="00197833">
              <w:rPr>
                <w:noProof/>
                <w:webHidden/>
              </w:rPr>
            </w:r>
            <w:r w:rsidR="00197833">
              <w:rPr>
                <w:noProof/>
                <w:webHidden/>
              </w:rPr>
              <w:fldChar w:fldCharType="separate"/>
            </w:r>
            <w:r w:rsidR="00197833">
              <w:rPr>
                <w:noProof/>
                <w:webHidden/>
              </w:rPr>
              <w:t>38</w:t>
            </w:r>
            <w:r w:rsidR="00197833">
              <w:rPr>
                <w:noProof/>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48" w:history="1">
            <w:r w:rsidR="00197833" w:rsidRPr="00205A2A">
              <w:rPr>
                <w:rStyle w:val="Hipervnculo"/>
              </w:rPr>
              <w:t>9</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Justificación y viabilidad</w:t>
            </w:r>
            <w:r w:rsidR="00197833">
              <w:rPr>
                <w:webHidden/>
              </w:rPr>
              <w:tab/>
            </w:r>
            <w:r w:rsidR="00197833">
              <w:rPr>
                <w:webHidden/>
              </w:rPr>
              <w:fldChar w:fldCharType="begin"/>
            </w:r>
            <w:r w:rsidR="00197833">
              <w:rPr>
                <w:webHidden/>
              </w:rPr>
              <w:instrText xml:space="preserve"> PAGEREF _Toc359084148 \h </w:instrText>
            </w:r>
            <w:r w:rsidR="00197833">
              <w:rPr>
                <w:webHidden/>
              </w:rPr>
            </w:r>
            <w:r w:rsidR="00197833">
              <w:rPr>
                <w:webHidden/>
              </w:rPr>
              <w:fldChar w:fldCharType="separate"/>
            </w:r>
            <w:r w:rsidR="00197833">
              <w:rPr>
                <w:webHidden/>
              </w:rPr>
              <w:t>39</w:t>
            </w:r>
            <w:r w:rsidR="00197833">
              <w:rPr>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9" w:history="1">
            <w:r w:rsidR="00197833" w:rsidRPr="00205A2A">
              <w:rPr>
                <w:rStyle w:val="Hipervnculo"/>
                <w:noProof/>
              </w:rPr>
              <w:t>9.1</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Justificativa del proyecto de tesis</w:t>
            </w:r>
            <w:r w:rsidR="00197833">
              <w:rPr>
                <w:noProof/>
                <w:webHidden/>
              </w:rPr>
              <w:tab/>
            </w:r>
            <w:r w:rsidR="00197833">
              <w:rPr>
                <w:noProof/>
                <w:webHidden/>
              </w:rPr>
              <w:fldChar w:fldCharType="begin"/>
            </w:r>
            <w:r w:rsidR="00197833">
              <w:rPr>
                <w:noProof/>
                <w:webHidden/>
              </w:rPr>
              <w:instrText xml:space="preserve"> PAGEREF _Toc359084149 \h </w:instrText>
            </w:r>
            <w:r w:rsidR="00197833">
              <w:rPr>
                <w:noProof/>
                <w:webHidden/>
              </w:rPr>
            </w:r>
            <w:r w:rsidR="00197833">
              <w:rPr>
                <w:noProof/>
                <w:webHidden/>
              </w:rPr>
              <w:fldChar w:fldCharType="separate"/>
            </w:r>
            <w:r w:rsidR="00197833">
              <w:rPr>
                <w:noProof/>
                <w:webHidden/>
              </w:rPr>
              <w:t>39</w:t>
            </w:r>
            <w:r w:rsidR="00197833">
              <w:rPr>
                <w:noProof/>
                <w:webHidden/>
              </w:rPr>
              <w:fldChar w:fldCharType="end"/>
            </w:r>
          </w:hyperlink>
        </w:p>
        <w:p w:rsidR="00197833" w:rsidRDefault="0049453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50" w:history="1">
            <w:r w:rsidR="00197833" w:rsidRPr="00205A2A">
              <w:rPr>
                <w:rStyle w:val="Hipervnculo"/>
                <w:noProof/>
              </w:rPr>
              <w:t>9.2</w:t>
            </w:r>
            <w:r w:rsidR="00197833">
              <w:rPr>
                <w:rFonts w:asciiTheme="minorHAnsi" w:eastAsiaTheme="minorEastAsia" w:hAnsiTheme="minorHAnsi" w:cstheme="minorBidi"/>
                <w:b w:val="0"/>
                <w:bCs w:val="0"/>
                <w:smallCaps w:val="0"/>
                <w:noProof/>
                <w:lang w:val="es-MX" w:eastAsia="es-MX"/>
              </w:rPr>
              <w:tab/>
            </w:r>
            <w:r w:rsidR="00197833" w:rsidRPr="00205A2A">
              <w:rPr>
                <w:rStyle w:val="Hipervnculo"/>
                <w:noProof/>
              </w:rPr>
              <w:t>Análisis de viabilidad</w:t>
            </w:r>
            <w:r w:rsidR="00197833">
              <w:rPr>
                <w:noProof/>
                <w:webHidden/>
              </w:rPr>
              <w:tab/>
            </w:r>
            <w:r w:rsidR="00197833">
              <w:rPr>
                <w:noProof/>
                <w:webHidden/>
              </w:rPr>
              <w:fldChar w:fldCharType="begin"/>
            </w:r>
            <w:r w:rsidR="00197833">
              <w:rPr>
                <w:noProof/>
                <w:webHidden/>
              </w:rPr>
              <w:instrText xml:space="preserve"> PAGEREF _Toc359084150 \h </w:instrText>
            </w:r>
            <w:r w:rsidR="00197833">
              <w:rPr>
                <w:noProof/>
                <w:webHidden/>
              </w:rPr>
            </w:r>
            <w:r w:rsidR="00197833">
              <w:rPr>
                <w:noProof/>
                <w:webHidden/>
              </w:rPr>
              <w:fldChar w:fldCharType="separate"/>
            </w:r>
            <w:r w:rsidR="00197833">
              <w:rPr>
                <w:noProof/>
                <w:webHidden/>
              </w:rPr>
              <w:t>41</w:t>
            </w:r>
            <w:r w:rsidR="00197833">
              <w:rPr>
                <w:noProof/>
                <w:webHidden/>
              </w:rPr>
              <w:fldChar w:fldCharType="end"/>
            </w:r>
          </w:hyperlink>
        </w:p>
        <w:p w:rsidR="00197833" w:rsidRDefault="00494534">
          <w:pPr>
            <w:pStyle w:val="TDC1"/>
            <w:tabs>
              <w:tab w:val="left" w:pos="672"/>
            </w:tabs>
            <w:rPr>
              <w:rFonts w:asciiTheme="minorHAnsi" w:eastAsiaTheme="minorEastAsia" w:hAnsiTheme="minorHAnsi" w:cstheme="minorBidi"/>
              <w:bCs w:val="0"/>
              <w:caps w:val="0"/>
              <w:sz w:val="22"/>
              <w:u w:val="none"/>
              <w:lang w:val="es-MX" w:eastAsia="es-MX"/>
            </w:rPr>
          </w:pPr>
          <w:hyperlink w:anchor="_Toc359084151" w:history="1">
            <w:r w:rsidR="00197833" w:rsidRPr="00205A2A">
              <w:rPr>
                <w:rStyle w:val="Hipervnculo"/>
              </w:rPr>
              <w:t>10</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Plan de actividades</w:t>
            </w:r>
            <w:r w:rsidR="00197833">
              <w:rPr>
                <w:webHidden/>
              </w:rPr>
              <w:tab/>
            </w:r>
            <w:r w:rsidR="00197833">
              <w:rPr>
                <w:webHidden/>
              </w:rPr>
              <w:fldChar w:fldCharType="begin"/>
            </w:r>
            <w:r w:rsidR="00197833">
              <w:rPr>
                <w:webHidden/>
              </w:rPr>
              <w:instrText xml:space="preserve"> PAGEREF _Toc359084151 \h </w:instrText>
            </w:r>
            <w:r w:rsidR="00197833">
              <w:rPr>
                <w:webHidden/>
              </w:rPr>
            </w:r>
            <w:r w:rsidR="00197833">
              <w:rPr>
                <w:webHidden/>
              </w:rPr>
              <w:fldChar w:fldCharType="separate"/>
            </w:r>
            <w:r w:rsidR="00197833">
              <w:rPr>
                <w:webHidden/>
              </w:rPr>
              <w:t>42</w:t>
            </w:r>
            <w:r w:rsidR="00197833">
              <w:rPr>
                <w:webHidden/>
              </w:rPr>
              <w:fldChar w:fldCharType="end"/>
            </w:r>
          </w:hyperlink>
        </w:p>
        <w:p w:rsidR="00197833" w:rsidRDefault="00494534">
          <w:pPr>
            <w:pStyle w:val="TDC1"/>
            <w:tabs>
              <w:tab w:val="left" w:pos="672"/>
            </w:tabs>
            <w:rPr>
              <w:rFonts w:asciiTheme="minorHAnsi" w:eastAsiaTheme="minorEastAsia" w:hAnsiTheme="minorHAnsi" w:cstheme="minorBidi"/>
              <w:bCs w:val="0"/>
              <w:caps w:val="0"/>
              <w:sz w:val="22"/>
              <w:u w:val="none"/>
              <w:lang w:val="es-MX" w:eastAsia="es-MX"/>
            </w:rPr>
          </w:pPr>
          <w:hyperlink w:anchor="_Toc359084152" w:history="1">
            <w:r w:rsidR="00197833" w:rsidRPr="00205A2A">
              <w:rPr>
                <w:rStyle w:val="Hipervnculo"/>
              </w:rPr>
              <w:t>11</w:t>
            </w:r>
            <w:r w:rsidR="00197833">
              <w:rPr>
                <w:rFonts w:asciiTheme="minorHAnsi" w:eastAsiaTheme="minorEastAsia" w:hAnsiTheme="minorHAnsi" w:cstheme="minorBidi"/>
                <w:bCs w:val="0"/>
                <w:caps w:val="0"/>
                <w:sz w:val="22"/>
                <w:u w:val="none"/>
                <w:lang w:val="es-MX" w:eastAsia="es-MX"/>
              </w:rPr>
              <w:tab/>
            </w:r>
            <w:r w:rsidR="00197833" w:rsidRPr="00205A2A">
              <w:rPr>
                <w:rStyle w:val="Hipervnculo"/>
              </w:rPr>
              <w:t>Apéndice</w:t>
            </w:r>
            <w:r w:rsidR="00197833">
              <w:rPr>
                <w:webHidden/>
              </w:rPr>
              <w:tab/>
            </w:r>
            <w:r w:rsidR="00197833">
              <w:rPr>
                <w:webHidden/>
              </w:rPr>
              <w:fldChar w:fldCharType="begin"/>
            </w:r>
            <w:r w:rsidR="00197833">
              <w:rPr>
                <w:webHidden/>
              </w:rPr>
              <w:instrText xml:space="preserve"> PAGEREF _Toc359084152 \h </w:instrText>
            </w:r>
            <w:r w:rsidR="00197833">
              <w:rPr>
                <w:webHidden/>
              </w:rPr>
            </w:r>
            <w:r w:rsidR="00197833">
              <w:rPr>
                <w:webHidden/>
              </w:rPr>
              <w:fldChar w:fldCharType="separate"/>
            </w:r>
            <w:r w:rsidR="00197833">
              <w:rPr>
                <w:webHidden/>
              </w:rPr>
              <w:t>44</w:t>
            </w:r>
            <w:r w:rsidR="00197833">
              <w:rPr>
                <w:webHidden/>
              </w:rPr>
              <w:fldChar w:fldCharType="end"/>
            </w:r>
          </w:hyperlink>
        </w:p>
        <w:p w:rsidR="00197833" w:rsidRDefault="00494534">
          <w:pPr>
            <w:pStyle w:val="TDC1"/>
            <w:rPr>
              <w:rFonts w:asciiTheme="minorHAnsi" w:eastAsiaTheme="minorEastAsia" w:hAnsiTheme="minorHAnsi" w:cstheme="minorBidi"/>
              <w:bCs w:val="0"/>
              <w:caps w:val="0"/>
              <w:sz w:val="22"/>
              <w:u w:val="none"/>
              <w:lang w:val="es-MX" w:eastAsia="es-MX"/>
            </w:rPr>
          </w:pPr>
          <w:hyperlink w:anchor="_Toc359084153" w:history="1">
            <w:r w:rsidR="00197833" w:rsidRPr="00205A2A">
              <w:rPr>
                <w:rStyle w:val="Hipervnculo"/>
              </w:rPr>
              <w:t>Referencias bibliográficas</w:t>
            </w:r>
            <w:r w:rsidR="00197833">
              <w:rPr>
                <w:webHidden/>
              </w:rPr>
              <w:tab/>
            </w:r>
            <w:r w:rsidR="00197833">
              <w:rPr>
                <w:webHidden/>
              </w:rPr>
              <w:fldChar w:fldCharType="begin"/>
            </w:r>
            <w:r w:rsidR="00197833">
              <w:rPr>
                <w:webHidden/>
              </w:rPr>
              <w:instrText xml:space="preserve"> PAGEREF _Toc359084153 \h </w:instrText>
            </w:r>
            <w:r w:rsidR="00197833">
              <w:rPr>
                <w:webHidden/>
              </w:rPr>
            </w:r>
            <w:r w:rsidR="00197833">
              <w:rPr>
                <w:webHidden/>
              </w:rPr>
              <w:fldChar w:fldCharType="separate"/>
            </w:r>
            <w:r w:rsidR="00197833">
              <w:rPr>
                <w:webHidden/>
              </w:rPr>
              <w:t>45</w:t>
            </w:r>
            <w:r w:rsidR="00197833">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D13CE" w:rsidRPr="000C3834" w:rsidRDefault="00FD13CE" w:rsidP="00FD13CE">
      <w:pPr>
        <w:rPr>
          <w:lang w:val="es-ES"/>
        </w:rPr>
      </w:pPr>
    </w:p>
    <w:p w:rsidR="00FD13CE" w:rsidRPr="000C3834" w:rsidRDefault="00FD13CE" w:rsidP="00FD13CE">
      <w:pPr>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Pr="00EC679E" w:rsidRDefault="00EC679E" w:rsidP="00EC679E">
      <w:pPr>
        <w:rPr>
          <w:lang w:val="es-ES"/>
        </w:rPr>
      </w:pPr>
    </w:p>
    <w:p w:rsidR="00DE1775" w:rsidRPr="00DE1775" w:rsidRDefault="00F009DB" w:rsidP="003B0A54">
      <w:pPr>
        <w:pStyle w:val="Tabladeilustraciones"/>
        <w:tabs>
          <w:tab w:val="right" w:leader="dot" w:pos="8494"/>
        </w:tabs>
        <w:jc w:val="center"/>
        <w:rPr>
          <w:noProof/>
          <w:sz w:val="22"/>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DE1775">
        <w:rPr>
          <w:sz w:val="22"/>
          <w:lang w:val="es-ES"/>
        </w:rPr>
        <w:fldChar w:fldCharType="begin"/>
      </w:r>
      <w:r w:rsidR="003B0A54" w:rsidRPr="00DE1775">
        <w:rPr>
          <w:sz w:val="22"/>
          <w:lang w:val="es-ES"/>
        </w:rPr>
        <w:instrText xml:space="preserve"> TOC \h \z \t "Epígrafe" \c </w:instrText>
      </w:r>
      <w:r w:rsidR="003B0A54" w:rsidRPr="00DE1775">
        <w:rPr>
          <w:sz w:val="22"/>
          <w:lang w:val="es-ES"/>
        </w:rPr>
        <w:fldChar w:fldCharType="separate"/>
      </w:r>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2" w:history="1">
        <w:r w:rsidR="00DE1775" w:rsidRPr="00DE1775">
          <w:rPr>
            <w:rStyle w:val="Hipervnculo"/>
            <w:noProof/>
            <w:sz w:val="22"/>
            <w:lang w:val="es-ES"/>
          </w:rPr>
          <w:t xml:space="preserve">Figura 1.1 Extracto de </w:t>
        </w:r>
        <w:r w:rsidR="00DE1775" w:rsidRPr="00DE1775">
          <w:rPr>
            <w:rStyle w:val="Hipervnculo"/>
            <w:i/>
            <w:noProof/>
            <w:sz w:val="22"/>
            <w:lang w:val="es-ES"/>
          </w:rPr>
          <w:t>Distribución de la PEA ocupada según sexo y categoría ocupacional 2001-2011</w:t>
        </w:r>
        <w:r w:rsidR="00DE1775" w:rsidRPr="00DE1775">
          <w:rPr>
            <w:rStyle w:val="Hipervnculo"/>
            <w:noProof/>
            <w:sz w:val="22"/>
            <w:lang w:val="es-ES"/>
          </w:rPr>
          <w:t xml:space="preserve"> [MINTRA, 2011]</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_Toc359083792 \h </w:instrText>
        </w:r>
        <w:r w:rsidR="00DE1775" w:rsidRPr="00DE1775">
          <w:rPr>
            <w:noProof/>
            <w:webHidden/>
            <w:sz w:val="22"/>
          </w:rPr>
        </w:r>
        <w:r w:rsidR="00DE1775" w:rsidRPr="00DE1775">
          <w:rPr>
            <w:noProof/>
            <w:webHidden/>
            <w:sz w:val="22"/>
          </w:rPr>
          <w:fldChar w:fldCharType="separate"/>
        </w:r>
        <w:r w:rsidR="00152CDD">
          <w:rPr>
            <w:noProof/>
            <w:webHidden/>
            <w:sz w:val="22"/>
          </w:rPr>
          <w:t>10</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3" w:history="1">
        <w:r w:rsidR="00DE1775" w:rsidRPr="00DE1775">
          <w:rPr>
            <w:rStyle w:val="Hipervnculo"/>
            <w:noProof/>
            <w:sz w:val="22"/>
            <w:lang w:val="es-ES"/>
          </w:rPr>
          <w:t xml:space="preserve">Figura 1.2 Extracto de </w:t>
        </w:r>
        <w:r w:rsidR="00DE1775" w:rsidRPr="00DE1775">
          <w:rPr>
            <w:rStyle w:val="Hipervnculo"/>
            <w:i/>
            <w:noProof/>
            <w:sz w:val="22"/>
            <w:lang w:val="es-ES"/>
          </w:rPr>
          <w:t>Distribución de la PEA ocupada según sexo y estructura de mercado 2001-2011</w:t>
        </w:r>
        <w:r w:rsidR="00DE1775" w:rsidRPr="00DE1775">
          <w:rPr>
            <w:rStyle w:val="Hipervnculo"/>
            <w:noProof/>
            <w:sz w:val="22"/>
            <w:lang w:val="es-ES"/>
          </w:rPr>
          <w:t xml:space="preserve"> [MINTRA, 2011]</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_Toc359083793 \h </w:instrText>
        </w:r>
        <w:r w:rsidR="00DE1775" w:rsidRPr="00DE1775">
          <w:rPr>
            <w:noProof/>
            <w:webHidden/>
            <w:sz w:val="22"/>
          </w:rPr>
        </w:r>
        <w:r w:rsidR="00DE1775" w:rsidRPr="00DE1775">
          <w:rPr>
            <w:noProof/>
            <w:webHidden/>
            <w:sz w:val="22"/>
          </w:rPr>
          <w:fldChar w:fldCharType="separate"/>
        </w:r>
        <w:r w:rsidR="00152CDD">
          <w:rPr>
            <w:noProof/>
            <w:webHidden/>
            <w:sz w:val="22"/>
          </w:rPr>
          <w:t>11</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4" w:history="1">
        <w:r w:rsidR="00DE1775" w:rsidRPr="00DE1775">
          <w:rPr>
            <w:rStyle w:val="Hipervnculo"/>
            <w:noProof/>
            <w:sz w:val="22"/>
            <w:lang w:val="es-ES"/>
          </w:rPr>
          <w:t xml:space="preserve">Figura 1.3 Extracto de </w:t>
        </w:r>
        <w:r w:rsidR="00DE1775" w:rsidRPr="00DE1775">
          <w:rPr>
            <w:rStyle w:val="Hipervnculo"/>
            <w:i/>
            <w:noProof/>
            <w:sz w:val="22"/>
            <w:lang w:val="es-ES"/>
          </w:rPr>
          <w:t>Estimación de las MYPE informales</w:t>
        </w:r>
        <w:r w:rsidR="00DE1775" w:rsidRPr="00DE1775">
          <w:rPr>
            <w:rStyle w:val="Hipervnculo"/>
            <w:noProof/>
            <w:sz w:val="22"/>
            <w:lang w:val="es-ES"/>
          </w:rPr>
          <w:t xml:space="preserve"> [VMYPE, 2012: 21]</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_Toc359083794 \h </w:instrText>
        </w:r>
        <w:r w:rsidR="00DE1775" w:rsidRPr="00DE1775">
          <w:rPr>
            <w:noProof/>
            <w:webHidden/>
            <w:sz w:val="22"/>
          </w:rPr>
        </w:r>
        <w:r w:rsidR="00DE1775" w:rsidRPr="00DE1775">
          <w:rPr>
            <w:noProof/>
            <w:webHidden/>
            <w:sz w:val="22"/>
          </w:rPr>
          <w:fldChar w:fldCharType="separate"/>
        </w:r>
        <w:r w:rsidR="00152CDD">
          <w:rPr>
            <w:noProof/>
            <w:webHidden/>
            <w:sz w:val="22"/>
          </w:rPr>
          <w:t>12</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5" w:history="1">
        <w:r w:rsidR="00DE1775" w:rsidRPr="00DE1775">
          <w:rPr>
            <w:rStyle w:val="Hipervnculo"/>
            <w:noProof/>
            <w:sz w:val="22"/>
            <w:lang w:val="es-ES"/>
          </w:rPr>
          <w:t xml:space="preserve">Figura 1.4 Extracto de </w:t>
        </w:r>
        <w:r w:rsidR="00DE1775" w:rsidRPr="00DE1775">
          <w:rPr>
            <w:rStyle w:val="Hipervnculo"/>
            <w:i/>
            <w:noProof/>
            <w:sz w:val="22"/>
            <w:lang w:val="es-ES"/>
          </w:rPr>
          <w:t>Empresas formales según tipo de contribuyente y organización</w:t>
        </w:r>
        <w:r w:rsidR="00DE1775" w:rsidRPr="00DE1775">
          <w:rPr>
            <w:rStyle w:val="Hipervnculo"/>
            <w:noProof/>
            <w:sz w:val="22"/>
            <w:lang w:val="es-ES"/>
          </w:rPr>
          <w:t xml:space="preserve"> [VMYPE, 2012: 33]</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_Toc359083795 \h </w:instrText>
        </w:r>
        <w:r w:rsidR="00DE1775" w:rsidRPr="00DE1775">
          <w:rPr>
            <w:noProof/>
            <w:webHidden/>
            <w:sz w:val="22"/>
          </w:rPr>
        </w:r>
        <w:r w:rsidR="00DE1775" w:rsidRPr="00DE1775">
          <w:rPr>
            <w:noProof/>
            <w:webHidden/>
            <w:sz w:val="22"/>
          </w:rPr>
          <w:fldChar w:fldCharType="separate"/>
        </w:r>
        <w:r w:rsidR="00152CDD">
          <w:rPr>
            <w:noProof/>
            <w:webHidden/>
            <w:sz w:val="22"/>
          </w:rPr>
          <w:t>12</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6" w:history="1">
        <w:r w:rsidR="00DE1775" w:rsidRPr="00DE1775">
          <w:rPr>
            <w:rStyle w:val="Hipervnculo"/>
            <w:noProof/>
            <w:sz w:val="22"/>
            <w:lang w:val="es-ES"/>
          </w:rPr>
          <w:t xml:space="preserve">Figura 1.5 Adaptación de </w:t>
        </w:r>
        <w:r w:rsidR="00DE1775" w:rsidRPr="00DE1775">
          <w:rPr>
            <w:rStyle w:val="Hipervnculo"/>
            <w:i/>
            <w:noProof/>
            <w:sz w:val="22"/>
            <w:lang w:val="es-ES"/>
          </w:rPr>
          <w:t>Esquema de Algoritmo de Búsqueda Tabú</w:t>
        </w:r>
        <w:r w:rsidR="00DE1775" w:rsidRPr="00DE1775">
          <w:rPr>
            <w:rStyle w:val="Hipervnculo"/>
            <w:noProof/>
            <w:sz w:val="22"/>
            <w:lang w:val="es-ES"/>
          </w:rPr>
          <w:t xml:space="preserve"> [Murphy, 1990: 78]</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_Toc359083796 \h </w:instrText>
        </w:r>
        <w:r w:rsidR="00DE1775" w:rsidRPr="00DE1775">
          <w:rPr>
            <w:noProof/>
            <w:webHidden/>
            <w:sz w:val="22"/>
          </w:rPr>
        </w:r>
        <w:r w:rsidR="00DE1775" w:rsidRPr="00DE1775">
          <w:rPr>
            <w:noProof/>
            <w:webHidden/>
            <w:sz w:val="22"/>
          </w:rPr>
          <w:fldChar w:fldCharType="separate"/>
        </w:r>
        <w:r w:rsidR="00152CDD">
          <w:rPr>
            <w:noProof/>
            <w:webHidden/>
            <w:sz w:val="22"/>
          </w:rPr>
          <w:t>14</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7" w:history="1">
        <w:r w:rsidR="00DE1775" w:rsidRPr="00DE1775">
          <w:rPr>
            <w:rStyle w:val="Hipervnculo"/>
            <w:noProof/>
            <w:sz w:val="22"/>
            <w:lang w:val="es-ES"/>
          </w:rPr>
          <w:t xml:space="preserve">Figura 1.6 Extracto de </w:t>
        </w:r>
        <w:r w:rsidR="00DE1775" w:rsidRPr="00DE1775">
          <w:rPr>
            <w:rStyle w:val="Hipervnculo"/>
            <w:i/>
            <w:noProof/>
            <w:sz w:val="22"/>
            <w:lang w:val="es-ES"/>
          </w:rPr>
          <w:t>Distribución de la PEA ocupada, según sexo y grupo ocupacional 2001-2011</w:t>
        </w:r>
        <w:r w:rsidR="00DE1775" w:rsidRPr="00DE1775">
          <w:rPr>
            <w:rStyle w:val="Hipervnculo"/>
            <w:noProof/>
            <w:sz w:val="22"/>
            <w:lang w:val="es-ES"/>
          </w:rPr>
          <w:t xml:space="preserve"> [MINTRA, 2011]</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_Toc359083797 \h </w:instrText>
        </w:r>
        <w:r w:rsidR="00DE1775" w:rsidRPr="00DE1775">
          <w:rPr>
            <w:noProof/>
            <w:webHidden/>
            <w:sz w:val="22"/>
          </w:rPr>
        </w:r>
        <w:r w:rsidR="00DE1775" w:rsidRPr="00DE1775">
          <w:rPr>
            <w:noProof/>
            <w:webHidden/>
            <w:sz w:val="22"/>
          </w:rPr>
          <w:fldChar w:fldCharType="separate"/>
        </w:r>
        <w:r w:rsidR="00152CDD">
          <w:rPr>
            <w:noProof/>
            <w:webHidden/>
            <w:sz w:val="22"/>
          </w:rPr>
          <w:t>15</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8" w:history="1">
        <w:r w:rsidR="00DE1775" w:rsidRPr="00DE1775">
          <w:rPr>
            <w:rStyle w:val="Hipervnculo"/>
            <w:noProof/>
            <w:sz w:val="22"/>
            <w:lang w:val="es-ES"/>
          </w:rPr>
          <w:t xml:space="preserve">Figura 1.7 Página principal de </w:t>
        </w:r>
        <w:r w:rsidR="00DE1775" w:rsidRPr="00DE1775">
          <w:rPr>
            <w:rStyle w:val="Hipervnculo"/>
            <w:i/>
            <w:noProof/>
            <w:sz w:val="22"/>
            <w:lang w:val="es-ES"/>
          </w:rPr>
          <w:t>etece.es</w:t>
        </w:r>
        <w:r w:rsidR="00DE1775" w:rsidRPr="00DE1775">
          <w:rPr>
            <w:rStyle w:val="Hipervnculo"/>
            <w:noProof/>
            <w:sz w:val="22"/>
            <w:lang w:val="es-ES"/>
          </w:rPr>
          <w:t xml:space="preserve"> [ETC, 2012]</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_Toc359083798 \h </w:instrText>
        </w:r>
        <w:r w:rsidR="00DE1775" w:rsidRPr="00DE1775">
          <w:rPr>
            <w:noProof/>
            <w:webHidden/>
            <w:sz w:val="22"/>
          </w:rPr>
        </w:r>
        <w:r w:rsidR="00DE1775" w:rsidRPr="00DE1775">
          <w:rPr>
            <w:noProof/>
            <w:webHidden/>
            <w:sz w:val="22"/>
          </w:rPr>
          <w:fldChar w:fldCharType="separate"/>
        </w:r>
        <w:r w:rsidR="00152CDD">
          <w:rPr>
            <w:noProof/>
            <w:webHidden/>
            <w:sz w:val="22"/>
          </w:rPr>
          <w:t>17</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9" w:history="1">
        <w:r w:rsidR="00DE1775" w:rsidRPr="00DE1775">
          <w:rPr>
            <w:rStyle w:val="Hipervnculo"/>
            <w:noProof/>
            <w:sz w:val="22"/>
            <w:lang w:val="es-ES"/>
          </w:rPr>
          <w:t xml:space="preserve">Figura 1.8 Página principal de </w:t>
        </w:r>
        <w:r w:rsidR="00DE1775" w:rsidRPr="00DE1775">
          <w:rPr>
            <w:rStyle w:val="Hipervnculo"/>
            <w:i/>
            <w:noProof/>
            <w:sz w:val="22"/>
            <w:lang w:val="es-ES"/>
          </w:rPr>
          <w:t>serviciosadomicilio.pe</w:t>
        </w:r>
        <w:r w:rsidR="00DE1775" w:rsidRPr="00DE1775">
          <w:rPr>
            <w:rStyle w:val="Hipervnculo"/>
            <w:noProof/>
            <w:sz w:val="22"/>
            <w:lang w:val="es-ES"/>
          </w:rPr>
          <w:t xml:space="preserve"> [SAD, 2010]</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_Toc359083799 \h </w:instrText>
        </w:r>
        <w:r w:rsidR="00DE1775" w:rsidRPr="00DE1775">
          <w:rPr>
            <w:noProof/>
            <w:webHidden/>
            <w:sz w:val="22"/>
          </w:rPr>
        </w:r>
        <w:r w:rsidR="00DE1775" w:rsidRPr="00DE1775">
          <w:rPr>
            <w:noProof/>
            <w:webHidden/>
            <w:sz w:val="22"/>
          </w:rPr>
          <w:fldChar w:fldCharType="separate"/>
        </w:r>
        <w:r w:rsidR="00152CDD">
          <w:rPr>
            <w:noProof/>
            <w:webHidden/>
            <w:sz w:val="22"/>
          </w:rPr>
          <w:t>18</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0" w:history="1">
        <w:r w:rsidR="00DE1775" w:rsidRPr="00DE1775">
          <w:rPr>
            <w:rStyle w:val="Hipervnculo"/>
            <w:noProof/>
            <w:sz w:val="22"/>
            <w:lang w:val="es-ES"/>
          </w:rPr>
          <w:t xml:space="preserve">Figura 1.9 Página principal de </w:t>
        </w:r>
        <w:r w:rsidR="00DE1775" w:rsidRPr="00DE1775">
          <w:rPr>
            <w:rStyle w:val="Hipervnculo"/>
            <w:i/>
            <w:noProof/>
            <w:sz w:val="22"/>
            <w:lang w:val="es-ES"/>
          </w:rPr>
          <w:t>limadelivery.info</w:t>
        </w:r>
        <w:r w:rsidR="00DE1775" w:rsidRPr="00DE1775">
          <w:rPr>
            <w:rStyle w:val="Hipervnculo"/>
            <w:noProof/>
            <w:sz w:val="22"/>
            <w:lang w:val="es-ES"/>
          </w:rPr>
          <w:t xml:space="preserve"> [LAD, 2013]</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_Toc359083800 \h </w:instrText>
        </w:r>
        <w:r w:rsidR="00DE1775" w:rsidRPr="00DE1775">
          <w:rPr>
            <w:noProof/>
            <w:webHidden/>
            <w:sz w:val="22"/>
          </w:rPr>
        </w:r>
        <w:r w:rsidR="00DE1775" w:rsidRPr="00DE1775">
          <w:rPr>
            <w:noProof/>
            <w:webHidden/>
            <w:sz w:val="22"/>
          </w:rPr>
          <w:fldChar w:fldCharType="separate"/>
        </w:r>
        <w:r w:rsidR="00152CDD">
          <w:rPr>
            <w:noProof/>
            <w:webHidden/>
            <w:sz w:val="22"/>
          </w:rPr>
          <w:t>19</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1" w:history="1">
        <w:r w:rsidR="00DE1775" w:rsidRPr="00DE1775">
          <w:rPr>
            <w:rStyle w:val="Hipervnculo"/>
            <w:noProof/>
            <w:sz w:val="22"/>
            <w:lang w:val="es-ES"/>
          </w:rPr>
          <w:t xml:space="preserve">Figura 1.10 Página principal de </w:t>
        </w:r>
        <w:r w:rsidR="00DE1775" w:rsidRPr="00DE1775">
          <w:rPr>
            <w:rStyle w:val="Hipervnculo"/>
            <w:i/>
            <w:noProof/>
            <w:sz w:val="22"/>
            <w:lang w:val="es-ES"/>
          </w:rPr>
          <w:t>Sedapal en su hogar</w:t>
        </w:r>
        <w:r w:rsidR="00DE1775" w:rsidRPr="00DE1775">
          <w:rPr>
            <w:rStyle w:val="Hipervnculo"/>
            <w:noProof/>
            <w:sz w:val="22"/>
            <w:lang w:val="es-ES"/>
          </w:rPr>
          <w:t xml:space="preserve"> [SEDAPAL, 2013]</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_Toc359083801 \h </w:instrText>
        </w:r>
        <w:r w:rsidR="00DE1775" w:rsidRPr="00DE1775">
          <w:rPr>
            <w:noProof/>
            <w:webHidden/>
            <w:sz w:val="22"/>
          </w:rPr>
        </w:r>
        <w:r w:rsidR="00DE1775" w:rsidRPr="00DE1775">
          <w:rPr>
            <w:noProof/>
            <w:webHidden/>
            <w:sz w:val="22"/>
          </w:rPr>
          <w:fldChar w:fldCharType="separate"/>
        </w:r>
        <w:r w:rsidR="00152CDD">
          <w:rPr>
            <w:noProof/>
            <w:webHidden/>
            <w:sz w:val="22"/>
          </w:rPr>
          <w:t>20</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2" w:history="1">
        <w:r w:rsidR="00DE1775" w:rsidRPr="00DE1775">
          <w:rPr>
            <w:rStyle w:val="Hipervnculo"/>
            <w:noProof/>
            <w:sz w:val="22"/>
            <w:lang w:val="es-ES"/>
          </w:rPr>
          <w:t xml:space="preserve">Figura 1.11 Página principal de </w:t>
        </w:r>
        <w:r w:rsidR="00DE1775" w:rsidRPr="00DE1775">
          <w:rPr>
            <w:rStyle w:val="Hipervnculo"/>
            <w:i/>
            <w:noProof/>
            <w:sz w:val="22"/>
            <w:lang w:val="es-ES"/>
          </w:rPr>
          <w:t>quotatis.es</w:t>
        </w:r>
        <w:r w:rsidR="00DE1775" w:rsidRPr="00DE1775">
          <w:rPr>
            <w:rStyle w:val="Hipervnculo"/>
            <w:noProof/>
            <w:sz w:val="22"/>
            <w:lang w:val="es-ES"/>
          </w:rPr>
          <w:t xml:space="preserve"> [QUOT, 2007]</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_Toc359083802 \h </w:instrText>
        </w:r>
        <w:r w:rsidR="00DE1775" w:rsidRPr="00DE1775">
          <w:rPr>
            <w:noProof/>
            <w:webHidden/>
            <w:sz w:val="22"/>
          </w:rPr>
        </w:r>
        <w:r w:rsidR="00DE1775" w:rsidRPr="00DE1775">
          <w:rPr>
            <w:noProof/>
            <w:webHidden/>
            <w:sz w:val="22"/>
          </w:rPr>
          <w:fldChar w:fldCharType="separate"/>
        </w:r>
        <w:r w:rsidR="00152CDD">
          <w:rPr>
            <w:noProof/>
            <w:webHidden/>
            <w:sz w:val="22"/>
          </w:rPr>
          <w:t>21</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3" w:history="1">
        <w:r w:rsidR="00DE1775" w:rsidRPr="00DE1775">
          <w:rPr>
            <w:rStyle w:val="Hipervnculo"/>
            <w:noProof/>
            <w:sz w:val="22"/>
            <w:lang w:val="es-ES"/>
          </w:rPr>
          <w:t xml:space="preserve">Figura 1.12 Página principal de </w:t>
        </w:r>
        <w:r w:rsidR="00DE1775" w:rsidRPr="00DE1775">
          <w:rPr>
            <w:rStyle w:val="Hipervnculo"/>
            <w:i/>
            <w:noProof/>
            <w:sz w:val="22"/>
            <w:lang w:val="es-ES"/>
          </w:rPr>
          <w:t>peru.acambiode.com</w:t>
        </w:r>
        <w:r w:rsidR="00DE1775" w:rsidRPr="00DE1775">
          <w:rPr>
            <w:rStyle w:val="Hipervnculo"/>
            <w:noProof/>
            <w:sz w:val="22"/>
            <w:lang w:val="es-ES"/>
          </w:rPr>
          <w:t xml:space="preserve"> [ACAM, 2001]</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_Toc359083803 \h </w:instrText>
        </w:r>
        <w:r w:rsidR="00DE1775" w:rsidRPr="00DE1775">
          <w:rPr>
            <w:noProof/>
            <w:webHidden/>
            <w:sz w:val="22"/>
          </w:rPr>
        </w:r>
        <w:r w:rsidR="00DE1775" w:rsidRPr="00DE1775">
          <w:rPr>
            <w:noProof/>
            <w:webHidden/>
            <w:sz w:val="22"/>
          </w:rPr>
          <w:fldChar w:fldCharType="separate"/>
        </w:r>
        <w:r w:rsidR="00152CDD">
          <w:rPr>
            <w:noProof/>
            <w:webHidden/>
            <w:sz w:val="22"/>
          </w:rPr>
          <w:t>22</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4" w:history="1">
        <w:r w:rsidR="00DE1775" w:rsidRPr="00DE1775">
          <w:rPr>
            <w:rStyle w:val="Hipervnculo"/>
            <w:noProof/>
            <w:sz w:val="22"/>
            <w:lang w:val="es-ES"/>
          </w:rPr>
          <w:t xml:space="preserve">Figura 1.13 Página principal de </w:t>
        </w:r>
        <w:r w:rsidR="00DE1775" w:rsidRPr="00DE1775">
          <w:rPr>
            <w:rStyle w:val="Hipervnculo"/>
            <w:i/>
            <w:noProof/>
            <w:sz w:val="22"/>
            <w:lang w:val="es-ES"/>
          </w:rPr>
          <w:t>Hotfrog.com</w:t>
        </w:r>
        <w:r w:rsidR="00DE1775" w:rsidRPr="00DE1775">
          <w:rPr>
            <w:rStyle w:val="Hipervnculo"/>
            <w:noProof/>
            <w:sz w:val="22"/>
            <w:lang w:val="es-ES"/>
          </w:rPr>
          <w:t xml:space="preserve"> [HTFG, 2010]</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_Toc359083804 \h </w:instrText>
        </w:r>
        <w:r w:rsidR="00DE1775" w:rsidRPr="00DE1775">
          <w:rPr>
            <w:noProof/>
            <w:webHidden/>
            <w:sz w:val="22"/>
          </w:rPr>
        </w:r>
        <w:r w:rsidR="00DE1775" w:rsidRPr="00DE1775">
          <w:rPr>
            <w:noProof/>
            <w:webHidden/>
            <w:sz w:val="22"/>
          </w:rPr>
          <w:fldChar w:fldCharType="separate"/>
        </w:r>
        <w:r w:rsidR="00152CDD">
          <w:rPr>
            <w:noProof/>
            <w:webHidden/>
            <w:sz w:val="22"/>
          </w:rPr>
          <w:t>23</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5" w:history="1">
        <w:r w:rsidR="00DE1775" w:rsidRPr="00DE1775">
          <w:rPr>
            <w:rStyle w:val="Hipervnculo"/>
            <w:noProof/>
            <w:sz w:val="22"/>
            <w:lang w:val="es-ES"/>
          </w:rPr>
          <w:t xml:space="preserve">Figura 1.14 Página principal de </w:t>
        </w:r>
        <w:r w:rsidR="00DE1775" w:rsidRPr="00DE1775">
          <w:rPr>
            <w:rStyle w:val="Hipervnculo"/>
            <w:i/>
            <w:noProof/>
            <w:sz w:val="22"/>
            <w:lang w:val="es-ES"/>
          </w:rPr>
          <w:t>olx.com.pe</w:t>
        </w:r>
        <w:r w:rsidR="00DE1775" w:rsidRPr="00DE1775">
          <w:rPr>
            <w:rStyle w:val="Hipervnculo"/>
            <w:noProof/>
            <w:sz w:val="22"/>
            <w:lang w:val="es-ES"/>
          </w:rPr>
          <w:t xml:space="preserve"> [OLX, 2006]</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_Toc359083805 \h </w:instrText>
        </w:r>
        <w:r w:rsidR="00DE1775" w:rsidRPr="00DE1775">
          <w:rPr>
            <w:noProof/>
            <w:webHidden/>
            <w:sz w:val="22"/>
          </w:rPr>
        </w:r>
        <w:r w:rsidR="00DE1775" w:rsidRPr="00DE1775">
          <w:rPr>
            <w:noProof/>
            <w:webHidden/>
            <w:sz w:val="22"/>
          </w:rPr>
          <w:fldChar w:fldCharType="separate"/>
        </w:r>
        <w:r w:rsidR="00152CDD">
          <w:rPr>
            <w:noProof/>
            <w:webHidden/>
            <w:sz w:val="22"/>
          </w:rPr>
          <w:t>23</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6" w:history="1">
        <w:r w:rsidR="00DE1775" w:rsidRPr="00DE1775">
          <w:rPr>
            <w:rStyle w:val="Hipervnculo"/>
            <w:noProof/>
            <w:sz w:val="22"/>
            <w:lang w:val="es-ES"/>
          </w:rPr>
          <w:t>Figura 1.15 Diagrama de Gantt: Inicio | Planificación</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_Toc359083806 \h </w:instrText>
        </w:r>
        <w:r w:rsidR="00DE1775" w:rsidRPr="00DE1775">
          <w:rPr>
            <w:noProof/>
            <w:webHidden/>
            <w:sz w:val="22"/>
          </w:rPr>
        </w:r>
        <w:r w:rsidR="00DE1775" w:rsidRPr="00DE1775">
          <w:rPr>
            <w:noProof/>
            <w:webHidden/>
            <w:sz w:val="22"/>
          </w:rPr>
          <w:fldChar w:fldCharType="separate"/>
        </w:r>
        <w:r w:rsidR="00152CDD">
          <w:rPr>
            <w:noProof/>
            <w:webHidden/>
            <w:sz w:val="22"/>
          </w:rPr>
          <w:t>42</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7" w:history="1">
        <w:r w:rsidR="00DE1775" w:rsidRPr="00DE1775">
          <w:rPr>
            <w:rStyle w:val="Hipervnculo"/>
            <w:noProof/>
            <w:sz w:val="22"/>
            <w:lang w:val="es-ES"/>
          </w:rPr>
          <w:t>Figura 1.16 Diagrama de Gantt: Ejecución-Análisis</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_Toc359083807 \h </w:instrText>
        </w:r>
        <w:r w:rsidR="00DE1775" w:rsidRPr="00DE1775">
          <w:rPr>
            <w:noProof/>
            <w:webHidden/>
            <w:sz w:val="22"/>
          </w:rPr>
        </w:r>
        <w:r w:rsidR="00DE1775" w:rsidRPr="00DE1775">
          <w:rPr>
            <w:noProof/>
            <w:webHidden/>
            <w:sz w:val="22"/>
          </w:rPr>
          <w:fldChar w:fldCharType="separate"/>
        </w:r>
        <w:r w:rsidR="00152CDD">
          <w:rPr>
            <w:noProof/>
            <w:webHidden/>
            <w:sz w:val="22"/>
          </w:rPr>
          <w:t>43</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8" w:history="1">
        <w:r w:rsidR="00DE1775" w:rsidRPr="00DE1775">
          <w:rPr>
            <w:rStyle w:val="Hipervnculo"/>
            <w:noProof/>
            <w:sz w:val="22"/>
            <w:lang w:val="es-ES"/>
          </w:rPr>
          <w:t>Figura 1.17 Diagrama de Gantt: Ejecución-Diseño e Implementación | Control | Cierre</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_Toc359083808 \h </w:instrText>
        </w:r>
        <w:r w:rsidR="00DE1775" w:rsidRPr="00DE1775">
          <w:rPr>
            <w:noProof/>
            <w:webHidden/>
            <w:sz w:val="22"/>
          </w:rPr>
        </w:r>
        <w:r w:rsidR="00DE1775" w:rsidRPr="00DE1775">
          <w:rPr>
            <w:noProof/>
            <w:webHidden/>
            <w:sz w:val="22"/>
          </w:rPr>
          <w:fldChar w:fldCharType="separate"/>
        </w:r>
        <w:r w:rsidR="00152CDD">
          <w:rPr>
            <w:noProof/>
            <w:webHidden/>
            <w:sz w:val="22"/>
          </w:rPr>
          <w:t>43</w:t>
        </w:r>
        <w:r w:rsidR="00DE1775" w:rsidRPr="00DE1775">
          <w:rPr>
            <w:noProof/>
            <w:webHidden/>
            <w:sz w:val="22"/>
          </w:rPr>
          <w:fldChar w:fldCharType="end"/>
        </w:r>
      </w:hyperlink>
    </w:p>
    <w:p w:rsidR="00F00C53" w:rsidRPr="000C3834" w:rsidRDefault="003B0A54" w:rsidP="003B0A54">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A152D1" w:rsidRDefault="00562E8A" w:rsidP="00562E8A">
      <w:pPr>
        <w:pStyle w:val="Tabladeilustraciones"/>
        <w:tabs>
          <w:tab w:val="right" w:leader="dot" w:pos="8494"/>
        </w:tabs>
        <w:jc w:val="center"/>
        <w:rPr>
          <w:b/>
          <w:bCs/>
          <w:color w:val="365F91"/>
          <w:sz w:val="22"/>
          <w:szCs w:val="22"/>
          <w:lang w:val="es-ES" w:eastAsia="en-US"/>
        </w:rPr>
      </w:pPr>
      <w:r w:rsidRPr="000C3834">
        <w:rPr>
          <w:rFonts w:ascii="Cambria" w:hAnsi="Cambria"/>
          <w:b/>
          <w:bCs/>
          <w:color w:val="365F91"/>
          <w:sz w:val="28"/>
          <w:szCs w:val="28"/>
          <w:lang w:val="es-ES" w:eastAsia="en-US"/>
        </w:rPr>
        <w:lastRenderedPageBreak/>
        <w:t>Índice de Tablas</w:t>
      </w:r>
      <w:r w:rsidR="00DE1775">
        <w:rPr>
          <w:rFonts w:ascii="Cambria" w:hAnsi="Cambria"/>
          <w:b/>
          <w:bCs/>
          <w:color w:val="365F91"/>
          <w:sz w:val="28"/>
          <w:szCs w:val="28"/>
          <w:lang w:val="es-ES" w:eastAsia="en-US"/>
        </w:rPr>
        <w:br/>
      </w:r>
    </w:p>
    <w:p w:rsidR="00DE1775" w:rsidRPr="00DE1775" w:rsidRDefault="003503B3">
      <w:pPr>
        <w:pStyle w:val="Tabladeilustraciones"/>
        <w:tabs>
          <w:tab w:val="right" w:leader="dot" w:pos="8494"/>
        </w:tabs>
        <w:rPr>
          <w:rFonts w:asciiTheme="minorHAnsi" w:eastAsiaTheme="minorEastAsia" w:hAnsiTheme="minorHAnsi" w:cstheme="minorBidi"/>
          <w:noProof/>
          <w:sz w:val="20"/>
          <w:szCs w:val="22"/>
          <w:lang w:val="es-MX" w:eastAsia="es-MX"/>
        </w:rPr>
      </w:pPr>
      <w:r w:rsidRPr="00DE1775">
        <w:rPr>
          <w:sz w:val="22"/>
          <w:lang w:val="es-ES"/>
        </w:rPr>
        <w:fldChar w:fldCharType="begin"/>
      </w:r>
      <w:r w:rsidRPr="00DE1775">
        <w:rPr>
          <w:sz w:val="22"/>
          <w:lang w:val="es-ES"/>
        </w:rPr>
        <w:instrText xml:space="preserve"> TOC \f T \h \z \t "Subtítulo" \c </w:instrText>
      </w:r>
      <w:r w:rsidRPr="00DE1775">
        <w:rPr>
          <w:sz w:val="22"/>
          <w:lang w:val="es-ES"/>
        </w:rPr>
        <w:fldChar w:fldCharType="separate"/>
      </w:r>
      <w:hyperlink w:anchor="_Toc359083809" w:history="1">
        <w:r w:rsidR="00DE1775" w:rsidRPr="00DE1775">
          <w:rPr>
            <w:rStyle w:val="Hipervnculo"/>
            <w:noProof/>
            <w:sz w:val="22"/>
            <w:lang w:val="es-ES"/>
          </w:rPr>
          <w:t>Tabla 1.1. Cuadro de comparación de soluciones</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_Toc359083809 \h </w:instrText>
        </w:r>
        <w:r w:rsidR="00DE1775" w:rsidRPr="00DE1775">
          <w:rPr>
            <w:noProof/>
            <w:webHidden/>
            <w:sz w:val="22"/>
          </w:rPr>
        </w:r>
        <w:r w:rsidR="00DE1775" w:rsidRPr="00DE1775">
          <w:rPr>
            <w:noProof/>
            <w:webHidden/>
            <w:sz w:val="22"/>
          </w:rPr>
          <w:fldChar w:fldCharType="separate"/>
        </w:r>
        <w:r w:rsidR="00152CDD">
          <w:rPr>
            <w:noProof/>
            <w:webHidden/>
            <w:sz w:val="22"/>
          </w:rPr>
          <w:t>25</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10" w:history="1">
        <w:r w:rsidR="00DE1775" w:rsidRPr="00DE1775">
          <w:rPr>
            <w:rStyle w:val="Hipervnculo"/>
            <w:noProof/>
            <w:sz w:val="22"/>
            <w:lang w:val="es-ES"/>
          </w:rPr>
          <w:t>Tabla 1.2. Mapeo Resultado Esperado/Herramientas-Métodos</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_Toc359083810 \h </w:instrText>
        </w:r>
        <w:r w:rsidR="00DE1775" w:rsidRPr="00DE1775">
          <w:rPr>
            <w:noProof/>
            <w:webHidden/>
            <w:sz w:val="22"/>
          </w:rPr>
        </w:r>
        <w:r w:rsidR="00DE1775" w:rsidRPr="00DE1775">
          <w:rPr>
            <w:noProof/>
            <w:webHidden/>
            <w:sz w:val="22"/>
          </w:rPr>
          <w:fldChar w:fldCharType="separate"/>
        </w:r>
        <w:r w:rsidR="00152CDD">
          <w:rPr>
            <w:noProof/>
            <w:webHidden/>
            <w:sz w:val="22"/>
          </w:rPr>
          <w:t>28</w:t>
        </w:r>
        <w:r w:rsidR="00DE1775" w:rsidRPr="00DE1775">
          <w:rPr>
            <w:noProof/>
            <w:webHidden/>
            <w:sz w:val="22"/>
          </w:rPr>
          <w:fldChar w:fldCharType="end"/>
        </w:r>
      </w:hyperlink>
    </w:p>
    <w:p w:rsidR="00DE1775" w:rsidRPr="00DE1775" w:rsidRDefault="0049453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11" w:history="1">
        <w:r w:rsidR="00DE1775" w:rsidRPr="00DE1775">
          <w:rPr>
            <w:rStyle w:val="Hipervnculo"/>
            <w:noProof/>
            <w:sz w:val="22"/>
            <w:lang w:val="es-ES"/>
          </w:rPr>
          <w:t>Tabla 1.3. Riesgos del proyecto</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_Toc359083811 \h </w:instrText>
        </w:r>
        <w:r w:rsidR="00DE1775" w:rsidRPr="00DE1775">
          <w:rPr>
            <w:noProof/>
            <w:webHidden/>
            <w:sz w:val="22"/>
          </w:rPr>
        </w:r>
        <w:r w:rsidR="00DE1775" w:rsidRPr="00DE1775">
          <w:rPr>
            <w:noProof/>
            <w:webHidden/>
            <w:sz w:val="22"/>
          </w:rPr>
          <w:fldChar w:fldCharType="separate"/>
        </w:r>
        <w:r w:rsidR="00152CDD">
          <w:rPr>
            <w:noProof/>
            <w:webHidden/>
            <w:sz w:val="22"/>
          </w:rPr>
          <w:t>39</w:t>
        </w:r>
        <w:r w:rsidR="00DE1775" w:rsidRPr="00DE1775">
          <w:rPr>
            <w:noProof/>
            <w:webHidden/>
            <w:sz w:val="22"/>
          </w:rPr>
          <w:fldChar w:fldCharType="end"/>
        </w:r>
      </w:hyperlink>
    </w:p>
    <w:p w:rsidR="00F00C53" w:rsidRPr="000C3834" w:rsidRDefault="003503B3" w:rsidP="00562E8A">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0" w:name="_Toc359084111"/>
      <w:r w:rsidR="00EA654E" w:rsidRPr="000C3834">
        <w:rPr>
          <w:sz w:val="32"/>
          <w:lang w:val="es-ES"/>
        </w:rPr>
        <w:lastRenderedPageBreak/>
        <w:t>CAPÍTULO 1</w:t>
      </w:r>
      <w:bookmarkEnd w:id="0"/>
    </w:p>
    <w:p w:rsidR="00AF37EB" w:rsidRPr="000C3834" w:rsidRDefault="00AF37EB" w:rsidP="00AF37EB">
      <w:pPr>
        <w:rPr>
          <w:lang w:val="es-ES"/>
        </w:rPr>
      </w:pPr>
    </w:p>
    <w:p w:rsidR="00E03558" w:rsidRPr="000C3834" w:rsidRDefault="00EA654E" w:rsidP="00AF37EB">
      <w:pPr>
        <w:pStyle w:val="Ttulo1"/>
        <w:rPr>
          <w:sz w:val="28"/>
          <w:lang w:val="es-ES"/>
        </w:rPr>
      </w:pPr>
      <w:bookmarkStart w:id="1" w:name="_Toc359084112"/>
      <w:r w:rsidRPr="000C3834">
        <w:rPr>
          <w:sz w:val="28"/>
          <w:lang w:val="es-ES"/>
        </w:rPr>
        <w:t>Problemática</w:t>
      </w:r>
      <w:bookmarkEnd w:id="1"/>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 xml:space="preserve">El Perú es un país aún considerado </w:t>
      </w:r>
      <w:r w:rsidR="00FE34BD">
        <w:rPr>
          <w:lang w:val="es-ES"/>
        </w:rPr>
        <w:t xml:space="preserve">en términos generales </w:t>
      </w:r>
      <w:r w:rsidRPr="000C3834">
        <w:rPr>
          <w:lang w:val="es-ES"/>
        </w:rPr>
        <w:t>en vía de desarrollo</w:t>
      </w:r>
      <w:r w:rsidR="000D13CF">
        <w:rPr>
          <w:lang w:val="es-ES"/>
        </w:rPr>
        <w:t xml:space="preserve"> [IMF, 2013]</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3E15F2">
      <w:pPr>
        <w:pStyle w:val="Prrafodelista"/>
        <w:numPr>
          <w:ilvl w:val="0"/>
          <w:numId w:val="2"/>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3E15F2">
      <w:pPr>
        <w:pStyle w:val="Prrafodelista"/>
        <w:numPr>
          <w:ilvl w:val="0"/>
          <w:numId w:val="2"/>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3E15F2">
      <w:pPr>
        <w:pStyle w:val="Prrafodelista"/>
        <w:numPr>
          <w:ilvl w:val="0"/>
          <w:numId w:val="2"/>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3E15F2">
      <w:pPr>
        <w:pStyle w:val="Prrafodelista"/>
        <w:numPr>
          <w:ilvl w:val="0"/>
          <w:numId w:val="2"/>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w:t>
      </w:r>
      <w:r w:rsidR="00F52B39">
        <w:rPr>
          <w:lang w:val="es-ES"/>
        </w:rPr>
        <w:t xml:space="preserve">por lo general </w:t>
      </w:r>
      <w:r w:rsidR="004F0F1F">
        <w:rPr>
          <w:lang w:val="es-ES"/>
        </w:rPr>
        <w:t xml:space="preserve">tienen </w:t>
      </w:r>
      <w:r w:rsidRPr="000C3834">
        <w:rPr>
          <w:lang w:val="es-ES"/>
        </w:rPr>
        <w:t xml:space="preserve">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w:t>
      </w:r>
      <w:r w:rsidR="00AD278A">
        <w:rPr>
          <w:lang w:val="es-ES"/>
        </w:rPr>
        <w:t xml:space="preserve">de lado a los independientes. Esto se debe por lo mismo que son personas naturales de las cuales los clientes muchas veces no las conocerán </w:t>
      </w:r>
      <w:r w:rsidR="00142968">
        <w:rPr>
          <w:lang w:val="es-ES"/>
        </w:rPr>
        <w:t>y</w:t>
      </w:r>
      <w:r w:rsidR="00AD278A">
        <w:rPr>
          <w:lang w:val="es-ES"/>
        </w:rPr>
        <w:t xml:space="preserve"> no sabrán su reputación previa (en cuanto a histórico de trabajos realizados se refiere).</w:t>
      </w:r>
    </w:p>
    <w:p w:rsidR="009B610E" w:rsidRPr="000C3834" w:rsidRDefault="009B610E" w:rsidP="009B610E">
      <w:pPr>
        <w:pStyle w:val="Prrafodelista"/>
        <w:autoSpaceDE w:val="0"/>
        <w:autoSpaceDN w:val="0"/>
        <w:adjustRightInd w:val="0"/>
        <w:rPr>
          <w:lang w:val="es-ES"/>
        </w:rPr>
      </w:pPr>
    </w:p>
    <w:p w:rsidR="00137DE5" w:rsidRPr="000C3834" w:rsidRDefault="00BB4819" w:rsidP="003E15F2">
      <w:pPr>
        <w:pStyle w:val="Prrafodelista"/>
        <w:numPr>
          <w:ilvl w:val="0"/>
          <w:numId w:val="2"/>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1D0E9A">
        <w:rPr>
          <w:lang w:val="es-ES"/>
        </w:rPr>
        <w:t xml:space="preserve">tecnológico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0D13CF"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0D13CF">
        <w:rPr>
          <w:lang w:val="es-ES"/>
        </w:rPr>
        <w:t xml:space="preserve"> </w:t>
      </w:r>
      <w:r w:rsidR="000D13CF" w:rsidRPr="000D13CF">
        <w:rPr>
          <w:lang w:val="es-ES"/>
        </w:rPr>
        <w:t>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C44473" w:rsidP="00B03158">
      <w:pPr>
        <w:autoSpaceDE w:val="0"/>
        <w:autoSpaceDN w:val="0"/>
        <w:adjustRightInd w:val="0"/>
        <w:ind w:firstLine="432"/>
        <w:rPr>
          <w:lang w:val="es-ES"/>
        </w:rPr>
      </w:pPr>
      <w:r>
        <w:rPr>
          <w:lang w:val="es-ES"/>
        </w:rPr>
        <w:t>Por lo tanto y p</w:t>
      </w:r>
      <w:r w:rsidR="007A75A5">
        <w:rPr>
          <w:lang w:val="es-ES"/>
        </w:rPr>
        <w:t>ara hacer frente a los problemas antes expuestos</w:t>
      </w:r>
      <w:r w:rsidR="00224FB2">
        <w:rPr>
          <w:lang w:val="es-ES"/>
        </w:rPr>
        <w:t xml:space="preserve"> previamente</w:t>
      </w:r>
      <w:r w:rsidR="00A073FF" w:rsidRPr="000C3834">
        <w:rPr>
          <w:lang w:val="es-ES"/>
        </w:rPr>
        <w:t xml:space="preserve">,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lastRenderedPageBreak/>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00A073FF"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Default="006F68E1" w:rsidP="000D6E01">
      <w:pPr>
        <w:autoSpaceDE w:val="0"/>
        <w:autoSpaceDN w:val="0"/>
        <w:adjustRightInd w:val="0"/>
        <w:rPr>
          <w:lang w:val="es-ES"/>
        </w:rPr>
      </w:pPr>
    </w:p>
    <w:p w:rsidR="00881C43" w:rsidRDefault="00881C43" w:rsidP="000D6E01">
      <w:pPr>
        <w:autoSpaceDE w:val="0"/>
        <w:autoSpaceDN w:val="0"/>
        <w:adjustRightInd w:val="0"/>
        <w:rPr>
          <w:lang w:val="es-ES"/>
        </w:rPr>
      </w:pPr>
    </w:p>
    <w:p w:rsidR="00881C43" w:rsidRPr="000C3834" w:rsidRDefault="00881C43" w:rsidP="000D6E01">
      <w:pPr>
        <w:autoSpaceDE w:val="0"/>
        <w:autoSpaceDN w:val="0"/>
        <w:adjustRightInd w:val="0"/>
        <w:rPr>
          <w:lang w:val="es-ES"/>
        </w:rPr>
      </w:pPr>
    </w:p>
    <w:p w:rsidR="007A5781" w:rsidRPr="000C3834" w:rsidRDefault="00EA654E" w:rsidP="007A5781">
      <w:pPr>
        <w:pStyle w:val="Ttulo1"/>
        <w:rPr>
          <w:sz w:val="28"/>
          <w:lang w:val="es-ES"/>
        </w:rPr>
      </w:pPr>
      <w:bookmarkStart w:id="2" w:name="_Toc359084113"/>
      <w:r w:rsidRPr="000C3834">
        <w:rPr>
          <w:sz w:val="28"/>
          <w:lang w:val="es-ES"/>
        </w:rPr>
        <w:t>Marco teórico</w:t>
      </w:r>
      <w:bookmarkEnd w:id="2"/>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3" w:name="_Toc359084114"/>
      <w:r w:rsidRPr="000C3834">
        <w:rPr>
          <w:lang w:val="es-ES"/>
        </w:rPr>
        <w:t>Marco conceptual</w:t>
      </w:r>
      <w:bookmarkEnd w:id="3"/>
    </w:p>
    <w:p w:rsidR="00B2608E" w:rsidRPr="000C3834" w:rsidRDefault="00B2608E" w:rsidP="00835772">
      <w:pPr>
        <w:rPr>
          <w:lang w:val="es-ES"/>
        </w:rPr>
      </w:pPr>
    </w:p>
    <w:p w:rsidR="00E50A32" w:rsidRPr="000C3834" w:rsidRDefault="00E50A32" w:rsidP="00E50A32">
      <w:pPr>
        <w:ind w:firstLine="576"/>
        <w:rPr>
          <w:lang w:val="es-ES"/>
        </w:rPr>
      </w:pPr>
      <w:r w:rsidRPr="000C3834">
        <w:rPr>
          <w:lang w:val="es-ES"/>
        </w:rPr>
        <w:t xml:space="preserve">Los conceptos serán presentados en grupos de acuerdo a su relación con el proyecto para un mejor entendimiento de cada uno de estos. </w:t>
      </w:r>
      <w:r w:rsidRPr="000C3834">
        <w:rPr>
          <w:lang w:val="es-ES"/>
        </w:rPr>
        <w:tab/>
      </w:r>
      <w:r w:rsidRPr="000C3834">
        <w:rPr>
          <w:lang w:val="es-ES"/>
        </w:rPr>
        <w:br/>
      </w:r>
    </w:p>
    <w:p w:rsidR="00E50A32" w:rsidRPr="000C3834" w:rsidRDefault="00E50A32" w:rsidP="00E50A32">
      <w:pPr>
        <w:pStyle w:val="Ttulo3"/>
        <w:rPr>
          <w:lang w:val="es-ES"/>
        </w:rPr>
      </w:pPr>
      <w:bookmarkStart w:id="4" w:name="_Toc355594398"/>
      <w:bookmarkStart w:id="5" w:name="_Toc359084115"/>
      <w:r w:rsidRPr="000C3834">
        <w:rPr>
          <w:lang w:val="es-ES"/>
        </w:rPr>
        <w:t>Conceptos relacionados al problema</w:t>
      </w:r>
      <w:bookmarkEnd w:id="4"/>
      <w:bookmarkEnd w:id="5"/>
    </w:p>
    <w:p w:rsidR="00E50A32" w:rsidRPr="000C3834" w:rsidRDefault="00E50A32" w:rsidP="00E50A32">
      <w:pPr>
        <w:pStyle w:val="Ttulo4"/>
        <w:rPr>
          <w:sz w:val="22"/>
          <w:lang w:val="es-ES"/>
        </w:rPr>
      </w:pPr>
      <w:r w:rsidRPr="000C3834">
        <w:rPr>
          <w:sz w:val="22"/>
          <w:lang w:val="es-ES"/>
        </w:rPr>
        <w:t>Economía y Empleo Informal</w:t>
      </w:r>
      <w:r w:rsidRPr="000C3834">
        <w:rPr>
          <w:sz w:val="22"/>
          <w:lang w:val="es-ES"/>
        </w:rPr>
        <w:tab/>
      </w:r>
    </w:p>
    <w:p w:rsidR="00E50A32" w:rsidRPr="000C3834" w:rsidRDefault="00E50A32" w:rsidP="00E50A32">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 xml:space="preserve">Empleo Informal </w:t>
      </w:r>
      <w:r w:rsidRPr="000C3834">
        <w:rPr>
          <w:b w:val="0"/>
          <w:sz w:val="24"/>
          <w:szCs w:val="22"/>
          <w:lang w:val="es-ES"/>
        </w:rPr>
        <w:t xml:space="preserve">o también conocido como </w:t>
      </w:r>
      <w:r w:rsidRPr="000C3834">
        <w:rPr>
          <w:b w:val="0"/>
          <w:i/>
          <w:sz w:val="24"/>
          <w:szCs w:val="22"/>
          <w:lang w:val="es-ES"/>
        </w:rPr>
        <w:t>Trabajo Informal</w:t>
      </w:r>
      <w:r w:rsidRPr="000C3834">
        <w:rPr>
          <w:b w:val="0"/>
          <w:sz w:val="24"/>
          <w:szCs w:val="22"/>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El empleo informal representa, de alguna manera, una alternativa para la población económicamente activa ante el desempleo y que tiene obvias necesidades de proveer ingresos a su familia [</w:t>
      </w:r>
      <w:proofErr w:type="spellStart"/>
      <w:r w:rsidRPr="000C3834">
        <w:rPr>
          <w:b w:val="0"/>
          <w:sz w:val="24"/>
          <w:szCs w:val="22"/>
          <w:lang w:val="es-ES"/>
        </w:rPr>
        <w:t>Gorisov</w:t>
      </w:r>
      <w:proofErr w:type="spellEnd"/>
      <w:r w:rsidRPr="000C3834">
        <w:rPr>
          <w:b w:val="0"/>
          <w:sz w:val="24"/>
          <w:szCs w:val="22"/>
          <w:lang w:val="es-ES"/>
        </w:rPr>
        <w:t xml:space="preserve"> (</w:t>
      </w:r>
      <w:proofErr w:type="spellStart"/>
      <w:r w:rsidRPr="000C3834">
        <w:rPr>
          <w:b w:val="0"/>
          <w:sz w:val="24"/>
          <w:szCs w:val="22"/>
          <w:lang w:val="es-ES"/>
        </w:rPr>
        <w:t>apud</w:t>
      </w:r>
      <w:proofErr w:type="spellEnd"/>
      <w:r w:rsidRPr="000C3834">
        <w:rPr>
          <w:b w:val="0"/>
          <w:sz w:val="24"/>
          <w:szCs w:val="22"/>
          <w:lang w:val="es-ES"/>
        </w:rPr>
        <w:t xml:space="preserve"> Jiménez, Mondragón, 2008)]. Precisamente el </w:t>
      </w:r>
      <w:r w:rsidRPr="000C3834">
        <w:rPr>
          <w:b w:val="0"/>
          <w:sz w:val="24"/>
          <w:szCs w:val="22"/>
          <w:lang w:val="es-ES"/>
        </w:rPr>
        <w:lastRenderedPageBreak/>
        <w:t xml:space="preserve">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E50A32" w:rsidRPr="000C3834" w:rsidRDefault="00E50A32" w:rsidP="00E50A32">
      <w:pPr>
        <w:rPr>
          <w:lang w:val="es-ES"/>
        </w:rPr>
      </w:pPr>
    </w:p>
    <w:p w:rsidR="00E50A32" w:rsidRPr="000C3834" w:rsidRDefault="00E50A32" w:rsidP="00E50A32">
      <w:pPr>
        <w:ind w:firstLine="426"/>
        <w:rPr>
          <w:lang w:val="es-ES"/>
        </w:rPr>
      </w:pPr>
      <w:r w:rsidRPr="000C3834">
        <w:rPr>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E50A32" w:rsidRPr="000C3834" w:rsidRDefault="00E50A32" w:rsidP="00E50A32">
      <w:pPr>
        <w:ind w:firstLine="426"/>
        <w:rPr>
          <w:lang w:val="es-ES"/>
        </w:rPr>
      </w:pPr>
    </w:p>
    <w:p w:rsidR="00E50A32" w:rsidRPr="000C3834" w:rsidRDefault="00E50A32" w:rsidP="00E50A32">
      <w:pPr>
        <w:ind w:firstLine="426"/>
        <w:rPr>
          <w:lang w:val="es-ES"/>
        </w:rPr>
      </w:pPr>
      <w:r w:rsidRPr="000C3834">
        <w:rPr>
          <w:lang w:val="es-ES"/>
        </w:rPr>
        <w:t>Estos conceptos han sido presentados de la manera más general posible para poder entender a qué se hace referencia en el presente proyecto cuando se habla de informalidad 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eastAsia="es-PE"/>
        </w:rPr>
        <w:drawing>
          <wp:inline distT="0" distB="0" distL="0" distR="0" wp14:anchorId="6087518C" wp14:editId="42505481">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6" w:name="_Toc353057260"/>
      <w:bookmarkStart w:id="7" w:name="_Toc359083792"/>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6"/>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7"/>
    </w:p>
    <w:p w:rsidR="00A00120" w:rsidRPr="000C3834" w:rsidRDefault="003B0A54" w:rsidP="00F00C53">
      <w:pPr>
        <w:pStyle w:val="Prrafodelista"/>
        <w:ind w:left="0"/>
        <w:jc w:val="center"/>
        <w:rPr>
          <w:b/>
          <w:sz w:val="20"/>
          <w:lang w:val="es-ES"/>
        </w:rPr>
      </w:pPr>
      <w:r w:rsidRPr="000C3834">
        <w:rPr>
          <w:noProof/>
          <w:lang w:eastAsia="es-PE"/>
        </w:rPr>
        <w:lastRenderedPageBreak/>
        <w:drawing>
          <wp:inline distT="0" distB="0" distL="0" distR="0" wp14:anchorId="1EC6C13E" wp14:editId="49F01BF9">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8" w:name="_Toc353057261"/>
      <w:bookmarkStart w:id="9" w:name="_Toc359083793"/>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8"/>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9"/>
    </w:p>
    <w:p w:rsidR="00E50A32" w:rsidRPr="000C3834" w:rsidRDefault="00E50A32" w:rsidP="00E50A32">
      <w:pPr>
        <w:pStyle w:val="Prrafodelista"/>
        <w:ind w:left="0" w:firstLine="284"/>
        <w:rPr>
          <w:lang w:val="es-ES"/>
        </w:rPr>
      </w:pPr>
      <w:r w:rsidRPr="000C3834">
        <w:rPr>
          <w:lang w:val="es-ES"/>
        </w:rPr>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E50A32" w:rsidRPr="000C3834" w:rsidRDefault="00E50A32" w:rsidP="00E50A32">
      <w:pPr>
        <w:pStyle w:val="Prrafodelista"/>
        <w:ind w:left="0"/>
        <w:rPr>
          <w:lang w:val="es-ES"/>
        </w:rPr>
      </w:pPr>
    </w:p>
    <w:p w:rsidR="00E50A32" w:rsidRPr="000C3834" w:rsidRDefault="00E50A32" w:rsidP="00E50A32">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E50A32" w:rsidRPr="000C3834" w:rsidRDefault="00E50A32" w:rsidP="00E50A32">
      <w:pPr>
        <w:pStyle w:val="Prrafodelista"/>
        <w:ind w:left="0"/>
        <w:rPr>
          <w:lang w:val="es-ES"/>
        </w:rPr>
      </w:pPr>
    </w:p>
    <w:p w:rsidR="00A116FD" w:rsidRPr="000C3834" w:rsidRDefault="00E50A32" w:rsidP="00E50A32">
      <w:pPr>
        <w:pStyle w:val="Prrafodelista"/>
        <w:ind w:left="0" w:firstLine="284"/>
        <w:rPr>
          <w:lang w:val="es-ES"/>
        </w:rPr>
      </w:pPr>
      <w:r w:rsidRPr="000C3834">
        <w:rPr>
          <w:lang w:val="es-ES"/>
        </w:rPr>
        <w:t>Teniendo en cuenta que el presente proyecto estará orientado a éste último segmento de trabajadores independientes, se puede ahora entender que hay un gran mercado potencial sobre el cuál la solución pretende 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E50A32" w:rsidRPr="000C3834" w:rsidRDefault="00E50A32" w:rsidP="00E50A32">
      <w:pPr>
        <w:ind w:firstLine="284"/>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E50A32" w:rsidRPr="000C3834" w:rsidRDefault="00E50A32" w:rsidP="00E50A32">
      <w:pPr>
        <w:ind w:firstLine="708"/>
        <w:rPr>
          <w:lang w:val="es-ES"/>
        </w:rPr>
      </w:pPr>
    </w:p>
    <w:p w:rsidR="00E50A32" w:rsidRPr="000C3834" w:rsidRDefault="00E50A32" w:rsidP="003E15F2">
      <w:pPr>
        <w:pStyle w:val="Prrafodelista"/>
        <w:numPr>
          <w:ilvl w:val="0"/>
          <w:numId w:val="3"/>
        </w:numPr>
        <w:ind w:left="0" w:firstLine="284"/>
        <w:rPr>
          <w:lang w:val="es-ES"/>
        </w:rPr>
      </w:pPr>
      <w:r w:rsidRPr="000C3834">
        <w:rPr>
          <w:lang w:val="es-ES"/>
        </w:rPr>
        <w:t>El número de trabajadores no deberá exceder las 10 personas</w:t>
      </w:r>
    </w:p>
    <w:p w:rsidR="00E50A32" w:rsidRPr="000C3834" w:rsidRDefault="00E50A32" w:rsidP="003E15F2">
      <w:pPr>
        <w:pStyle w:val="Prrafodelista"/>
        <w:numPr>
          <w:ilvl w:val="0"/>
          <w:numId w:val="3"/>
        </w:numPr>
        <w:ind w:left="709" w:hanging="425"/>
        <w:rPr>
          <w:lang w:val="es-ES"/>
        </w:rPr>
      </w:pPr>
      <w:r w:rsidRPr="000C3834">
        <w:rPr>
          <w:lang w:val="es-ES"/>
        </w:rPr>
        <w:t xml:space="preserve">El valor de ventas anuales no deberá exceder de 150 UIT (Unidad Impositiva </w:t>
      </w:r>
    </w:p>
    <w:p w:rsidR="00E331B5" w:rsidRPr="000C3834" w:rsidRDefault="00E50A32" w:rsidP="007F2682">
      <w:pPr>
        <w:pStyle w:val="Prrafodelista"/>
        <w:ind w:left="709"/>
        <w:rPr>
          <w:lang w:val="es-ES"/>
        </w:rPr>
      </w:pPr>
      <w:r w:rsidRPr="000C3834">
        <w:rPr>
          <w:lang w:val="es-ES"/>
        </w:rPr>
        <w:t>Tributaria)</w:t>
      </w: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3E15F2">
      <w:pPr>
        <w:pStyle w:val="Prrafodelista"/>
        <w:numPr>
          <w:ilvl w:val="0"/>
          <w:numId w:val="4"/>
        </w:numPr>
        <w:rPr>
          <w:lang w:val="es-ES"/>
        </w:rPr>
      </w:pPr>
      <w:r w:rsidRPr="000C3834">
        <w:rPr>
          <w:lang w:val="es-ES"/>
        </w:rPr>
        <w:t>RUC vigente</w:t>
      </w:r>
    </w:p>
    <w:p w:rsidR="00E75A29" w:rsidRPr="000C3834" w:rsidRDefault="00E75A29" w:rsidP="003E15F2">
      <w:pPr>
        <w:pStyle w:val="Prrafodelista"/>
        <w:numPr>
          <w:ilvl w:val="0"/>
          <w:numId w:val="4"/>
        </w:numPr>
        <w:rPr>
          <w:lang w:val="es-ES"/>
        </w:rPr>
      </w:pPr>
      <w:r w:rsidRPr="000C3834">
        <w:rPr>
          <w:lang w:val="es-ES"/>
        </w:rPr>
        <w:lastRenderedPageBreak/>
        <w:t>Pago de Impuestos a la Renta Tercera Categoría</w:t>
      </w:r>
    </w:p>
    <w:p w:rsidR="00E75A29" w:rsidRPr="000C3834" w:rsidRDefault="00FC4411" w:rsidP="003E15F2">
      <w:pPr>
        <w:pStyle w:val="Prrafodelista"/>
        <w:numPr>
          <w:ilvl w:val="0"/>
          <w:numId w:val="4"/>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3E15F2">
      <w:pPr>
        <w:pStyle w:val="Prrafodelista"/>
        <w:numPr>
          <w:ilvl w:val="0"/>
          <w:numId w:val="4"/>
        </w:numPr>
        <w:rPr>
          <w:lang w:val="es-ES"/>
        </w:rPr>
      </w:pPr>
      <w:r w:rsidRPr="000C3834">
        <w:rPr>
          <w:lang w:val="es-ES"/>
        </w:rPr>
        <w:t>Pertenecer a un tipo de contribuyente (persona natural con negocio, EIRL, S.A, S.A.C, etc.)</w:t>
      </w:r>
    </w:p>
    <w:p w:rsidR="00E50D24" w:rsidRPr="000C3834" w:rsidRDefault="00597957" w:rsidP="003E15F2">
      <w:pPr>
        <w:pStyle w:val="Prrafodelista"/>
        <w:numPr>
          <w:ilvl w:val="0"/>
          <w:numId w:val="4"/>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eastAsia="es-PE"/>
        </w:rPr>
        <w:drawing>
          <wp:inline distT="0" distB="0" distL="0" distR="0" wp14:anchorId="1B6DFEFE" wp14:editId="65DC207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10" w:name="_Toc359083794"/>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0"/>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eastAsia="es-PE"/>
        </w:rPr>
        <w:drawing>
          <wp:inline distT="0" distB="0" distL="0" distR="0" wp14:anchorId="48D5D53C" wp14:editId="4E62497F">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11" w:name="_Toc359083795"/>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1"/>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EA654E" w:rsidRPr="000C3834" w:rsidRDefault="00EA654E" w:rsidP="00EA654E">
      <w:pPr>
        <w:pStyle w:val="Ttulo3"/>
        <w:rPr>
          <w:lang w:val="es-ES"/>
        </w:rPr>
      </w:pPr>
      <w:bookmarkStart w:id="12" w:name="_Toc359084116"/>
      <w:r w:rsidRPr="000C3834">
        <w:rPr>
          <w:lang w:val="es-ES"/>
        </w:rPr>
        <w:t>Conceptos relacionados a la propuesta de solución</w:t>
      </w:r>
      <w:bookmarkEnd w:id="12"/>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lastRenderedPageBreak/>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Pr="000C3834"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3E15F2">
      <w:pPr>
        <w:pStyle w:val="Prrafodelista"/>
        <w:numPr>
          <w:ilvl w:val="0"/>
          <w:numId w:val="5"/>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3E15F2">
      <w:pPr>
        <w:pStyle w:val="Prrafodelista"/>
        <w:numPr>
          <w:ilvl w:val="0"/>
          <w:numId w:val="5"/>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eastAsia="es-PE"/>
        </w:rPr>
        <w:lastRenderedPageBreak/>
        <w:drawing>
          <wp:inline distT="0" distB="0" distL="0" distR="0" wp14:anchorId="2BAA59CA" wp14:editId="41436D41">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13" w:name="_Toc359083796"/>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3"/>
    </w:p>
    <w:p w:rsidR="00DB4E57" w:rsidRPr="000C3834" w:rsidRDefault="00DB4E57" w:rsidP="00DB4E57">
      <w:pPr>
        <w:pStyle w:val="Prrafodelista"/>
        <w:ind w:left="0"/>
        <w:rPr>
          <w:lang w:val="es-ES"/>
        </w:rPr>
      </w:pPr>
    </w:p>
    <w:p w:rsidR="001D1680" w:rsidRPr="000C3834" w:rsidRDefault="00E50A32" w:rsidP="00EB591E">
      <w:pPr>
        <w:pStyle w:val="Prrafodelista"/>
        <w:ind w:left="0" w:firstLine="284"/>
        <w:rPr>
          <w:lang w:val="es-ES"/>
        </w:rPr>
      </w:pPr>
      <w:r w:rsidRPr="00E50A32">
        <w:rPr>
          <w:lang w:val="es-ES"/>
        </w:rPr>
        <w:t>La aplicación de éste algoritmo servirá para la asignación automática de los mejores proveedores de servicios a los clientes que solicitan uno determinado, considerando factores tales como disponibilidad del proveedor según su calendario virtual,  distanciamiento entre cliente-proveedor, y su calificación promedio (puntuación general ganada por trabajos ya realizados).</w:t>
      </w:r>
    </w:p>
    <w:p w:rsidR="00DB4E57" w:rsidRPr="000C3834" w:rsidRDefault="00DB4E57" w:rsidP="001D1680">
      <w:pPr>
        <w:pStyle w:val="Prrafodelista"/>
        <w:rPr>
          <w:lang w:val="es-ES"/>
        </w:rPr>
      </w:pPr>
    </w:p>
    <w:p w:rsidR="00EA654E" w:rsidRPr="000C3834" w:rsidRDefault="00EA654E" w:rsidP="00EA654E">
      <w:pPr>
        <w:pStyle w:val="Ttulo3"/>
        <w:rPr>
          <w:lang w:val="es-ES"/>
        </w:rPr>
      </w:pPr>
      <w:bookmarkStart w:id="14" w:name="_Toc359084117"/>
      <w:r w:rsidRPr="000C3834">
        <w:rPr>
          <w:lang w:val="es-ES"/>
        </w:rPr>
        <w:t>Otros conceptos</w:t>
      </w:r>
      <w:bookmarkEnd w:id="14"/>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E15F2">
      <w:pPr>
        <w:pStyle w:val="Prrafodelista"/>
        <w:numPr>
          <w:ilvl w:val="0"/>
          <w:numId w:val="6"/>
        </w:numPr>
        <w:rPr>
          <w:lang w:val="es-ES"/>
        </w:rPr>
      </w:pPr>
      <w:r w:rsidRPr="000C3834">
        <w:rPr>
          <w:lang w:val="es-ES"/>
        </w:rPr>
        <w:t>Carpintería</w:t>
      </w:r>
    </w:p>
    <w:p w:rsidR="00C27488" w:rsidRPr="000C3834" w:rsidRDefault="00C27488" w:rsidP="003E15F2">
      <w:pPr>
        <w:pStyle w:val="Prrafodelista"/>
        <w:numPr>
          <w:ilvl w:val="0"/>
          <w:numId w:val="6"/>
        </w:numPr>
        <w:rPr>
          <w:lang w:val="es-ES"/>
        </w:rPr>
      </w:pPr>
      <w:r w:rsidRPr="000C3834">
        <w:rPr>
          <w:lang w:val="es-ES"/>
        </w:rPr>
        <w:t>Drywall</w:t>
      </w:r>
    </w:p>
    <w:p w:rsidR="00C27488" w:rsidRPr="000C3834" w:rsidRDefault="00C27488" w:rsidP="003E15F2">
      <w:pPr>
        <w:pStyle w:val="Prrafodelista"/>
        <w:numPr>
          <w:ilvl w:val="0"/>
          <w:numId w:val="6"/>
        </w:numPr>
        <w:rPr>
          <w:lang w:val="es-ES"/>
        </w:rPr>
      </w:pPr>
      <w:r w:rsidRPr="000C3834">
        <w:rPr>
          <w:lang w:val="es-ES"/>
        </w:rPr>
        <w:t>Electricidad</w:t>
      </w:r>
    </w:p>
    <w:p w:rsidR="00C27488" w:rsidRPr="000C3834" w:rsidRDefault="00C27488" w:rsidP="003E15F2">
      <w:pPr>
        <w:pStyle w:val="Prrafodelista"/>
        <w:numPr>
          <w:ilvl w:val="0"/>
          <w:numId w:val="6"/>
        </w:numPr>
        <w:rPr>
          <w:lang w:val="es-ES"/>
        </w:rPr>
      </w:pPr>
      <w:r w:rsidRPr="000C3834">
        <w:rPr>
          <w:lang w:val="es-ES"/>
        </w:rPr>
        <w:t>Gasfitería</w:t>
      </w:r>
    </w:p>
    <w:p w:rsidR="00C27488" w:rsidRPr="000C3834" w:rsidRDefault="00C27488" w:rsidP="003E15F2">
      <w:pPr>
        <w:pStyle w:val="Prrafodelista"/>
        <w:numPr>
          <w:ilvl w:val="0"/>
          <w:numId w:val="6"/>
        </w:numPr>
        <w:rPr>
          <w:lang w:val="es-ES"/>
        </w:rPr>
      </w:pPr>
      <w:r w:rsidRPr="000C3834">
        <w:rPr>
          <w:lang w:val="es-ES"/>
        </w:rPr>
        <w:t>Jardinería</w:t>
      </w:r>
    </w:p>
    <w:p w:rsidR="00C27488" w:rsidRPr="000C3834" w:rsidRDefault="008870A6" w:rsidP="003E15F2">
      <w:pPr>
        <w:pStyle w:val="Prrafodelista"/>
        <w:numPr>
          <w:ilvl w:val="0"/>
          <w:numId w:val="6"/>
        </w:numPr>
        <w:rPr>
          <w:lang w:val="es-ES"/>
        </w:rPr>
      </w:pPr>
      <w:r w:rsidRPr="000C3834">
        <w:rPr>
          <w:lang w:val="es-ES"/>
        </w:rPr>
        <w:t>Melamina</w:t>
      </w:r>
    </w:p>
    <w:p w:rsidR="00C27488" w:rsidRPr="000C3834" w:rsidRDefault="00C27488" w:rsidP="003E15F2">
      <w:pPr>
        <w:pStyle w:val="Prrafodelista"/>
        <w:numPr>
          <w:ilvl w:val="0"/>
          <w:numId w:val="6"/>
        </w:numPr>
        <w:rPr>
          <w:lang w:val="es-ES"/>
        </w:rPr>
      </w:pPr>
      <w:r w:rsidRPr="000C3834">
        <w:rPr>
          <w:lang w:val="es-ES"/>
        </w:rPr>
        <w:t>Pintura</w:t>
      </w:r>
    </w:p>
    <w:p w:rsidR="00597C2D" w:rsidRPr="000C3834" w:rsidRDefault="00C27488" w:rsidP="003E15F2">
      <w:pPr>
        <w:pStyle w:val="Prrafodelista"/>
        <w:numPr>
          <w:ilvl w:val="0"/>
          <w:numId w:val="6"/>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eastAsia="es-PE"/>
        </w:rPr>
        <w:drawing>
          <wp:inline distT="0" distB="0" distL="0" distR="0" wp14:anchorId="52C32C68" wp14:editId="248B6ACC">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15" w:name="_Toc359083797"/>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5"/>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Ttulo1"/>
        <w:rPr>
          <w:sz w:val="28"/>
          <w:lang w:val="es-ES"/>
        </w:rPr>
      </w:pPr>
      <w:bookmarkStart w:id="16" w:name="_Toc359084118"/>
      <w:r w:rsidRPr="000C3834">
        <w:rPr>
          <w:sz w:val="28"/>
          <w:lang w:val="es-ES"/>
        </w:rPr>
        <w:t>Estado del arte</w:t>
      </w:r>
      <w:bookmarkEnd w:id="16"/>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Ttulo2"/>
        <w:rPr>
          <w:lang w:val="es-ES"/>
        </w:rPr>
      </w:pPr>
      <w:bookmarkStart w:id="17" w:name="_Toc359084119"/>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7"/>
    </w:p>
    <w:p w:rsidR="000F7807" w:rsidRPr="000C3834" w:rsidRDefault="000F7807" w:rsidP="00721614">
      <w:pPr>
        <w:rPr>
          <w:lang w:val="es-ES"/>
        </w:rPr>
      </w:pPr>
    </w:p>
    <w:p w:rsidR="005178E2" w:rsidRDefault="000E0A6D" w:rsidP="0062277B">
      <w:pPr>
        <w:ind w:firstLine="576"/>
        <w:rPr>
          <w:lang w:val="es-ES"/>
        </w:rPr>
      </w:pPr>
      <w:r w:rsidRPr="000C3834">
        <w:rPr>
          <w:lang w:val="es-ES"/>
        </w:rPr>
        <w:t xml:space="preserve">A continuación se hará mención de </w:t>
      </w:r>
      <w:r w:rsidR="005178E2">
        <w:rPr>
          <w:lang w:val="es-ES"/>
        </w:rPr>
        <w:t xml:space="preserve">cuatro </w:t>
      </w:r>
      <w:r w:rsidRPr="000C3834">
        <w:rPr>
          <w:lang w:val="es-ES"/>
        </w:rPr>
        <w:t>páginas web que resuelven la necesidad de encontra</w:t>
      </w:r>
      <w:r w:rsidR="00713176">
        <w:rPr>
          <w:lang w:val="es-ES"/>
        </w:rPr>
        <w:t xml:space="preserve">r servicios </w:t>
      </w:r>
      <w:r w:rsidR="0062277B">
        <w:rPr>
          <w:lang w:val="es-ES"/>
        </w:rPr>
        <w:t>orientados a</w:t>
      </w:r>
      <w:r w:rsidR="00713176">
        <w:rPr>
          <w:lang w:val="es-ES"/>
        </w:rPr>
        <w:t xml:space="preserve"> los usuarios</w:t>
      </w:r>
      <w:r w:rsidR="005178E2">
        <w:rPr>
          <w:lang w:val="es-ES"/>
        </w:rPr>
        <w:t>, cada una con sus propias características y forma de funcionamiento</w:t>
      </w:r>
      <w:r w:rsidR="0062277B">
        <w:rPr>
          <w:lang w:val="es-ES"/>
        </w:rPr>
        <w:t>.</w:t>
      </w:r>
    </w:p>
    <w:p w:rsidR="00687E15" w:rsidRDefault="00687E15" w:rsidP="00721614">
      <w:pPr>
        <w:rPr>
          <w:lang w:val="es-ES"/>
        </w:rPr>
      </w:pPr>
    </w:p>
    <w:p w:rsidR="00DF7C63" w:rsidRPr="000C3834" w:rsidRDefault="00713176" w:rsidP="003E15F2">
      <w:pPr>
        <w:pStyle w:val="Prrafodelista"/>
        <w:numPr>
          <w:ilvl w:val="0"/>
          <w:numId w:val="7"/>
        </w:numPr>
        <w:ind w:left="426"/>
        <w:rPr>
          <w:b/>
          <w:lang w:val="es-ES"/>
        </w:rPr>
      </w:pPr>
      <w:r>
        <w:rPr>
          <w:b/>
          <w:lang w:val="es-ES"/>
        </w:rPr>
        <w:t>Etece.es</w:t>
      </w:r>
    </w:p>
    <w:p w:rsidR="00DF7C63" w:rsidRDefault="00DF7C63" w:rsidP="00721614">
      <w:pPr>
        <w:rPr>
          <w:lang w:val="es-ES"/>
        </w:rPr>
      </w:pPr>
    </w:p>
    <w:p w:rsidR="00DF7C63" w:rsidRPr="000C3834" w:rsidRDefault="00514A12" w:rsidP="00514A12">
      <w:pPr>
        <w:ind w:firstLine="426"/>
        <w:rPr>
          <w:lang w:val="es-ES"/>
        </w:rPr>
      </w:pPr>
      <w:r>
        <w:rPr>
          <w:lang w:val="es-ES"/>
        </w:rPr>
        <w:t xml:space="preserve">Plataforma española que </w:t>
      </w:r>
      <w:r w:rsidR="0005653A">
        <w:rPr>
          <w:lang w:val="es-ES"/>
        </w:rPr>
        <w:t xml:space="preserve">permite </w:t>
      </w:r>
      <w:r w:rsidRPr="00514A12">
        <w:rPr>
          <w:lang w:val="es-ES"/>
        </w:rPr>
        <w:t>pone</w:t>
      </w:r>
      <w:r w:rsidR="0005653A">
        <w:rPr>
          <w:lang w:val="es-ES"/>
        </w:rPr>
        <w:t>r</w:t>
      </w:r>
      <w:r w:rsidRPr="00514A12">
        <w:rPr>
          <w:lang w:val="es-ES"/>
        </w:rPr>
        <w:t xml:space="preserve"> en contacto </w:t>
      </w:r>
      <w:r w:rsidR="0005653A">
        <w:rPr>
          <w:lang w:val="es-ES"/>
        </w:rPr>
        <w:t xml:space="preserve">a </w:t>
      </w:r>
      <w:r w:rsidRPr="00514A12">
        <w:rPr>
          <w:lang w:val="es-ES"/>
        </w:rPr>
        <w:t>personas</w:t>
      </w:r>
      <w:r w:rsidR="0005653A">
        <w:rPr>
          <w:lang w:val="es-ES"/>
        </w:rPr>
        <w:t xml:space="preserve"> y empresas que no tienen tiempo y/o los </w:t>
      </w:r>
      <w:r w:rsidRPr="00514A12">
        <w:rPr>
          <w:lang w:val="es-ES"/>
        </w:rPr>
        <w:t xml:space="preserve">conocimientos para realizar algunas tareas, </w:t>
      </w:r>
      <w:r w:rsidR="0005653A">
        <w:rPr>
          <w:lang w:val="es-ES"/>
        </w:rPr>
        <w:t xml:space="preserve">con </w:t>
      </w:r>
      <w:r w:rsidRPr="00514A12">
        <w:rPr>
          <w:lang w:val="es-ES"/>
        </w:rPr>
        <w:t>p</w:t>
      </w:r>
      <w:r w:rsidR="0005653A">
        <w:rPr>
          <w:lang w:val="es-ES"/>
        </w:rPr>
        <w:t>rofesionales de confianza que sí</w:t>
      </w:r>
      <w:r w:rsidRPr="00514A12">
        <w:rPr>
          <w:lang w:val="es-ES"/>
        </w:rPr>
        <w:t xml:space="preserve"> lo</w:t>
      </w:r>
      <w:r w:rsidR="0005653A">
        <w:rPr>
          <w:lang w:val="es-ES"/>
        </w:rPr>
        <w:t>s</w:t>
      </w:r>
      <w:r w:rsidRPr="00514A12">
        <w:rPr>
          <w:lang w:val="es-ES"/>
        </w:rPr>
        <w:t xml:space="preserve"> tienen y </w:t>
      </w:r>
      <w:r w:rsidR="0005653A">
        <w:rPr>
          <w:lang w:val="es-ES"/>
        </w:rPr>
        <w:t xml:space="preserve">ofrecen su disponibilidad a cambio de </w:t>
      </w:r>
      <w:r w:rsidRPr="00514A12">
        <w:rPr>
          <w:lang w:val="es-ES"/>
        </w:rPr>
        <w:t>dinero.</w:t>
      </w:r>
      <w:r w:rsidR="0005653A">
        <w:rPr>
          <w:lang w:val="es-ES"/>
        </w:rPr>
        <w:t xml:space="preserve"> [ETC, 2012]</w:t>
      </w:r>
    </w:p>
    <w:p w:rsidR="00687E15" w:rsidRDefault="00687E15" w:rsidP="00721614">
      <w:pPr>
        <w:rPr>
          <w:lang w:val="es-ES"/>
        </w:rPr>
      </w:pPr>
    </w:p>
    <w:p w:rsidR="0005653A" w:rsidRDefault="0005653A" w:rsidP="00182F08">
      <w:pPr>
        <w:ind w:firstLine="426"/>
        <w:rPr>
          <w:lang w:val="es-ES"/>
        </w:rPr>
      </w:pPr>
      <w:r>
        <w:rPr>
          <w:lang w:val="es-ES"/>
        </w:rPr>
        <w:t xml:space="preserve">El modelo </w:t>
      </w:r>
      <w:r w:rsidR="00182F08">
        <w:rPr>
          <w:lang w:val="es-ES"/>
        </w:rPr>
        <w:t xml:space="preserve">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w:t>
      </w:r>
      <w:r w:rsidR="005955B0">
        <w:rPr>
          <w:lang w:val="es-ES"/>
        </w:rPr>
        <w:t xml:space="preserve">(solucionador) </w:t>
      </w:r>
      <w:r w:rsidR="00182F08">
        <w:rPr>
          <w:lang w:val="es-ES"/>
        </w:rPr>
        <w:t>en particular o dejar que el sistema le asigne uno. Una vez que el servicio se concrete, se procede con el pago vía tarjeta de crédito; si no quedara satisfecha, puede optar por no pagar.</w:t>
      </w:r>
      <w:r w:rsidR="005955B0">
        <w:rPr>
          <w:lang w:val="es-ES"/>
        </w:rPr>
        <w:t xml:space="preserve"> Además los usuarios pueden valorar y comentar sobre los solucionadores</w:t>
      </w:r>
      <w:r w:rsidR="00A70023">
        <w:rPr>
          <w:lang w:val="es-ES"/>
        </w:rPr>
        <w:t xml:space="preserve"> para contribuir con la retroalimentación de los proveedores</w:t>
      </w:r>
      <w:r w:rsidR="00452633">
        <w:rPr>
          <w:lang w:val="es-ES"/>
        </w:rPr>
        <w:t xml:space="preserve"> lo que fomenta la calidad en la entrega de servicios y trabajos realizados</w:t>
      </w:r>
      <w:r w:rsidR="00A70023">
        <w:rPr>
          <w:lang w:val="es-ES"/>
        </w:rPr>
        <w:t>.</w:t>
      </w:r>
    </w:p>
    <w:p w:rsidR="00452633" w:rsidRDefault="00452633" w:rsidP="00182F08">
      <w:pPr>
        <w:ind w:firstLine="426"/>
        <w:rPr>
          <w:lang w:val="es-ES"/>
        </w:rPr>
      </w:pPr>
    </w:p>
    <w:p w:rsidR="00452633" w:rsidRDefault="00452633" w:rsidP="00182F08">
      <w:pPr>
        <w:ind w:firstLine="426"/>
        <w:rPr>
          <w:lang w:val="es-ES"/>
        </w:rPr>
      </w:pPr>
      <w:r>
        <w:rPr>
          <w:lang w:val="es-ES"/>
        </w:rPr>
        <w:t>Entre algunas de las tareas, trabajos y servicios que el portal admite se encuentran los siguientes:</w:t>
      </w:r>
    </w:p>
    <w:p w:rsidR="00452633" w:rsidRDefault="00452633" w:rsidP="00182F08">
      <w:pPr>
        <w:ind w:firstLine="426"/>
        <w:rPr>
          <w:lang w:val="es-ES"/>
        </w:rPr>
      </w:pPr>
    </w:p>
    <w:p w:rsidR="00452633" w:rsidRPr="000C3834" w:rsidRDefault="00452633" w:rsidP="003E15F2">
      <w:pPr>
        <w:pStyle w:val="Prrafodelista"/>
        <w:numPr>
          <w:ilvl w:val="0"/>
          <w:numId w:val="11"/>
        </w:numPr>
        <w:rPr>
          <w:lang w:val="es-ES"/>
        </w:rPr>
      </w:pPr>
      <w:r>
        <w:rPr>
          <w:lang w:val="es-ES"/>
        </w:rPr>
        <w:t>Recoger/entregar paquetes y comida</w:t>
      </w:r>
    </w:p>
    <w:p w:rsidR="00452633" w:rsidRPr="000C3834" w:rsidRDefault="00452633" w:rsidP="003E15F2">
      <w:pPr>
        <w:pStyle w:val="Prrafodelista"/>
        <w:numPr>
          <w:ilvl w:val="0"/>
          <w:numId w:val="11"/>
        </w:numPr>
        <w:rPr>
          <w:lang w:val="es-ES"/>
        </w:rPr>
      </w:pPr>
      <w:r>
        <w:rPr>
          <w:lang w:val="es-ES"/>
        </w:rPr>
        <w:t>Mudanza</w:t>
      </w:r>
    </w:p>
    <w:p w:rsidR="00452633" w:rsidRPr="000C3834" w:rsidRDefault="00452633" w:rsidP="003E15F2">
      <w:pPr>
        <w:pStyle w:val="Prrafodelista"/>
        <w:numPr>
          <w:ilvl w:val="0"/>
          <w:numId w:val="11"/>
        </w:numPr>
        <w:rPr>
          <w:lang w:val="es-ES"/>
        </w:rPr>
      </w:pPr>
      <w:r>
        <w:rPr>
          <w:lang w:val="es-ES"/>
        </w:rPr>
        <w:t>IKEA (compra, recojo y armado de muebles)</w:t>
      </w:r>
    </w:p>
    <w:p w:rsidR="00452633" w:rsidRDefault="00452633" w:rsidP="003E15F2">
      <w:pPr>
        <w:pStyle w:val="Prrafodelista"/>
        <w:numPr>
          <w:ilvl w:val="0"/>
          <w:numId w:val="11"/>
        </w:numPr>
        <w:rPr>
          <w:lang w:val="es-ES"/>
        </w:rPr>
      </w:pPr>
      <w:r>
        <w:rPr>
          <w:lang w:val="es-ES"/>
        </w:rPr>
        <w:t>Compra en supermercados</w:t>
      </w:r>
    </w:p>
    <w:p w:rsidR="00452633" w:rsidRPr="00452633" w:rsidRDefault="00452633" w:rsidP="003E15F2">
      <w:pPr>
        <w:pStyle w:val="Prrafodelista"/>
        <w:numPr>
          <w:ilvl w:val="0"/>
          <w:numId w:val="11"/>
        </w:numPr>
        <w:rPr>
          <w:lang w:val="es-ES"/>
        </w:rPr>
      </w:pPr>
      <w:r w:rsidRPr="00452633">
        <w:rPr>
          <w:lang w:val="es-ES"/>
        </w:rPr>
        <w:t>Cuidar, alimentar y pasear mascotas</w:t>
      </w:r>
    </w:p>
    <w:p w:rsidR="00452633" w:rsidRDefault="00452633" w:rsidP="003E15F2">
      <w:pPr>
        <w:pStyle w:val="Prrafodelista"/>
        <w:numPr>
          <w:ilvl w:val="0"/>
          <w:numId w:val="11"/>
        </w:numPr>
        <w:rPr>
          <w:lang w:val="es-ES"/>
        </w:rPr>
      </w:pPr>
      <w:r>
        <w:rPr>
          <w:lang w:val="es-ES"/>
        </w:rPr>
        <w:t>Tareas del hogar (limpieza, planchar, cocinar, entre otros)</w:t>
      </w:r>
    </w:p>
    <w:p w:rsidR="00452633" w:rsidRPr="000C3834" w:rsidRDefault="00452633" w:rsidP="003E15F2">
      <w:pPr>
        <w:pStyle w:val="Prrafodelista"/>
        <w:numPr>
          <w:ilvl w:val="0"/>
          <w:numId w:val="11"/>
        </w:numPr>
        <w:rPr>
          <w:lang w:val="es-ES"/>
        </w:rPr>
      </w:pPr>
      <w:r>
        <w:rPr>
          <w:lang w:val="es-ES"/>
        </w:rPr>
        <w:t>Arreglos del hogar (fontanería, electricidad, albañilería, pintura, entre otros)</w:t>
      </w:r>
    </w:p>
    <w:p w:rsidR="00452633" w:rsidRDefault="00452633" w:rsidP="00182F08">
      <w:pPr>
        <w:ind w:firstLine="426"/>
        <w:rPr>
          <w:lang w:val="es-ES"/>
        </w:rPr>
      </w:pPr>
    </w:p>
    <w:p w:rsidR="0005653A" w:rsidRDefault="003458A3" w:rsidP="002D7902">
      <w:pPr>
        <w:ind w:firstLine="360"/>
        <w:rPr>
          <w:lang w:val="es-ES"/>
        </w:rPr>
      </w:pPr>
      <w:r>
        <w:rPr>
          <w:lang w:val="es-ES"/>
        </w:rPr>
        <w:t xml:space="preserve">Cabe destacar que éste modelo de negocio no es nuevo puesto que fue adaptado de otro portal </w:t>
      </w:r>
      <w:r w:rsidR="002D7902">
        <w:rPr>
          <w:lang w:val="es-ES"/>
        </w:rPr>
        <w:t xml:space="preserve">de Estados Unidos llamado </w:t>
      </w:r>
      <w:r w:rsidR="002D7902">
        <w:rPr>
          <w:i/>
          <w:lang w:val="es-ES"/>
        </w:rPr>
        <w:t>TaskRabbit</w:t>
      </w:r>
      <w:r w:rsidR="004A2CE6">
        <w:rPr>
          <w:i/>
          <w:lang w:val="es-ES"/>
        </w:rPr>
        <w:t>.com</w:t>
      </w:r>
      <w:r w:rsidR="002D7902">
        <w:rPr>
          <w:lang w:val="es-ES"/>
        </w:rPr>
        <w:t xml:space="preserve"> </w:t>
      </w:r>
      <w:r w:rsidR="00E51D2B">
        <w:rPr>
          <w:lang w:val="es-ES"/>
        </w:rPr>
        <w:t xml:space="preserve">el cual funciona de la misma manera solo que la diferencia radica en que </w:t>
      </w:r>
      <w:r w:rsidR="00E51D2B" w:rsidRPr="00E51D2B">
        <w:rPr>
          <w:lang w:val="es-ES"/>
        </w:rPr>
        <w:t xml:space="preserve">en </w:t>
      </w:r>
      <w:proofErr w:type="spellStart"/>
      <w:r w:rsidR="00E51D2B" w:rsidRPr="00E51D2B">
        <w:rPr>
          <w:i/>
          <w:lang w:val="es-ES"/>
        </w:rPr>
        <w:t>Etece</w:t>
      </w:r>
      <w:proofErr w:type="spellEnd"/>
      <w:r w:rsidR="00E51D2B" w:rsidRPr="00E51D2B">
        <w:rPr>
          <w:lang w:val="es-ES"/>
        </w:rPr>
        <w:t xml:space="preserve"> los servicios los prestan profesionales y en </w:t>
      </w:r>
      <w:proofErr w:type="spellStart"/>
      <w:r w:rsidR="00E51D2B" w:rsidRPr="00E51D2B">
        <w:rPr>
          <w:i/>
          <w:lang w:val="es-ES"/>
        </w:rPr>
        <w:t>TaskRabbit</w:t>
      </w:r>
      <w:proofErr w:type="spellEnd"/>
      <w:r w:rsidR="00E51D2B" w:rsidRPr="00E51D2B">
        <w:rPr>
          <w:lang w:val="es-ES"/>
        </w:rPr>
        <w:t xml:space="preserve"> lo hacen particulares</w:t>
      </w:r>
      <w:r w:rsidR="001372F6">
        <w:rPr>
          <w:lang w:val="es-ES"/>
        </w:rPr>
        <w:t>.</w:t>
      </w:r>
    </w:p>
    <w:p w:rsidR="001372F6" w:rsidRPr="002D7902" w:rsidRDefault="001372F6" w:rsidP="002D7902">
      <w:pPr>
        <w:ind w:firstLine="360"/>
        <w:rPr>
          <w:lang w:val="es-ES"/>
        </w:rPr>
      </w:pPr>
    </w:p>
    <w:p w:rsidR="003458A3" w:rsidRDefault="000B569C" w:rsidP="00721614">
      <w:pPr>
        <w:rPr>
          <w:lang w:val="es-ES"/>
        </w:rPr>
      </w:pPr>
      <w:r>
        <w:rPr>
          <w:noProof/>
          <w:lang w:eastAsia="es-PE"/>
        </w:rPr>
        <w:lastRenderedPageBreak/>
        <w:drawing>
          <wp:inline distT="0" distB="0" distL="0" distR="0">
            <wp:extent cx="5394960" cy="452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521200"/>
                    </a:xfrm>
                    <a:prstGeom prst="rect">
                      <a:avLst/>
                    </a:prstGeom>
                    <a:noFill/>
                    <a:ln>
                      <a:noFill/>
                    </a:ln>
                  </pic:spPr>
                </pic:pic>
              </a:graphicData>
            </a:graphic>
          </wp:inline>
        </w:drawing>
      </w:r>
    </w:p>
    <w:p w:rsidR="000B569C" w:rsidRPr="000C3834" w:rsidRDefault="000B569C" w:rsidP="000B569C">
      <w:pPr>
        <w:pStyle w:val="Epgrafe"/>
        <w:jc w:val="center"/>
        <w:rPr>
          <w:color w:val="auto"/>
          <w:sz w:val="22"/>
          <w:lang w:val="es-ES"/>
        </w:rPr>
      </w:pPr>
      <w:bookmarkStart w:id="18" w:name="_Toc359083798"/>
      <w:r w:rsidRPr="000C3834">
        <w:rPr>
          <w:color w:val="auto"/>
          <w:sz w:val="22"/>
          <w:lang w:val="es-ES"/>
        </w:rPr>
        <w:t xml:space="preserve">Figura 1.7 Página principal de </w:t>
      </w:r>
      <w:r>
        <w:rPr>
          <w:i/>
          <w:color w:val="auto"/>
          <w:sz w:val="22"/>
          <w:lang w:val="es-ES"/>
        </w:rPr>
        <w:t>etece.es</w:t>
      </w:r>
      <w:r w:rsidRPr="000C3834">
        <w:rPr>
          <w:color w:val="auto"/>
          <w:sz w:val="22"/>
          <w:lang w:val="es-ES"/>
        </w:rPr>
        <w:t xml:space="preserve"> [</w:t>
      </w:r>
      <w:r>
        <w:rPr>
          <w:color w:val="auto"/>
          <w:sz w:val="22"/>
          <w:lang w:val="es-ES"/>
        </w:rPr>
        <w:t xml:space="preserve">ETC, </w:t>
      </w:r>
      <w:r w:rsidRPr="000C3834">
        <w:rPr>
          <w:color w:val="auto"/>
          <w:sz w:val="22"/>
          <w:lang w:val="es-ES"/>
        </w:rPr>
        <w:t>201</w:t>
      </w:r>
      <w:r>
        <w:rPr>
          <w:color w:val="auto"/>
          <w:sz w:val="22"/>
          <w:lang w:val="es-ES"/>
        </w:rPr>
        <w:t>2</w:t>
      </w:r>
      <w:r w:rsidRPr="000C3834">
        <w:rPr>
          <w:color w:val="auto"/>
          <w:sz w:val="22"/>
          <w:lang w:val="es-ES"/>
        </w:rPr>
        <w:t>]</w:t>
      </w:r>
      <w:bookmarkEnd w:id="18"/>
    </w:p>
    <w:p w:rsidR="000B569C" w:rsidRPr="000C3834" w:rsidRDefault="000B569C" w:rsidP="00721614">
      <w:pPr>
        <w:rPr>
          <w:lang w:val="es-ES"/>
        </w:rPr>
      </w:pPr>
    </w:p>
    <w:p w:rsidR="00721614" w:rsidRPr="000C3834" w:rsidRDefault="00721614" w:rsidP="003E15F2">
      <w:pPr>
        <w:pStyle w:val="Prrafodelista"/>
        <w:numPr>
          <w:ilvl w:val="0"/>
          <w:numId w:val="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3E15F2">
      <w:pPr>
        <w:pStyle w:val="Prrafodelista"/>
        <w:numPr>
          <w:ilvl w:val="0"/>
          <w:numId w:val="11"/>
        </w:numPr>
        <w:rPr>
          <w:lang w:val="es-ES"/>
        </w:rPr>
      </w:pPr>
      <w:r w:rsidRPr="000C3834">
        <w:rPr>
          <w:lang w:val="es-ES"/>
        </w:rPr>
        <w:t>Comida</w:t>
      </w:r>
    </w:p>
    <w:p w:rsidR="00A024DD" w:rsidRPr="000C3834" w:rsidRDefault="00A024DD" w:rsidP="003E15F2">
      <w:pPr>
        <w:pStyle w:val="Prrafodelista"/>
        <w:numPr>
          <w:ilvl w:val="0"/>
          <w:numId w:val="11"/>
        </w:numPr>
        <w:rPr>
          <w:lang w:val="es-ES"/>
        </w:rPr>
      </w:pPr>
      <w:r w:rsidRPr="000C3834">
        <w:rPr>
          <w:lang w:val="es-ES"/>
        </w:rPr>
        <w:t>Belleza</w:t>
      </w:r>
    </w:p>
    <w:p w:rsidR="00A024DD" w:rsidRPr="000C3834" w:rsidRDefault="00A024DD" w:rsidP="003E15F2">
      <w:pPr>
        <w:pStyle w:val="Prrafodelista"/>
        <w:numPr>
          <w:ilvl w:val="0"/>
          <w:numId w:val="11"/>
        </w:numPr>
        <w:rPr>
          <w:lang w:val="es-ES"/>
        </w:rPr>
      </w:pPr>
      <w:r w:rsidRPr="000C3834">
        <w:rPr>
          <w:lang w:val="es-ES"/>
        </w:rPr>
        <w:t>Cumpleaños</w:t>
      </w:r>
    </w:p>
    <w:p w:rsidR="00A024DD" w:rsidRPr="000C3834" w:rsidRDefault="00A024DD" w:rsidP="003E15F2">
      <w:pPr>
        <w:pStyle w:val="Prrafodelista"/>
        <w:numPr>
          <w:ilvl w:val="0"/>
          <w:numId w:val="11"/>
        </w:numPr>
        <w:rPr>
          <w:lang w:val="es-ES"/>
        </w:rPr>
      </w:pPr>
      <w:r w:rsidRPr="000C3834">
        <w:rPr>
          <w:lang w:val="es-ES"/>
        </w:rPr>
        <w:t>Alquiler</w:t>
      </w:r>
    </w:p>
    <w:p w:rsidR="00A024DD" w:rsidRPr="000C3834" w:rsidRDefault="00A024DD" w:rsidP="003E15F2">
      <w:pPr>
        <w:pStyle w:val="Prrafodelista"/>
        <w:numPr>
          <w:ilvl w:val="0"/>
          <w:numId w:val="11"/>
        </w:numPr>
        <w:rPr>
          <w:lang w:val="es-ES"/>
        </w:rPr>
      </w:pPr>
      <w:r w:rsidRPr="000C3834">
        <w:rPr>
          <w:lang w:val="es-ES"/>
        </w:rPr>
        <w:t>Transporte</w:t>
      </w:r>
    </w:p>
    <w:p w:rsidR="00A024DD" w:rsidRPr="000C3834" w:rsidRDefault="00A024DD" w:rsidP="003E15F2">
      <w:pPr>
        <w:pStyle w:val="Prrafodelista"/>
        <w:numPr>
          <w:ilvl w:val="0"/>
          <w:numId w:val="11"/>
        </w:numPr>
        <w:rPr>
          <w:lang w:val="es-ES"/>
        </w:rPr>
      </w:pPr>
      <w:r w:rsidRPr="000C3834">
        <w:rPr>
          <w:lang w:val="es-ES"/>
        </w:rPr>
        <w:t>Salud</w:t>
      </w:r>
    </w:p>
    <w:p w:rsidR="00A024DD" w:rsidRPr="000C3834" w:rsidRDefault="00A024DD" w:rsidP="003E15F2">
      <w:pPr>
        <w:pStyle w:val="Prrafodelista"/>
        <w:numPr>
          <w:ilvl w:val="0"/>
          <w:numId w:val="11"/>
        </w:numPr>
        <w:rPr>
          <w:lang w:val="es-ES"/>
        </w:rPr>
      </w:pPr>
      <w:r w:rsidRPr="000C3834">
        <w:rPr>
          <w:lang w:val="es-ES"/>
        </w:rPr>
        <w:t>Flores</w:t>
      </w:r>
    </w:p>
    <w:p w:rsidR="00A024DD" w:rsidRPr="000C3834" w:rsidRDefault="00AE631F" w:rsidP="003E15F2">
      <w:pPr>
        <w:pStyle w:val="Prrafodelista"/>
        <w:numPr>
          <w:ilvl w:val="0"/>
          <w:numId w:val="11"/>
        </w:numPr>
        <w:rPr>
          <w:lang w:val="es-ES"/>
        </w:rPr>
      </w:pPr>
      <w:r w:rsidRPr="000C3834">
        <w:rPr>
          <w:lang w:val="es-ES"/>
        </w:rPr>
        <w:t>Eventos</w:t>
      </w:r>
    </w:p>
    <w:p w:rsidR="00AE631F" w:rsidRPr="000C3834" w:rsidRDefault="00AE631F" w:rsidP="003E15F2">
      <w:pPr>
        <w:pStyle w:val="Prrafodelista"/>
        <w:numPr>
          <w:ilvl w:val="0"/>
          <w:numId w:val="11"/>
        </w:numPr>
        <w:rPr>
          <w:lang w:val="es-ES"/>
        </w:rPr>
      </w:pPr>
      <w:r w:rsidRPr="000C3834">
        <w:rPr>
          <w:lang w:val="es-ES"/>
        </w:rPr>
        <w:t>Limpieza</w:t>
      </w:r>
    </w:p>
    <w:p w:rsidR="00AE631F" w:rsidRPr="000C3834" w:rsidRDefault="00AE631F" w:rsidP="003E15F2">
      <w:pPr>
        <w:pStyle w:val="Prrafodelista"/>
        <w:numPr>
          <w:ilvl w:val="0"/>
          <w:numId w:val="11"/>
        </w:numPr>
        <w:rPr>
          <w:lang w:val="es-ES"/>
        </w:rPr>
      </w:pPr>
      <w:r w:rsidRPr="000C3834">
        <w:rPr>
          <w:lang w:val="es-ES"/>
        </w:rPr>
        <w:t>Instalación</w:t>
      </w:r>
    </w:p>
    <w:p w:rsidR="00AE631F" w:rsidRPr="000C3834" w:rsidRDefault="00AE631F" w:rsidP="003E15F2">
      <w:pPr>
        <w:pStyle w:val="Prrafodelista"/>
        <w:numPr>
          <w:ilvl w:val="0"/>
          <w:numId w:val="1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 xml:space="preserve">y mapas. Para esto, ofrecen dos tipos de cuentas: una básica y gratuita que </w:t>
      </w:r>
      <w:r w:rsidR="00007540" w:rsidRPr="000C3834">
        <w:rPr>
          <w:lang w:val="es-ES"/>
        </w:rPr>
        <w:lastRenderedPageBreak/>
        <w:t>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eastAsia="es-PE"/>
        </w:rPr>
        <w:drawing>
          <wp:inline distT="0" distB="0" distL="0" distR="0" wp14:anchorId="138CE5DC" wp14:editId="1F5AE2EB">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19" w:name="_Toc359083799"/>
      <w:r w:rsidRPr="000C3834">
        <w:rPr>
          <w:color w:val="auto"/>
          <w:sz w:val="22"/>
          <w:lang w:val="es-ES"/>
        </w:rPr>
        <w:t>Figura 1.</w:t>
      </w:r>
      <w:r w:rsidR="00365340">
        <w:rPr>
          <w:color w:val="auto"/>
          <w:sz w:val="22"/>
          <w:lang w:val="es-ES"/>
        </w:rPr>
        <w:t>8</w:t>
      </w:r>
      <w:r w:rsidRPr="000C3834">
        <w:rPr>
          <w:color w:val="auto"/>
          <w:sz w:val="22"/>
          <w:lang w:val="es-ES"/>
        </w:rPr>
        <w:t xml:space="preserve">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19"/>
    </w:p>
    <w:p w:rsidR="00721614" w:rsidRPr="000C3834" w:rsidRDefault="00721614" w:rsidP="00721614">
      <w:pPr>
        <w:rPr>
          <w:lang w:val="es-ES"/>
        </w:rPr>
      </w:pPr>
    </w:p>
    <w:p w:rsidR="001367B2" w:rsidRPr="000C3834" w:rsidRDefault="001367B2" w:rsidP="003E15F2">
      <w:pPr>
        <w:pStyle w:val="Prrafodelista"/>
        <w:numPr>
          <w:ilvl w:val="0"/>
          <w:numId w:val="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3E15F2">
      <w:pPr>
        <w:pStyle w:val="Prrafodelista"/>
        <w:numPr>
          <w:ilvl w:val="0"/>
          <w:numId w:val="12"/>
        </w:numPr>
        <w:rPr>
          <w:lang w:val="es-ES"/>
        </w:rPr>
      </w:pPr>
      <w:r w:rsidRPr="000C3834">
        <w:rPr>
          <w:lang w:val="es-ES"/>
        </w:rPr>
        <w:t>Comida</w:t>
      </w:r>
    </w:p>
    <w:p w:rsidR="0091127C" w:rsidRPr="000C3834" w:rsidRDefault="0091127C" w:rsidP="003E15F2">
      <w:pPr>
        <w:pStyle w:val="Prrafodelista"/>
        <w:numPr>
          <w:ilvl w:val="0"/>
          <w:numId w:val="12"/>
        </w:numPr>
        <w:rPr>
          <w:lang w:val="es-ES"/>
        </w:rPr>
      </w:pPr>
      <w:r w:rsidRPr="000C3834">
        <w:rPr>
          <w:lang w:val="es-ES"/>
        </w:rPr>
        <w:t>Regalos</w:t>
      </w:r>
    </w:p>
    <w:p w:rsidR="0091127C" w:rsidRPr="000C3834" w:rsidRDefault="0091127C" w:rsidP="003E15F2">
      <w:pPr>
        <w:pStyle w:val="Prrafodelista"/>
        <w:numPr>
          <w:ilvl w:val="0"/>
          <w:numId w:val="12"/>
        </w:numPr>
        <w:rPr>
          <w:lang w:val="es-ES"/>
        </w:rPr>
      </w:pPr>
      <w:r w:rsidRPr="000C3834">
        <w:rPr>
          <w:lang w:val="es-ES"/>
        </w:rPr>
        <w:t>Taxi</w:t>
      </w:r>
    </w:p>
    <w:p w:rsidR="0091127C" w:rsidRPr="000C3834" w:rsidRDefault="0091127C" w:rsidP="003E15F2">
      <w:pPr>
        <w:pStyle w:val="Prrafodelista"/>
        <w:numPr>
          <w:ilvl w:val="0"/>
          <w:numId w:val="12"/>
        </w:numPr>
        <w:rPr>
          <w:lang w:val="es-ES"/>
        </w:rPr>
      </w:pPr>
      <w:r w:rsidRPr="000C3834">
        <w:rPr>
          <w:lang w:val="es-ES"/>
        </w:rPr>
        <w:t>Servicios Técnicos y Domésticos</w:t>
      </w:r>
    </w:p>
    <w:p w:rsidR="0091127C" w:rsidRPr="000C3834" w:rsidRDefault="00F25898" w:rsidP="003E15F2">
      <w:pPr>
        <w:pStyle w:val="Prrafodelista"/>
        <w:numPr>
          <w:ilvl w:val="0"/>
          <w:numId w:val="12"/>
        </w:numPr>
        <w:rPr>
          <w:lang w:val="es-ES"/>
        </w:rPr>
      </w:pPr>
      <w:r w:rsidRPr="000C3834">
        <w:rPr>
          <w:lang w:val="es-ES"/>
        </w:rPr>
        <w:t>Alquiler</w:t>
      </w:r>
    </w:p>
    <w:p w:rsidR="00CF3224" w:rsidRPr="000C3834" w:rsidRDefault="00CF3224" w:rsidP="003E15F2">
      <w:pPr>
        <w:pStyle w:val="Prrafodelista"/>
        <w:numPr>
          <w:ilvl w:val="0"/>
          <w:numId w:val="12"/>
        </w:numPr>
        <w:rPr>
          <w:lang w:val="es-ES"/>
        </w:rPr>
      </w:pPr>
      <w:r w:rsidRPr="000C3834">
        <w:rPr>
          <w:lang w:val="es-ES"/>
        </w:rPr>
        <w:t>Belleza</w:t>
      </w:r>
    </w:p>
    <w:p w:rsidR="00CF3224" w:rsidRPr="000C3834" w:rsidRDefault="00CF3224" w:rsidP="003E15F2">
      <w:pPr>
        <w:pStyle w:val="Prrafodelista"/>
        <w:numPr>
          <w:ilvl w:val="0"/>
          <w:numId w:val="12"/>
        </w:numPr>
        <w:rPr>
          <w:lang w:val="es-ES"/>
        </w:rPr>
      </w:pPr>
      <w:r w:rsidRPr="000C3834">
        <w:rPr>
          <w:lang w:val="es-ES"/>
        </w:rPr>
        <w:t>Transportes y Viajes</w:t>
      </w:r>
    </w:p>
    <w:p w:rsidR="00CF3224" w:rsidRPr="000C3834" w:rsidRDefault="00CF3224" w:rsidP="003E15F2">
      <w:pPr>
        <w:pStyle w:val="Prrafodelista"/>
        <w:numPr>
          <w:ilvl w:val="0"/>
          <w:numId w:val="12"/>
        </w:numPr>
        <w:rPr>
          <w:lang w:val="es-ES"/>
        </w:rPr>
      </w:pPr>
      <w:r w:rsidRPr="000C3834">
        <w:rPr>
          <w:lang w:val="es-ES"/>
        </w:rPr>
        <w:t>Fiesta y Eventos</w:t>
      </w:r>
      <w:r w:rsidR="00881C43">
        <w:rPr>
          <w:lang w:val="es-ES"/>
        </w:rPr>
        <w:tab/>
      </w:r>
      <w:r w:rsidR="00881C43">
        <w:rPr>
          <w:lang w:val="es-ES"/>
        </w:rPr>
        <w:br/>
      </w:r>
    </w:p>
    <w:p w:rsidR="00A01E44" w:rsidRPr="000C3834" w:rsidRDefault="00825F69" w:rsidP="00825F69">
      <w:pPr>
        <w:jc w:val="center"/>
        <w:rPr>
          <w:b/>
          <w:lang w:val="es-ES"/>
        </w:rPr>
      </w:pPr>
      <w:r w:rsidRPr="000C3834">
        <w:rPr>
          <w:b/>
          <w:noProof/>
          <w:lang w:eastAsia="es-PE"/>
        </w:rPr>
        <w:drawing>
          <wp:inline distT="0" distB="0" distL="0" distR="0" wp14:anchorId="7CC01B79" wp14:editId="70EAE372">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20" w:name="_Toc359083800"/>
      <w:r w:rsidRPr="000C3834">
        <w:rPr>
          <w:color w:val="auto"/>
          <w:sz w:val="22"/>
          <w:lang w:val="es-ES"/>
        </w:rPr>
        <w:t>Figura 1.</w:t>
      </w:r>
      <w:r w:rsidR="00365340">
        <w:rPr>
          <w:color w:val="auto"/>
          <w:sz w:val="22"/>
          <w:lang w:val="es-ES"/>
        </w:rPr>
        <w:t>9</w:t>
      </w:r>
      <w:r w:rsidRPr="000C3834">
        <w:rPr>
          <w:color w:val="auto"/>
          <w:sz w:val="22"/>
          <w:lang w:val="es-ES"/>
        </w:rPr>
        <w:t xml:space="preserve">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0"/>
    </w:p>
    <w:p w:rsidR="004E622A" w:rsidRPr="000C3834" w:rsidRDefault="004E622A" w:rsidP="004E622A">
      <w:pPr>
        <w:rPr>
          <w:b/>
          <w:lang w:val="es-ES"/>
        </w:rPr>
      </w:pPr>
    </w:p>
    <w:p w:rsidR="001367B2" w:rsidRPr="000C3834" w:rsidRDefault="001367B2" w:rsidP="003E15F2">
      <w:pPr>
        <w:pStyle w:val="Prrafodelista"/>
        <w:numPr>
          <w:ilvl w:val="0"/>
          <w:numId w:val="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3E15F2">
      <w:pPr>
        <w:pStyle w:val="Prrafodelista"/>
        <w:numPr>
          <w:ilvl w:val="0"/>
          <w:numId w:val="12"/>
        </w:numPr>
        <w:ind w:left="426"/>
        <w:rPr>
          <w:lang w:val="es-ES"/>
        </w:rPr>
      </w:pPr>
      <w:r w:rsidRPr="000C3834">
        <w:rPr>
          <w:lang w:val="es-ES"/>
        </w:rPr>
        <w:t>Detección y reparación de fugas</w:t>
      </w:r>
    </w:p>
    <w:p w:rsidR="0002162A" w:rsidRPr="000C3834" w:rsidRDefault="0002162A" w:rsidP="003E15F2">
      <w:pPr>
        <w:pStyle w:val="Prrafodelista"/>
        <w:numPr>
          <w:ilvl w:val="0"/>
          <w:numId w:val="12"/>
        </w:numPr>
        <w:ind w:left="426"/>
        <w:rPr>
          <w:lang w:val="es-ES"/>
        </w:rPr>
      </w:pPr>
      <w:r w:rsidRPr="000C3834">
        <w:rPr>
          <w:lang w:val="es-ES"/>
        </w:rPr>
        <w:t>Inundaciones</w:t>
      </w:r>
    </w:p>
    <w:p w:rsidR="0002162A" w:rsidRPr="000C3834" w:rsidRDefault="0002162A" w:rsidP="003E15F2">
      <w:pPr>
        <w:pStyle w:val="Prrafodelista"/>
        <w:numPr>
          <w:ilvl w:val="0"/>
          <w:numId w:val="12"/>
        </w:numPr>
        <w:ind w:left="426"/>
        <w:rPr>
          <w:lang w:val="es-ES"/>
        </w:rPr>
      </w:pPr>
      <w:r w:rsidRPr="000C3834">
        <w:rPr>
          <w:lang w:val="es-ES"/>
        </w:rPr>
        <w:t>Desatoros internos</w:t>
      </w:r>
    </w:p>
    <w:p w:rsidR="0002162A" w:rsidRPr="000C3834" w:rsidRDefault="0002162A" w:rsidP="003E15F2">
      <w:pPr>
        <w:pStyle w:val="Prrafodelista"/>
        <w:numPr>
          <w:ilvl w:val="0"/>
          <w:numId w:val="1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lastRenderedPageBreak/>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eastAsia="es-PE"/>
        </w:rPr>
        <w:drawing>
          <wp:inline distT="0" distB="0" distL="0" distR="0" wp14:anchorId="7E247B3B" wp14:editId="58987926">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21" w:name="_Toc359083801"/>
      <w:r w:rsidRPr="000C3834">
        <w:rPr>
          <w:color w:val="auto"/>
          <w:sz w:val="22"/>
          <w:lang w:val="es-ES"/>
        </w:rPr>
        <w:t>Figura 1.</w:t>
      </w:r>
      <w:r w:rsidR="00365340">
        <w:rPr>
          <w:color w:val="auto"/>
          <w:sz w:val="22"/>
          <w:lang w:val="es-ES"/>
        </w:rPr>
        <w:t>10</w:t>
      </w:r>
      <w:r w:rsidRPr="000C3834">
        <w:rPr>
          <w:color w:val="auto"/>
          <w:sz w:val="22"/>
          <w:lang w:val="es-ES"/>
        </w:rPr>
        <w:t xml:space="preserve">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1"/>
    </w:p>
    <w:p w:rsidR="00B9427F" w:rsidRPr="000C3834" w:rsidRDefault="00B9427F" w:rsidP="00721614">
      <w:pPr>
        <w:rPr>
          <w:lang w:val="es-ES"/>
        </w:rPr>
      </w:pPr>
    </w:p>
    <w:p w:rsidR="00721614" w:rsidRPr="000C3834" w:rsidRDefault="00721614" w:rsidP="00721614">
      <w:pPr>
        <w:pStyle w:val="Ttulo2"/>
        <w:rPr>
          <w:lang w:val="es-ES"/>
        </w:rPr>
      </w:pPr>
      <w:bookmarkStart w:id="22" w:name="_Toc359084120"/>
      <w:r w:rsidRPr="000C3834">
        <w:rPr>
          <w:lang w:val="es-ES"/>
        </w:rPr>
        <w:t>Formas aproximadas de resolver el problema</w:t>
      </w:r>
      <w:bookmarkEnd w:id="22"/>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3E15F2">
      <w:pPr>
        <w:pStyle w:val="Prrafodelista"/>
        <w:numPr>
          <w:ilvl w:val="0"/>
          <w:numId w:val="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lastRenderedPageBreak/>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t>A clientes</w:t>
      </w:r>
      <w:r w:rsidRPr="000C3834">
        <w:rPr>
          <w:lang w:val="es-ES"/>
        </w:rPr>
        <w:t>:</w:t>
      </w:r>
    </w:p>
    <w:p w:rsidR="0098016F" w:rsidRPr="000C3834" w:rsidRDefault="0098016F" w:rsidP="0098016F">
      <w:pPr>
        <w:rPr>
          <w:lang w:val="es-ES"/>
        </w:rPr>
      </w:pPr>
    </w:p>
    <w:p w:rsidR="0098016F" w:rsidRPr="000C3834" w:rsidRDefault="0098016F" w:rsidP="003E15F2">
      <w:pPr>
        <w:pStyle w:val="Prrafodelista"/>
        <w:numPr>
          <w:ilvl w:val="0"/>
          <w:numId w:val="8"/>
        </w:numPr>
        <w:rPr>
          <w:lang w:val="es-ES"/>
        </w:rPr>
      </w:pPr>
      <w:r w:rsidRPr="000C3834">
        <w:rPr>
          <w:lang w:val="es-ES"/>
        </w:rPr>
        <w:t>Conectarlos con proveedores de acuerdo al proyecto que buscan.</w:t>
      </w:r>
    </w:p>
    <w:p w:rsidR="0098016F" w:rsidRPr="000C3834" w:rsidRDefault="0098016F" w:rsidP="003E15F2">
      <w:pPr>
        <w:pStyle w:val="Prrafodelista"/>
        <w:numPr>
          <w:ilvl w:val="0"/>
          <w:numId w:val="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3E15F2">
      <w:pPr>
        <w:pStyle w:val="Prrafodelista"/>
        <w:numPr>
          <w:ilvl w:val="0"/>
          <w:numId w:val="8"/>
        </w:numPr>
        <w:rPr>
          <w:lang w:val="es-ES"/>
        </w:rPr>
      </w:pPr>
      <w:r w:rsidRPr="000C3834">
        <w:rPr>
          <w:lang w:val="es-ES"/>
        </w:rPr>
        <w:t>No cobrar ninguna comisión sobre las ventas efectuadas por las empresas.</w:t>
      </w:r>
    </w:p>
    <w:p w:rsidR="0098016F" w:rsidRPr="000C3834" w:rsidRDefault="0098016F" w:rsidP="003E15F2">
      <w:pPr>
        <w:pStyle w:val="Prrafodelista"/>
        <w:numPr>
          <w:ilvl w:val="0"/>
          <w:numId w:val="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3E15F2">
      <w:pPr>
        <w:pStyle w:val="Prrafodelista"/>
        <w:numPr>
          <w:ilvl w:val="0"/>
          <w:numId w:val="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3E15F2">
      <w:pPr>
        <w:pStyle w:val="Prrafodelista"/>
        <w:numPr>
          <w:ilvl w:val="0"/>
          <w:numId w:val="9"/>
        </w:numPr>
        <w:rPr>
          <w:lang w:val="es-ES"/>
        </w:rPr>
      </w:pPr>
      <w:r w:rsidRPr="000C3834">
        <w:rPr>
          <w:lang w:val="es-ES"/>
        </w:rPr>
        <w:t>Obras y r</w:t>
      </w:r>
      <w:r w:rsidR="00E61EE8" w:rsidRPr="000C3834">
        <w:rPr>
          <w:lang w:val="es-ES"/>
        </w:rPr>
        <w:t>eformas</w:t>
      </w:r>
    </w:p>
    <w:p w:rsidR="002E62CD" w:rsidRPr="000C3834" w:rsidRDefault="00E61EE8" w:rsidP="003E15F2">
      <w:pPr>
        <w:pStyle w:val="Prrafodelista"/>
        <w:numPr>
          <w:ilvl w:val="0"/>
          <w:numId w:val="9"/>
        </w:numPr>
        <w:rPr>
          <w:lang w:val="es-ES"/>
        </w:rPr>
      </w:pPr>
      <w:r w:rsidRPr="000C3834">
        <w:rPr>
          <w:lang w:val="es-ES"/>
        </w:rPr>
        <w:t>L</w:t>
      </w:r>
      <w:r w:rsidR="00966110" w:rsidRPr="000C3834">
        <w:rPr>
          <w:lang w:val="es-ES"/>
        </w:rPr>
        <w:t>impieza</w:t>
      </w:r>
    </w:p>
    <w:p w:rsidR="00E61EE8" w:rsidRPr="000C3834" w:rsidRDefault="00E61EE8" w:rsidP="003E15F2">
      <w:pPr>
        <w:pStyle w:val="Prrafodelista"/>
        <w:numPr>
          <w:ilvl w:val="0"/>
          <w:numId w:val="9"/>
        </w:numPr>
        <w:rPr>
          <w:lang w:val="es-ES"/>
        </w:rPr>
      </w:pPr>
      <w:r w:rsidRPr="000C3834">
        <w:rPr>
          <w:lang w:val="es-ES"/>
        </w:rPr>
        <w:t>M</w:t>
      </w:r>
      <w:r w:rsidR="00966110" w:rsidRPr="000C3834">
        <w:rPr>
          <w:lang w:val="es-ES"/>
        </w:rPr>
        <w:t>antenimiento</w:t>
      </w:r>
    </w:p>
    <w:p w:rsidR="00966110" w:rsidRPr="000C3834" w:rsidRDefault="00E61EE8" w:rsidP="003E15F2">
      <w:pPr>
        <w:pStyle w:val="Prrafodelista"/>
        <w:numPr>
          <w:ilvl w:val="0"/>
          <w:numId w:val="9"/>
        </w:numPr>
        <w:rPr>
          <w:lang w:val="es-ES"/>
        </w:rPr>
      </w:pPr>
      <w:r w:rsidRPr="000C3834">
        <w:rPr>
          <w:lang w:val="es-ES"/>
        </w:rPr>
        <w:t>I</w:t>
      </w:r>
      <w:r w:rsidR="00966110" w:rsidRPr="000C3834">
        <w:rPr>
          <w:lang w:val="es-ES"/>
        </w:rPr>
        <w:t>nstalaciones</w:t>
      </w:r>
    </w:p>
    <w:p w:rsidR="00E61EE8" w:rsidRPr="000C3834" w:rsidRDefault="00E61EE8" w:rsidP="003E15F2">
      <w:pPr>
        <w:pStyle w:val="Prrafodelista"/>
        <w:numPr>
          <w:ilvl w:val="0"/>
          <w:numId w:val="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eastAsia="es-PE"/>
        </w:rPr>
        <w:drawing>
          <wp:inline distT="0" distB="0" distL="0" distR="0" wp14:anchorId="6C6C843D" wp14:editId="1A1A0569">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23" w:name="_Toc359083802"/>
      <w:r w:rsidRPr="000C3834">
        <w:rPr>
          <w:color w:val="auto"/>
          <w:sz w:val="22"/>
          <w:lang w:val="es-ES"/>
        </w:rPr>
        <w:t>Figura 1.</w:t>
      </w:r>
      <w:r w:rsidR="002E62CD" w:rsidRPr="000C3834">
        <w:rPr>
          <w:color w:val="auto"/>
          <w:sz w:val="22"/>
          <w:lang w:val="es-ES"/>
        </w:rPr>
        <w:t>1</w:t>
      </w:r>
      <w:r w:rsidR="00365340">
        <w:rPr>
          <w:color w:val="auto"/>
          <w:sz w:val="22"/>
          <w:lang w:val="es-ES"/>
        </w:rPr>
        <w:t>1</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3"/>
    </w:p>
    <w:p w:rsidR="00C9625E" w:rsidRPr="000C3834" w:rsidRDefault="00C9625E" w:rsidP="003E15F2">
      <w:pPr>
        <w:pStyle w:val="Prrafodelista"/>
        <w:numPr>
          <w:ilvl w:val="0"/>
          <w:numId w:val="7"/>
        </w:numPr>
        <w:ind w:left="426"/>
        <w:rPr>
          <w:b/>
          <w:lang w:val="es-ES"/>
        </w:rPr>
      </w:pPr>
      <w:r w:rsidRPr="000C3834">
        <w:rPr>
          <w:b/>
          <w:lang w:val="es-ES"/>
        </w:rPr>
        <w:lastRenderedPageBreak/>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De manera similar a Quotatis, esta 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eastAsia="es-PE"/>
        </w:rPr>
        <w:drawing>
          <wp:inline distT="0" distB="0" distL="0" distR="0" wp14:anchorId="734E3A53" wp14:editId="1B20704D">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24" w:name="_Toc359083803"/>
      <w:r w:rsidRPr="000C3834">
        <w:rPr>
          <w:color w:val="auto"/>
          <w:sz w:val="22"/>
          <w:lang w:val="es-ES"/>
        </w:rPr>
        <w:t>Figura 1.</w:t>
      </w:r>
      <w:r w:rsidR="00562E8A" w:rsidRPr="000C3834">
        <w:rPr>
          <w:color w:val="auto"/>
          <w:sz w:val="22"/>
          <w:lang w:val="es-ES"/>
        </w:rPr>
        <w:t>1</w:t>
      </w:r>
      <w:r w:rsidR="00365340">
        <w:rPr>
          <w:color w:val="auto"/>
          <w:sz w:val="22"/>
          <w:lang w:val="es-ES"/>
        </w:rPr>
        <w:t>2</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4"/>
    </w:p>
    <w:p w:rsidR="000626DA" w:rsidRPr="000C3834" w:rsidRDefault="000626DA" w:rsidP="00237205">
      <w:pPr>
        <w:ind w:firstLine="426"/>
        <w:rPr>
          <w:lang w:val="es-ES"/>
        </w:rPr>
      </w:pPr>
    </w:p>
    <w:p w:rsidR="00C9625E" w:rsidRPr="000C3834" w:rsidRDefault="00C9625E" w:rsidP="003E15F2">
      <w:pPr>
        <w:pStyle w:val="Prrafodelista"/>
        <w:numPr>
          <w:ilvl w:val="0"/>
          <w:numId w:val="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eastAsia="es-PE"/>
        </w:rPr>
        <w:lastRenderedPageBreak/>
        <w:drawing>
          <wp:inline distT="0" distB="0" distL="0" distR="0" wp14:anchorId="4680EE0C" wp14:editId="5B39256A">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25" w:name="_Toc359083804"/>
      <w:r w:rsidRPr="000C3834">
        <w:rPr>
          <w:color w:val="auto"/>
          <w:sz w:val="22"/>
          <w:lang w:val="es-ES"/>
        </w:rPr>
        <w:t>Figura 1.</w:t>
      </w:r>
      <w:r w:rsidR="00562E8A" w:rsidRPr="000C3834">
        <w:rPr>
          <w:color w:val="auto"/>
          <w:sz w:val="22"/>
          <w:lang w:val="es-ES"/>
        </w:rPr>
        <w:t>1</w:t>
      </w:r>
      <w:r w:rsidR="00365340">
        <w:rPr>
          <w:color w:val="auto"/>
          <w:sz w:val="22"/>
          <w:lang w:val="es-ES"/>
        </w:rPr>
        <w:t>3</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5"/>
    </w:p>
    <w:p w:rsidR="00E9208F" w:rsidRPr="000C3834" w:rsidRDefault="00E9208F" w:rsidP="003E15F2">
      <w:pPr>
        <w:pStyle w:val="Prrafodelista"/>
        <w:numPr>
          <w:ilvl w:val="0"/>
          <w:numId w:val="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eastAsia="es-PE"/>
        </w:rPr>
        <w:drawing>
          <wp:inline distT="0" distB="0" distL="0" distR="0" wp14:anchorId="3A5D324B" wp14:editId="245F3878">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26" w:name="_Toc359083805"/>
      <w:r w:rsidRPr="000C3834">
        <w:rPr>
          <w:color w:val="auto"/>
          <w:sz w:val="22"/>
          <w:lang w:val="es-ES"/>
        </w:rPr>
        <w:t>Figura 1.1</w:t>
      </w:r>
      <w:r w:rsidR="00365340">
        <w:rPr>
          <w:color w:val="auto"/>
          <w:sz w:val="22"/>
          <w:lang w:val="es-ES"/>
        </w:rPr>
        <w:t>4</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6"/>
    </w:p>
    <w:p w:rsidR="008D367E" w:rsidRPr="000C3834" w:rsidRDefault="008D367E" w:rsidP="00D16B00">
      <w:pPr>
        <w:pStyle w:val="Ttulo2"/>
        <w:rPr>
          <w:lang w:val="es-ES"/>
        </w:rPr>
      </w:pPr>
      <w:bookmarkStart w:id="27" w:name="_Toc359084121"/>
      <w:r w:rsidRPr="000C3834">
        <w:rPr>
          <w:lang w:val="es-ES"/>
        </w:rPr>
        <w:lastRenderedPageBreak/>
        <w:t>Cuadro comparativo de la revisión del estado del arte</w:t>
      </w:r>
      <w:bookmarkEnd w:id="27"/>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806"/>
        <w:gridCol w:w="1863"/>
        <w:gridCol w:w="2126"/>
        <w:gridCol w:w="1985"/>
        <w:gridCol w:w="2126"/>
        <w:gridCol w:w="2410"/>
      </w:tblGrid>
      <w:tr w:rsidR="00CA6DAA" w:rsidRPr="000C3834" w:rsidTr="00CE7285">
        <w:trPr>
          <w:cnfStyle w:val="100000000000" w:firstRow="1" w:lastRow="0" w:firstColumn="0" w:lastColumn="0" w:oddVBand="0" w:evenVBand="0" w:oddHBand="0" w:evenHBand="0" w:firstRowFirstColumn="0" w:firstRowLastColumn="0" w:lastRowFirstColumn="0" w:lastRowLastColumn="0"/>
          <w:trHeight w:val="1270"/>
        </w:trPr>
        <w:tc>
          <w:tcPr>
            <w:tcW w:w="1826" w:type="dxa"/>
            <w:shd w:val="clear" w:color="auto" w:fill="A6A6A6" w:themeFill="background1" w:themeFillShade="A6"/>
            <w:vAlign w:val="center"/>
          </w:tcPr>
          <w:p w:rsidR="00CA6DAA" w:rsidRPr="000C3834" w:rsidRDefault="00CA6DAA" w:rsidP="005B3B73">
            <w:pPr>
              <w:jc w:val="center"/>
              <w:rPr>
                <w:lang w:val="es-ES"/>
              </w:rPr>
            </w:pPr>
            <w:r w:rsidRPr="000C3834">
              <w:rPr>
                <w:color w:val="auto"/>
                <w:lang w:val="es-ES"/>
              </w:rPr>
              <w:lastRenderedPageBreak/>
              <w:t>Criterio</w:t>
            </w:r>
          </w:p>
        </w:tc>
        <w:tc>
          <w:tcPr>
            <w:tcW w:w="1806" w:type="dxa"/>
            <w:shd w:val="clear" w:color="auto" w:fill="A6A6A6" w:themeFill="background1" w:themeFillShade="A6"/>
            <w:vAlign w:val="center"/>
          </w:tcPr>
          <w:p w:rsidR="00CA6DAA" w:rsidRPr="000C3834" w:rsidRDefault="00CA6DAA" w:rsidP="00CA6DAA">
            <w:pPr>
              <w:jc w:val="center"/>
              <w:rPr>
                <w:noProof/>
                <w:lang w:val="es-MX" w:eastAsia="es-MX"/>
              </w:rPr>
            </w:pPr>
            <w:r>
              <w:rPr>
                <w:noProof/>
                <w:lang w:eastAsia="es-PE"/>
              </w:rPr>
              <w:drawing>
                <wp:inline distT="0" distB="0" distL="0" distR="0" wp14:anchorId="229D43ED" wp14:editId="0643AD39">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5">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3" w:type="dxa"/>
            <w:shd w:val="clear" w:color="auto" w:fill="A6A6A6" w:themeFill="background1" w:themeFillShade="A6"/>
            <w:vAlign w:val="center"/>
          </w:tcPr>
          <w:p w:rsidR="00CA6DAA" w:rsidRPr="000C3834" w:rsidRDefault="00CA6DAA" w:rsidP="005B3B73">
            <w:pPr>
              <w:jc w:val="center"/>
              <w:rPr>
                <w:lang w:val="es-ES"/>
              </w:rPr>
            </w:pPr>
            <w:r w:rsidRPr="000C3834">
              <w:rPr>
                <w:noProof/>
                <w:lang w:eastAsia="es-PE"/>
              </w:rPr>
              <w:drawing>
                <wp:inline distT="0" distB="0" distL="0" distR="0" wp14:anchorId="6D591A2D" wp14:editId="0E4E3294">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5.5pt" o:ole="">
                  <v:imagedata r:id="rId27" o:title=""/>
                </v:shape>
                <o:OLEObject Type="Embed" ProgID="PBrush" ShapeID="_x0000_i1025" DrawAspect="Content" ObjectID="_1432874285" r:id="rId28"/>
              </w:object>
            </w:r>
          </w:p>
        </w:tc>
        <w:tc>
          <w:tcPr>
            <w:tcW w:w="1985" w:type="dxa"/>
            <w:shd w:val="clear" w:color="auto" w:fill="A6A6A6" w:themeFill="background1" w:themeFillShade="A6"/>
            <w:vAlign w:val="center"/>
          </w:tcPr>
          <w:p w:rsidR="00CA6DAA" w:rsidRPr="000C3834" w:rsidRDefault="00CA6DAA" w:rsidP="005B3B73">
            <w:pPr>
              <w:jc w:val="center"/>
              <w:rPr>
                <w:lang w:val="es-ES"/>
              </w:rPr>
            </w:pPr>
            <w:r w:rsidRPr="000C3834">
              <w:rPr>
                <w:noProof/>
                <w:lang w:eastAsia="es-PE"/>
              </w:rPr>
              <w:drawing>
                <wp:inline distT="0" distB="0" distL="0" distR="0" wp14:anchorId="68F6FF67" wp14:editId="66B0EFA0">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noProof/>
                <w:lang w:eastAsia="es-PE"/>
              </w:rPr>
              <w:drawing>
                <wp:inline distT="0" distB="0" distL="0" distR="0" wp14:anchorId="2CE5CBD5" wp14:editId="06C963C7">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410" w:type="dxa"/>
            <w:shd w:val="clear" w:color="auto" w:fill="A6A6A6" w:themeFill="background1" w:themeFillShade="A6"/>
            <w:vAlign w:val="center"/>
          </w:tcPr>
          <w:p w:rsidR="00CA6DAA" w:rsidRPr="000C3834" w:rsidRDefault="00CA6DAA" w:rsidP="005B3B73">
            <w:pPr>
              <w:jc w:val="center"/>
              <w:rPr>
                <w:color w:val="auto"/>
                <w:lang w:val="es-ES"/>
              </w:rPr>
            </w:pPr>
            <w:r w:rsidRPr="000C3834">
              <w:rPr>
                <w:color w:val="auto"/>
                <w:sz w:val="22"/>
                <w:lang w:val="es-ES"/>
              </w:rPr>
              <w:t xml:space="preserve">Sistema de Gestión de Toma de </w:t>
            </w:r>
            <w:commentRangeStart w:id="28"/>
            <w:r w:rsidRPr="000C3834">
              <w:rPr>
                <w:color w:val="auto"/>
                <w:sz w:val="22"/>
                <w:lang w:val="es-ES"/>
              </w:rPr>
              <w:t>Pedidos</w:t>
            </w:r>
            <w:commentRangeEnd w:id="28"/>
            <w:r w:rsidR="00494534">
              <w:rPr>
                <w:rStyle w:val="Refdecomentario"/>
                <w:b w:val="0"/>
                <w:bCs w:val="0"/>
                <w:color w:val="auto"/>
              </w:rPr>
              <w:commentReference w:id="28"/>
            </w:r>
            <w:r w:rsidRPr="000C3834">
              <w:rPr>
                <w:color w:val="auto"/>
                <w:sz w:val="22"/>
                <w:lang w:val="es-ES"/>
              </w:rPr>
              <w:t xml:space="preserve"> de Servicios Generales y de Mantenimiento</w:t>
            </w:r>
          </w:p>
        </w:tc>
      </w:tr>
      <w:tr w:rsidR="00CA6DAA" w:rsidRPr="000C3834" w:rsidTr="00CE7285">
        <w:trPr>
          <w:trHeight w:val="407"/>
        </w:trPr>
        <w:tc>
          <w:tcPr>
            <w:tcW w:w="1826" w:type="dxa"/>
            <w:vAlign w:val="center"/>
          </w:tcPr>
          <w:p w:rsidR="00CA6DAA" w:rsidRPr="000C3834" w:rsidRDefault="00CA6DAA" w:rsidP="005B3B73">
            <w:pPr>
              <w:jc w:val="center"/>
              <w:rPr>
                <w:b/>
                <w:lang w:val="es-ES"/>
              </w:rPr>
            </w:pPr>
            <w:r w:rsidRPr="000C3834">
              <w:rPr>
                <w:b/>
                <w:lang w:val="es-ES"/>
              </w:rPr>
              <w:t>País de Origen</w:t>
            </w:r>
          </w:p>
        </w:tc>
        <w:tc>
          <w:tcPr>
            <w:tcW w:w="1806" w:type="dxa"/>
            <w:vAlign w:val="center"/>
          </w:tcPr>
          <w:p w:rsidR="00CA6DAA" w:rsidRPr="000C3834" w:rsidRDefault="00CA6DAA" w:rsidP="00CA6DAA">
            <w:pPr>
              <w:jc w:val="center"/>
              <w:rPr>
                <w:sz w:val="22"/>
                <w:lang w:val="es-ES"/>
              </w:rPr>
            </w:pPr>
            <w:r w:rsidRPr="000C3834">
              <w:rPr>
                <w:sz w:val="22"/>
                <w:lang w:val="es-ES"/>
              </w:rPr>
              <w:t>España</w:t>
            </w:r>
          </w:p>
        </w:tc>
        <w:tc>
          <w:tcPr>
            <w:tcW w:w="1863" w:type="dxa"/>
            <w:vAlign w:val="center"/>
          </w:tcPr>
          <w:p w:rsidR="00CA6DAA" w:rsidRPr="000C3834" w:rsidRDefault="00CA6DAA" w:rsidP="005B3B73">
            <w:pPr>
              <w:jc w:val="center"/>
              <w:rPr>
                <w:sz w:val="22"/>
                <w:lang w:val="es-ES"/>
              </w:rPr>
            </w:pPr>
            <w:r w:rsidRPr="000C3834">
              <w:rPr>
                <w:sz w:val="22"/>
                <w:lang w:val="es-ES"/>
              </w:rPr>
              <w:t>Perú</w:t>
            </w:r>
          </w:p>
        </w:tc>
        <w:tc>
          <w:tcPr>
            <w:tcW w:w="2126" w:type="dxa"/>
            <w:vAlign w:val="center"/>
          </w:tcPr>
          <w:p w:rsidR="00CA6DAA" w:rsidRPr="000C3834" w:rsidRDefault="00CA6DAA" w:rsidP="005B3B73">
            <w:pPr>
              <w:jc w:val="center"/>
              <w:rPr>
                <w:sz w:val="22"/>
                <w:lang w:val="es-ES"/>
              </w:rPr>
            </w:pPr>
            <w:r w:rsidRPr="000C3834">
              <w:rPr>
                <w:sz w:val="22"/>
                <w:lang w:val="es-ES"/>
              </w:rPr>
              <w:t>Perú</w:t>
            </w:r>
          </w:p>
        </w:tc>
        <w:tc>
          <w:tcPr>
            <w:tcW w:w="1985" w:type="dxa"/>
            <w:vAlign w:val="center"/>
          </w:tcPr>
          <w:p w:rsidR="00CA6DAA" w:rsidRPr="000C3834" w:rsidRDefault="00CA6DAA" w:rsidP="005B3B73">
            <w:pPr>
              <w:jc w:val="center"/>
              <w:rPr>
                <w:sz w:val="22"/>
                <w:lang w:val="es-ES"/>
              </w:rPr>
            </w:pPr>
            <w:r w:rsidRPr="000C3834">
              <w:rPr>
                <w:sz w:val="22"/>
                <w:lang w:val="es-ES"/>
              </w:rPr>
              <w:t>España</w:t>
            </w:r>
          </w:p>
        </w:tc>
        <w:tc>
          <w:tcPr>
            <w:tcW w:w="2126" w:type="dxa"/>
            <w:vAlign w:val="center"/>
          </w:tcPr>
          <w:p w:rsidR="00CA6DAA" w:rsidRPr="000C3834" w:rsidRDefault="00CA6DAA" w:rsidP="005B3B73">
            <w:pPr>
              <w:jc w:val="center"/>
              <w:rPr>
                <w:sz w:val="22"/>
                <w:lang w:val="es-ES"/>
              </w:rPr>
            </w:pPr>
            <w:r w:rsidRPr="000C3834">
              <w:rPr>
                <w:sz w:val="22"/>
                <w:lang w:val="es-ES"/>
              </w:rPr>
              <w:t>Australia</w:t>
            </w:r>
          </w:p>
        </w:tc>
        <w:tc>
          <w:tcPr>
            <w:tcW w:w="2410" w:type="dxa"/>
            <w:vAlign w:val="center"/>
          </w:tcPr>
          <w:p w:rsidR="00CA6DAA" w:rsidRPr="000C3834" w:rsidRDefault="00CA6DAA" w:rsidP="005B3B73">
            <w:pPr>
              <w:jc w:val="center"/>
              <w:rPr>
                <w:sz w:val="22"/>
                <w:lang w:val="es-ES"/>
              </w:rPr>
            </w:pPr>
            <w:r w:rsidRPr="000C3834">
              <w:rPr>
                <w:sz w:val="22"/>
                <w:lang w:val="es-ES"/>
              </w:rPr>
              <w:t>Perú</w:t>
            </w:r>
          </w:p>
        </w:tc>
      </w:tr>
      <w:tr w:rsidR="00CA6DAA" w:rsidRPr="000C3834" w:rsidTr="00CE7285">
        <w:trPr>
          <w:trHeight w:val="2541"/>
        </w:trPr>
        <w:tc>
          <w:tcPr>
            <w:tcW w:w="1826" w:type="dxa"/>
            <w:vAlign w:val="center"/>
          </w:tcPr>
          <w:p w:rsidR="00CA6DAA" w:rsidRPr="000C3834" w:rsidRDefault="00CA6DAA" w:rsidP="005B3B73">
            <w:pPr>
              <w:jc w:val="center"/>
              <w:rPr>
                <w:b/>
                <w:lang w:val="es-ES"/>
              </w:rPr>
            </w:pPr>
            <w:r w:rsidRPr="000C3834">
              <w:rPr>
                <w:b/>
                <w:lang w:val="es-ES"/>
              </w:rPr>
              <w:t>Costo</w:t>
            </w:r>
          </w:p>
        </w:tc>
        <w:tc>
          <w:tcPr>
            <w:tcW w:w="1806" w:type="dxa"/>
            <w:vAlign w:val="center"/>
          </w:tcPr>
          <w:p w:rsidR="00CA6DAA" w:rsidRDefault="00CA6DAA" w:rsidP="003E15F2">
            <w:pPr>
              <w:pStyle w:val="Prrafodelista"/>
              <w:numPr>
                <w:ilvl w:val="0"/>
                <w:numId w:val="10"/>
              </w:numPr>
              <w:ind w:left="141" w:hanging="142"/>
              <w:jc w:val="left"/>
              <w:rPr>
                <w:sz w:val="22"/>
                <w:lang w:val="es-ES"/>
              </w:rPr>
            </w:pPr>
            <w:r>
              <w:rPr>
                <w:sz w:val="22"/>
                <w:lang w:val="es-ES"/>
              </w:rPr>
              <w:t>El cliente no paga por anunciar, solo al proveedor</w:t>
            </w:r>
            <w:r w:rsidR="00CE7285">
              <w:rPr>
                <w:sz w:val="22"/>
                <w:lang w:val="es-ES"/>
              </w:rPr>
              <w:t>.</w:t>
            </w:r>
          </w:p>
          <w:p w:rsidR="00CA6DAA" w:rsidRPr="000C3834" w:rsidRDefault="00CA6DAA" w:rsidP="003E15F2">
            <w:pPr>
              <w:pStyle w:val="Prrafodelista"/>
              <w:numPr>
                <w:ilvl w:val="0"/>
                <w:numId w:val="10"/>
              </w:numPr>
              <w:ind w:left="141" w:hanging="142"/>
              <w:jc w:val="left"/>
              <w:rPr>
                <w:sz w:val="22"/>
                <w:lang w:val="es-ES"/>
              </w:rPr>
            </w:pPr>
            <w:proofErr w:type="spellStart"/>
            <w:r>
              <w:rPr>
                <w:sz w:val="22"/>
                <w:lang w:val="es-ES"/>
              </w:rPr>
              <w:t>Etece</w:t>
            </w:r>
            <w:proofErr w:type="spellEnd"/>
            <w:r>
              <w:rPr>
                <w:sz w:val="22"/>
                <w:lang w:val="es-ES"/>
              </w:rPr>
              <w:t xml:space="preserve"> cobra una comisión del 19% sobre el precio fijado por el cliente</w:t>
            </w:r>
            <w:r w:rsidR="00CE7285">
              <w:rPr>
                <w:sz w:val="22"/>
                <w:lang w:val="es-ES"/>
              </w:rPr>
              <w:t>.</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básico gratuito con funcionalidades limitadas.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Premium de $200+IGV el cual ofrece funcionalidades extras.</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personalizado desde S/.10 por inspección.</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de emergencia desde S/.20 por inspección.</w:t>
            </w:r>
          </w:p>
          <w:p w:rsidR="00CA6DAA" w:rsidRPr="000C3834" w:rsidRDefault="00CA6DAA" w:rsidP="005B3B73">
            <w:pPr>
              <w:pStyle w:val="Prrafodelista"/>
              <w:ind w:left="141"/>
              <w:jc w:val="left"/>
              <w:rPr>
                <w:sz w:val="22"/>
                <w:lang w:val="es-ES"/>
              </w:rPr>
            </w:pPr>
            <w:r w:rsidRPr="000C3834">
              <w:rPr>
                <w:sz w:val="22"/>
                <w:lang w:val="es-ES"/>
              </w:rPr>
              <w:t>En ambos casos, se paga a la empresa fontanera que realiza el servicio.</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410" w:type="dxa"/>
            <w:vAlign w:val="center"/>
          </w:tcPr>
          <w:p w:rsidR="00CA6DAA" w:rsidRPr="000C3834" w:rsidRDefault="00CA6DAA" w:rsidP="00B26E25">
            <w:pPr>
              <w:jc w:val="left"/>
              <w:rPr>
                <w:sz w:val="22"/>
                <w:lang w:val="es-ES"/>
              </w:rPr>
            </w:pPr>
            <w:r w:rsidRPr="000C3834">
              <w:rPr>
                <w:sz w:val="22"/>
                <w:lang w:val="es-ES"/>
              </w:rPr>
              <w:t>El registro y uso del sistema por parte de clientes y proveedores será completamente gratuito.</w:t>
            </w:r>
          </w:p>
        </w:tc>
      </w:tr>
      <w:tr w:rsidR="00CA6DAA" w:rsidRPr="000C3834" w:rsidTr="00CE7285">
        <w:trPr>
          <w:trHeight w:val="844"/>
        </w:trPr>
        <w:tc>
          <w:tcPr>
            <w:tcW w:w="1826" w:type="dxa"/>
            <w:vAlign w:val="center"/>
          </w:tcPr>
          <w:p w:rsidR="00CA6DAA" w:rsidRPr="000C3834" w:rsidRDefault="00CA6DAA" w:rsidP="005B3B73">
            <w:pPr>
              <w:jc w:val="center"/>
              <w:rPr>
                <w:b/>
                <w:lang w:val="es-ES"/>
              </w:rPr>
            </w:pPr>
            <w:r w:rsidRPr="000C3834">
              <w:rPr>
                <w:b/>
                <w:lang w:val="es-ES"/>
              </w:rPr>
              <w:t>Características Más Relevantes</w:t>
            </w:r>
          </w:p>
        </w:tc>
        <w:tc>
          <w:tcPr>
            <w:tcW w:w="1806" w:type="dxa"/>
            <w:vAlign w:val="center"/>
          </w:tcPr>
          <w:p w:rsidR="00CA6DAA" w:rsidRDefault="00CE7285" w:rsidP="003E15F2">
            <w:pPr>
              <w:pStyle w:val="Prrafodelista"/>
              <w:numPr>
                <w:ilvl w:val="0"/>
                <w:numId w:val="10"/>
              </w:numPr>
              <w:ind w:left="141" w:hanging="142"/>
              <w:jc w:val="left"/>
              <w:rPr>
                <w:sz w:val="22"/>
                <w:lang w:val="es-ES"/>
              </w:rPr>
            </w:pPr>
            <w:r>
              <w:rPr>
                <w:sz w:val="22"/>
                <w:lang w:val="es-ES"/>
              </w:rPr>
              <w:t>Permite indicar una necesidad y fijar el precio.</w:t>
            </w:r>
          </w:p>
          <w:p w:rsidR="00CE7285" w:rsidRDefault="00CE7285" w:rsidP="003E15F2">
            <w:pPr>
              <w:pStyle w:val="Prrafodelista"/>
              <w:numPr>
                <w:ilvl w:val="0"/>
                <w:numId w:val="10"/>
              </w:numPr>
              <w:ind w:left="141" w:hanging="142"/>
              <w:jc w:val="left"/>
              <w:rPr>
                <w:sz w:val="22"/>
                <w:lang w:val="es-ES"/>
              </w:rPr>
            </w:pPr>
            <w:r>
              <w:rPr>
                <w:sz w:val="22"/>
                <w:lang w:val="es-ES"/>
              </w:rPr>
              <w:t>El cliente puede elegir el proveedor o dejar que el sistema el elija.</w:t>
            </w:r>
          </w:p>
          <w:p w:rsidR="00CE7285" w:rsidRPr="000C3834" w:rsidRDefault="00CE7285" w:rsidP="003E15F2">
            <w:pPr>
              <w:pStyle w:val="Prrafodelista"/>
              <w:numPr>
                <w:ilvl w:val="0"/>
                <w:numId w:val="10"/>
              </w:numPr>
              <w:ind w:left="141" w:hanging="142"/>
              <w:jc w:val="left"/>
              <w:rPr>
                <w:sz w:val="22"/>
                <w:lang w:val="es-ES"/>
              </w:rPr>
            </w:pPr>
            <w:r>
              <w:rPr>
                <w:sz w:val="22"/>
                <w:lang w:val="es-ES"/>
              </w:rPr>
              <w:t>Los pagos son con tarjeta de crédito una vez satisfecho el cliente.</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Permite hacer calificaciones, opiniones y recomendaciones sobre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plan Premium otorga una gran exposición de la marca.</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Sedapal trabaja exclusivamente con 6 empresas fontaneras seleccionadas.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servicio incluye garantía de 6 meses y se satisface hasta en un lapso de 24 horas.</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 xml:space="preserve">Los proveedores pueden elegir los presupuestos de potenciales clientes. </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 centra únicamente en servicios generales para el hogar.</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Les da un espacio personalizado gratuito a las pymes para que se anuncien</w:t>
            </w:r>
            <w:r>
              <w:rPr>
                <w:sz w:val="22"/>
                <w:lang w:val="es-ES"/>
              </w:rPr>
              <w:t>.</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Mediante palabras claves del perfil de la empresa, repotencia las búsquedas en portales como Google.</w:t>
            </w:r>
          </w:p>
        </w:tc>
        <w:tc>
          <w:tcPr>
            <w:tcW w:w="2410"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Asignación automática del mejor proveedor al cliente mediante Algoritmo Tabú.</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pueden registrar su disponibilidad en su calendario web.</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Manejo de tarifas (servicio y materiales) estándares para todos los proveedores</w:t>
            </w:r>
          </w:p>
        </w:tc>
      </w:tr>
      <w:tr w:rsidR="00CA6DAA" w:rsidRPr="000C3834" w:rsidTr="00CE7285">
        <w:trPr>
          <w:trHeight w:val="890"/>
        </w:trPr>
        <w:tc>
          <w:tcPr>
            <w:tcW w:w="1826" w:type="dxa"/>
            <w:vAlign w:val="center"/>
          </w:tcPr>
          <w:p w:rsidR="00CA6DAA" w:rsidRPr="000C3834" w:rsidRDefault="00CA6DAA" w:rsidP="005B3B73">
            <w:pPr>
              <w:jc w:val="center"/>
              <w:rPr>
                <w:b/>
                <w:lang w:val="es-ES"/>
              </w:rPr>
            </w:pPr>
            <w:r w:rsidRPr="000C3834">
              <w:rPr>
                <w:b/>
                <w:lang w:val="es-ES"/>
              </w:rPr>
              <w:t>Público Objetivo</w:t>
            </w:r>
          </w:p>
        </w:tc>
        <w:tc>
          <w:tcPr>
            <w:tcW w:w="1806" w:type="dxa"/>
            <w:vAlign w:val="center"/>
          </w:tcPr>
          <w:p w:rsidR="00CA6DAA" w:rsidRPr="000C3834" w:rsidRDefault="00CE7285" w:rsidP="00CE7285">
            <w:pPr>
              <w:jc w:val="left"/>
              <w:rPr>
                <w:sz w:val="22"/>
                <w:lang w:val="es-ES"/>
              </w:rPr>
            </w:pPr>
            <w:r>
              <w:rPr>
                <w:sz w:val="22"/>
                <w:lang w:val="es-ES"/>
              </w:rPr>
              <w:t>Clientes en busca de cualquier servicio.</w:t>
            </w:r>
          </w:p>
        </w:tc>
        <w:tc>
          <w:tcPr>
            <w:tcW w:w="1863" w:type="dxa"/>
            <w:vAlign w:val="center"/>
          </w:tcPr>
          <w:p w:rsidR="00CA6DAA" w:rsidRPr="000C3834" w:rsidRDefault="00CA6DAA" w:rsidP="005B3B73">
            <w:pPr>
              <w:jc w:val="left"/>
              <w:rPr>
                <w:sz w:val="22"/>
                <w:lang w:val="es-ES"/>
              </w:rPr>
            </w:pPr>
            <w:r w:rsidRPr="000C3834">
              <w:rPr>
                <w:sz w:val="22"/>
                <w:lang w:val="es-ES"/>
              </w:rPr>
              <w:t>Proveedores de cualquier rubro de actividad económica.</w:t>
            </w:r>
          </w:p>
        </w:tc>
        <w:tc>
          <w:tcPr>
            <w:tcW w:w="2126" w:type="dxa"/>
            <w:vAlign w:val="center"/>
          </w:tcPr>
          <w:p w:rsidR="00CA6DAA" w:rsidRPr="000C3834" w:rsidRDefault="00CA6DAA" w:rsidP="005B3B73">
            <w:pPr>
              <w:jc w:val="center"/>
              <w:rPr>
                <w:sz w:val="22"/>
                <w:lang w:val="es-ES"/>
              </w:rPr>
            </w:pPr>
            <w:r w:rsidRPr="000C3834">
              <w:rPr>
                <w:sz w:val="22"/>
                <w:lang w:val="es-ES"/>
              </w:rPr>
              <w:t>Clientes de Sedapal</w:t>
            </w:r>
          </w:p>
        </w:tc>
        <w:tc>
          <w:tcPr>
            <w:tcW w:w="1985" w:type="dxa"/>
            <w:vAlign w:val="center"/>
          </w:tcPr>
          <w:p w:rsidR="00CA6DAA" w:rsidRPr="000C3834" w:rsidRDefault="00CA6DAA" w:rsidP="005B3B73">
            <w:pPr>
              <w:jc w:val="left"/>
              <w:rPr>
                <w:sz w:val="22"/>
                <w:lang w:val="es-ES"/>
              </w:rPr>
            </w:pPr>
            <w:r w:rsidRPr="000C3834">
              <w:rPr>
                <w:sz w:val="22"/>
                <w:lang w:val="es-ES"/>
              </w:rPr>
              <w:t>Proveedores que están en el rubro de servicios generales para el hogar.</w:t>
            </w:r>
          </w:p>
        </w:tc>
        <w:tc>
          <w:tcPr>
            <w:tcW w:w="2126" w:type="dxa"/>
            <w:vAlign w:val="center"/>
          </w:tcPr>
          <w:p w:rsidR="00CA6DAA" w:rsidRPr="000C3834" w:rsidRDefault="00CA6DAA" w:rsidP="005B3B73">
            <w:pPr>
              <w:jc w:val="left"/>
              <w:rPr>
                <w:sz w:val="22"/>
                <w:lang w:val="es-ES"/>
              </w:rPr>
            </w:pPr>
            <w:r w:rsidRPr="000C3834">
              <w:rPr>
                <w:sz w:val="22"/>
                <w:lang w:val="es-ES"/>
              </w:rPr>
              <w:t>Mypes y Pymes de cualquier rubro.</w:t>
            </w:r>
          </w:p>
        </w:tc>
        <w:tc>
          <w:tcPr>
            <w:tcW w:w="2410" w:type="dxa"/>
            <w:vAlign w:val="center"/>
          </w:tcPr>
          <w:p w:rsidR="00CA6DAA" w:rsidRPr="000C3834" w:rsidRDefault="00CA6DAA" w:rsidP="005B3B73">
            <w:pPr>
              <w:jc w:val="left"/>
              <w:rPr>
                <w:sz w:val="22"/>
                <w:lang w:val="es-ES"/>
              </w:rPr>
            </w:pPr>
            <w:r w:rsidRPr="000C3834">
              <w:rPr>
                <w:sz w:val="22"/>
                <w:lang w:val="es-ES"/>
              </w:rPr>
              <w:t>Independientes y mypes de servicios generales</w:t>
            </w:r>
            <w:r>
              <w:rPr>
                <w:sz w:val="22"/>
                <w:lang w:val="es-ES"/>
              </w:rPr>
              <w:t xml:space="preserve"> y de mantenimiento</w:t>
            </w:r>
            <w:r w:rsidR="00457F9F">
              <w:rPr>
                <w:sz w:val="22"/>
                <w:lang w:val="es-ES"/>
              </w:rPr>
              <w:t xml:space="preserve"> a hogares.</w:t>
            </w:r>
          </w:p>
        </w:tc>
      </w:tr>
    </w:tbl>
    <w:p w:rsidR="007F1E23" w:rsidRPr="00460D7E" w:rsidRDefault="007F1E23" w:rsidP="007F1E23">
      <w:pPr>
        <w:pStyle w:val="Subttulo0"/>
        <w:jc w:val="center"/>
        <w:rPr>
          <w:rStyle w:val="nfasis"/>
          <w:rFonts w:ascii="Times New Roman" w:hAnsi="Times New Roman" w:cs="Times New Roman"/>
          <w:b/>
          <w:color w:val="auto"/>
          <w:sz w:val="22"/>
          <w:lang w:val="es-ES"/>
        </w:rPr>
        <w:sectPr w:rsidR="007F1E23" w:rsidRPr="00460D7E" w:rsidSect="00A73396">
          <w:pgSz w:w="16838" w:h="11906" w:orient="landscape" w:code="9"/>
          <w:pgMar w:top="992" w:right="1418" w:bottom="1701" w:left="1418" w:header="709" w:footer="0" w:gutter="0"/>
          <w:cols w:space="708"/>
          <w:titlePg/>
          <w:docGrid w:linePitch="360"/>
        </w:sectPr>
      </w:pPr>
      <w:bookmarkStart w:id="29" w:name="_Toc359083809"/>
      <w:r w:rsidRPr="00460D7E">
        <w:rPr>
          <w:rStyle w:val="nfasis"/>
          <w:rFonts w:ascii="Times New Roman" w:hAnsi="Times New Roman" w:cs="Times New Roman"/>
          <w:b/>
          <w:color w:val="auto"/>
          <w:sz w:val="22"/>
          <w:lang w:val="es-ES"/>
        </w:rPr>
        <w:t>Tabla 1</w:t>
      </w:r>
      <w:r w:rsidR="00EC679E" w:rsidRPr="00460D7E">
        <w:rPr>
          <w:rStyle w:val="nfasis"/>
          <w:rFonts w:ascii="Times New Roman" w:hAnsi="Times New Roman" w:cs="Times New Roman"/>
          <w:b/>
          <w:color w:val="auto"/>
          <w:sz w:val="22"/>
          <w:lang w:val="es-ES"/>
        </w:rPr>
        <w:t>.1</w:t>
      </w:r>
      <w:r w:rsidRPr="00460D7E">
        <w:rPr>
          <w:rStyle w:val="nfasis"/>
          <w:rFonts w:ascii="Times New Roman" w:hAnsi="Times New Roman" w:cs="Times New Roman"/>
          <w:b/>
          <w:color w:val="auto"/>
          <w:sz w:val="22"/>
          <w:lang w:val="es-ES"/>
        </w:rPr>
        <w:t xml:space="preserve">. </w:t>
      </w:r>
      <w:r w:rsidR="00CA6DAA" w:rsidRPr="00460D7E">
        <w:rPr>
          <w:rStyle w:val="nfasis"/>
          <w:rFonts w:ascii="Times New Roman" w:hAnsi="Times New Roman" w:cs="Times New Roman"/>
          <w:b/>
          <w:color w:val="auto"/>
          <w:sz w:val="22"/>
          <w:lang w:val="es-ES"/>
        </w:rPr>
        <w:t>Cuadro de c</w:t>
      </w:r>
      <w:r w:rsidRPr="00460D7E">
        <w:rPr>
          <w:rStyle w:val="nfasis"/>
          <w:rFonts w:ascii="Times New Roman" w:hAnsi="Times New Roman" w:cs="Times New Roman"/>
          <w:b/>
          <w:color w:val="auto"/>
          <w:sz w:val="22"/>
          <w:lang w:val="es-ES"/>
        </w:rPr>
        <w:t>omparación de soluciones</w:t>
      </w:r>
      <w:bookmarkEnd w:id="29"/>
    </w:p>
    <w:p w:rsidR="00540B1C" w:rsidRPr="000C3834" w:rsidRDefault="00D16B00" w:rsidP="00D16B00">
      <w:pPr>
        <w:pStyle w:val="Ttulo2"/>
        <w:rPr>
          <w:lang w:val="es-ES"/>
        </w:rPr>
      </w:pPr>
      <w:bookmarkStart w:id="30" w:name="_Toc359084122"/>
      <w:r w:rsidRPr="000C3834">
        <w:rPr>
          <w:lang w:val="es-ES"/>
        </w:rPr>
        <w:lastRenderedPageBreak/>
        <w:t>Conclusiones sobre el estado del arte</w:t>
      </w:r>
      <w:bookmarkEnd w:id="30"/>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066B08" w:rsidRDefault="001F7274" w:rsidP="0046275B">
      <w:pPr>
        <w:ind w:firstLine="576"/>
        <w:rPr>
          <w:lang w:val="es-ES"/>
        </w:rPr>
      </w:pPr>
      <w:r w:rsidRPr="001F7274">
        <w:rPr>
          <w:lang w:val="es-ES"/>
        </w:rPr>
        <w:t>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disponibilidad del proveedor para la fecha solicitada, y puntuación 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1F7274" w:rsidRPr="000C3834" w:rsidRDefault="001F7274"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Default="00783E47" w:rsidP="007D4329">
      <w:pPr>
        <w:ind w:firstLine="576"/>
        <w:rPr>
          <w:lang w:val="es-ES"/>
        </w:rPr>
      </w:pPr>
    </w:p>
    <w:p w:rsidR="008145D4" w:rsidRPr="000C3834" w:rsidRDefault="006A37F4" w:rsidP="008145D4">
      <w:pPr>
        <w:pStyle w:val="Ttulo1"/>
        <w:rPr>
          <w:sz w:val="28"/>
          <w:lang w:val="es-ES"/>
        </w:rPr>
      </w:pPr>
      <w:bookmarkStart w:id="31" w:name="_Toc359084123"/>
      <w:r>
        <w:rPr>
          <w:sz w:val="28"/>
          <w:lang w:val="es-ES"/>
        </w:rPr>
        <w:lastRenderedPageBreak/>
        <w:t>Objetivo General</w:t>
      </w:r>
      <w:bookmarkEnd w:id="31"/>
    </w:p>
    <w:p w:rsidR="00142968" w:rsidRDefault="00142968" w:rsidP="007D4329">
      <w:pPr>
        <w:ind w:firstLine="576"/>
        <w:rPr>
          <w:lang w:val="es-ES"/>
        </w:rPr>
      </w:pPr>
    </w:p>
    <w:p w:rsidR="008145D4" w:rsidRPr="000B4B4D" w:rsidRDefault="008145D4" w:rsidP="008145D4">
      <w:pPr>
        <w:ind w:firstLine="432"/>
        <w:rPr>
          <w:lang w:val="es-ES"/>
        </w:rPr>
      </w:pPr>
      <w:r w:rsidRPr="00416F50">
        <w:rPr>
          <w:lang w:val="es-ES"/>
        </w:rPr>
        <w:t>Implementar un sistema de información para la gestión de entrega de servicios generales y de mantenimiento a hogares basado en un esquema de comercio electrónico que pe</w:t>
      </w:r>
      <w:r w:rsidR="00E82DA9">
        <w:rPr>
          <w:lang w:val="es-ES"/>
        </w:rPr>
        <w:t xml:space="preserve">rmita el manejo de proveedores, control </w:t>
      </w:r>
      <w:r w:rsidRPr="00416F50">
        <w:rPr>
          <w:lang w:val="es-ES"/>
        </w:rPr>
        <w:t>de las ventas</w:t>
      </w:r>
      <w:r w:rsidR="00E82DA9">
        <w:rPr>
          <w:lang w:val="es-ES"/>
        </w:rPr>
        <w:t xml:space="preserve"> e </w:t>
      </w:r>
      <w:r w:rsidRPr="00416F50">
        <w:rPr>
          <w:lang w:val="es-ES"/>
        </w:rPr>
        <w:t>insumos, y gestión del post-</w:t>
      </w:r>
      <w:commentRangeStart w:id="32"/>
      <w:r w:rsidRPr="00416F50">
        <w:rPr>
          <w:lang w:val="es-ES"/>
        </w:rPr>
        <w:t>servicio</w:t>
      </w:r>
      <w:commentRangeEnd w:id="32"/>
      <w:r w:rsidR="00494534">
        <w:rPr>
          <w:rStyle w:val="Refdecomentario"/>
        </w:rPr>
        <w:commentReference w:id="32"/>
      </w:r>
      <w:r w:rsidRPr="00416F50">
        <w:rPr>
          <w:lang w:val="es-ES"/>
        </w:rPr>
        <w:t>.</w:t>
      </w:r>
    </w:p>
    <w:p w:rsidR="008145D4" w:rsidRDefault="008145D4" w:rsidP="007D4329">
      <w:pPr>
        <w:ind w:firstLine="576"/>
        <w:rPr>
          <w:lang w:val="es-ES"/>
        </w:rPr>
      </w:pPr>
    </w:p>
    <w:p w:rsidR="00034866" w:rsidRDefault="00034866" w:rsidP="007D4329">
      <w:pPr>
        <w:ind w:firstLine="576"/>
        <w:rPr>
          <w:lang w:val="es-ES"/>
        </w:rPr>
      </w:pPr>
    </w:p>
    <w:p w:rsidR="00034866" w:rsidRDefault="00034866" w:rsidP="00034866">
      <w:pPr>
        <w:pStyle w:val="Ttulo1"/>
      </w:pPr>
      <w:bookmarkStart w:id="33" w:name="_Toc358638450"/>
      <w:bookmarkStart w:id="34" w:name="_Toc359084124"/>
      <w:r w:rsidRPr="00690CAC">
        <w:rPr>
          <w:sz w:val="28"/>
          <w:lang w:val="es-ES"/>
        </w:rPr>
        <w:t>Objetivos específicos</w:t>
      </w:r>
      <w:bookmarkEnd w:id="33"/>
      <w:bookmarkEnd w:id="34"/>
      <w:r w:rsidRPr="00690CAC">
        <w:rPr>
          <w:sz w:val="28"/>
          <w:lang w:val="es-ES"/>
        </w:rPr>
        <w:tab/>
      </w:r>
      <w:r>
        <w:br/>
      </w:r>
    </w:p>
    <w:p w:rsidR="00034866" w:rsidRDefault="00034866" w:rsidP="003E15F2">
      <w:pPr>
        <w:pStyle w:val="Prrafodelista"/>
        <w:numPr>
          <w:ilvl w:val="0"/>
          <w:numId w:val="13"/>
        </w:numPr>
        <w:ind w:left="426"/>
        <w:rPr>
          <w:lang w:val="es-ES"/>
        </w:rPr>
      </w:pPr>
      <w:r>
        <w:rPr>
          <w:lang w:val="es-ES"/>
        </w:rPr>
        <w:t xml:space="preserve">Elaborar </w:t>
      </w:r>
      <w:r w:rsidRPr="002C72AA">
        <w:rPr>
          <w:lang w:val="es-ES"/>
        </w:rPr>
        <w:t>el caso de negocio de la solución planteada</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Modelar los procesos de negocios que serán soportados por la solución planteada. Dichos procesos deberán ser los siguientes:</w:t>
      </w:r>
    </w:p>
    <w:p w:rsidR="00034866" w:rsidRPr="00A601A9" w:rsidRDefault="00034866" w:rsidP="00034866">
      <w:pPr>
        <w:pStyle w:val="Prrafodelista"/>
        <w:rPr>
          <w:lang w:val="es-ES"/>
        </w:rPr>
      </w:pPr>
    </w:p>
    <w:p w:rsidR="00034866" w:rsidRPr="00A601A9" w:rsidRDefault="00034866" w:rsidP="003E15F2">
      <w:pPr>
        <w:pStyle w:val="Prrafodelista"/>
        <w:numPr>
          <w:ilvl w:val="0"/>
          <w:numId w:val="14"/>
        </w:numPr>
        <w:rPr>
          <w:lang w:val="es-ES"/>
        </w:rPr>
      </w:pPr>
      <w:r w:rsidRPr="00A601A9">
        <w:rPr>
          <w:lang w:val="es-ES"/>
        </w:rPr>
        <w:t>Contacto inicial.</w:t>
      </w:r>
    </w:p>
    <w:p w:rsidR="00034866" w:rsidRPr="00A601A9" w:rsidRDefault="00034866" w:rsidP="003E15F2">
      <w:pPr>
        <w:pStyle w:val="Prrafodelista"/>
        <w:numPr>
          <w:ilvl w:val="0"/>
          <w:numId w:val="14"/>
        </w:numPr>
        <w:rPr>
          <w:lang w:val="es-ES"/>
        </w:rPr>
      </w:pPr>
      <w:r w:rsidRPr="00A601A9">
        <w:rPr>
          <w:lang w:val="es-ES"/>
        </w:rPr>
        <w:t>Visita preliminar.</w:t>
      </w:r>
    </w:p>
    <w:p w:rsidR="00034866" w:rsidRPr="00A601A9" w:rsidRDefault="00592C8F" w:rsidP="003E15F2">
      <w:pPr>
        <w:pStyle w:val="Prrafodelista"/>
        <w:numPr>
          <w:ilvl w:val="0"/>
          <w:numId w:val="14"/>
        </w:numPr>
        <w:rPr>
          <w:lang w:val="es-ES"/>
        </w:rPr>
      </w:pPr>
      <w:r>
        <w:rPr>
          <w:lang w:val="es-ES"/>
        </w:rPr>
        <w:t>Selección y compra de insumos y materiales a usar.</w:t>
      </w:r>
    </w:p>
    <w:p w:rsidR="00034866" w:rsidRPr="00A601A9" w:rsidRDefault="00034866" w:rsidP="003E15F2">
      <w:pPr>
        <w:pStyle w:val="Prrafodelista"/>
        <w:numPr>
          <w:ilvl w:val="0"/>
          <w:numId w:val="14"/>
        </w:numPr>
        <w:rPr>
          <w:lang w:val="es-ES"/>
        </w:rPr>
      </w:pPr>
      <w:r w:rsidRPr="00A601A9">
        <w:rPr>
          <w:lang w:val="es-ES"/>
        </w:rPr>
        <w:t>Ejecución del trabajo.</w:t>
      </w:r>
    </w:p>
    <w:p w:rsidR="00034866" w:rsidRPr="00A601A9" w:rsidRDefault="00034866" w:rsidP="003E15F2">
      <w:pPr>
        <w:pStyle w:val="Prrafodelista"/>
        <w:numPr>
          <w:ilvl w:val="0"/>
          <w:numId w:val="14"/>
        </w:numPr>
        <w:rPr>
          <w:lang w:val="es-ES"/>
        </w:rPr>
      </w:pPr>
      <w:r w:rsidRPr="00A601A9">
        <w:rPr>
          <w:lang w:val="es-ES"/>
        </w:rPr>
        <w:t>Cierre y retroalimentación (post-servicio).</w:t>
      </w:r>
    </w:p>
    <w:p w:rsidR="00034866" w:rsidRPr="00A601A9"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 xml:space="preserve">Definir las reglas </w:t>
      </w:r>
      <w:r w:rsidR="00DD0502">
        <w:rPr>
          <w:lang w:val="es-ES"/>
        </w:rPr>
        <w:t xml:space="preserve">y políticas </w:t>
      </w:r>
      <w:r w:rsidRPr="00A601A9">
        <w:rPr>
          <w:lang w:val="es-ES"/>
        </w:rPr>
        <w:t>de negocio que deben cumplir todos los actores involucrados (clientes y proveedores) en el caso de negocio considerando los procesos antes mencionados.</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Implementar un proceso de búsqueda para la asignación automática del mejor proveedor al cliente</w:t>
      </w:r>
      <w:r w:rsidRPr="00AA64A3">
        <w:rPr>
          <w:lang w:val="es-ES"/>
        </w:rPr>
        <w:t xml:space="preserve"> </w:t>
      </w:r>
      <w:r>
        <w:rPr>
          <w:lang w:val="es-ES"/>
        </w:rPr>
        <w:t>basada en el algoritmo Tabú considerando los siguientes factores:</w:t>
      </w:r>
    </w:p>
    <w:p w:rsidR="00034866" w:rsidRDefault="00034866" w:rsidP="00034866">
      <w:pPr>
        <w:pStyle w:val="Prrafodelista"/>
        <w:rPr>
          <w:lang w:val="es-ES"/>
        </w:rPr>
      </w:pPr>
    </w:p>
    <w:p w:rsidR="00034866" w:rsidRDefault="00034866" w:rsidP="003E15F2">
      <w:pPr>
        <w:pStyle w:val="Prrafodelista"/>
        <w:numPr>
          <w:ilvl w:val="0"/>
          <w:numId w:val="15"/>
        </w:numPr>
        <w:rPr>
          <w:lang w:val="es-ES"/>
        </w:rPr>
      </w:pPr>
      <w:r>
        <w:rPr>
          <w:lang w:val="es-ES"/>
        </w:rPr>
        <w:t>Disponibilidad del proveedor, según calendario virtual.</w:t>
      </w:r>
    </w:p>
    <w:p w:rsidR="00034866" w:rsidRDefault="00034866" w:rsidP="003E15F2">
      <w:pPr>
        <w:pStyle w:val="Prrafodelista"/>
        <w:numPr>
          <w:ilvl w:val="0"/>
          <w:numId w:val="15"/>
        </w:numPr>
        <w:rPr>
          <w:lang w:val="es-ES"/>
        </w:rPr>
      </w:pPr>
      <w:r>
        <w:rPr>
          <w:lang w:val="es-ES"/>
        </w:rPr>
        <w:t>Distanciamiento entre proveedor y cliente.</w:t>
      </w:r>
    </w:p>
    <w:p w:rsidR="00034866" w:rsidRDefault="00034866" w:rsidP="003E15F2">
      <w:pPr>
        <w:pStyle w:val="Prrafodelista"/>
        <w:numPr>
          <w:ilvl w:val="0"/>
          <w:numId w:val="15"/>
        </w:numPr>
        <w:rPr>
          <w:lang w:val="es-ES"/>
        </w:rPr>
      </w:pPr>
      <w:r>
        <w:rPr>
          <w:lang w:val="es-ES"/>
        </w:rPr>
        <w:t>Puntuación promedio del proveedor, según la calificación de los clientes.</w:t>
      </w:r>
    </w:p>
    <w:p w:rsidR="00034866" w:rsidRDefault="00034866" w:rsidP="003E15F2">
      <w:pPr>
        <w:pStyle w:val="Prrafodelista"/>
        <w:numPr>
          <w:ilvl w:val="0"/>
          <w:numId w:val="15"/>
        </w:numPr>
        <w:rPr>
          <w:lang w:val="es-ES"/>
        </w:rPr>
      </w:pPr>
      <w:r>
        <w:rPr>
          <w:lang w:val="es-ES"/>
        </w:rPr>
        <w:t>Cumplimiento por parte del proveedor de las reglas de negocio.</w:t>
      </w:r>
      <w:r>
        <w:rPr>
          <w:lang w:val="es-ES"/>
        </w:rPr>
        <w:tab/>
      </w:r>
      <w:r>
        <w:rPr>
          <w:lang w:val="es-ES"/>
        </w:rPr>
        <w:br/>
      </w:r>
    </w:p>
    <w:p w:rsidR="00034866" w:rsidRPr="00A42CE4" w:rsidRDefault="00034866" w:rsidP="003E15F2">
      <w:pPr>
        <w:pStyle w:val="Prrafodelista"/>
        <w:numPr>
          <w:ilvl w:val="0"/>
          <w:numId w:val="13"/>
        </w:numPr>
        <w:ind w:left="426"/>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Implementación de la solución.</w:t>
      </w:r>
    </w:p>
    <w:p w:rsidR="00034866" w:rsidRDefault="00034866" w:rsidP="00034866"/>
    <w:p w:rsidR="00034866" w:rsidRDefault="00034866" w:rsidP="00034866"/>
    <w:p w:rsidR="00034866" w:rsidRPr="005A589D" w:rsidRDefault="00034866" w:rsidP="00034866">
      <w:pPr>
        <w:pStyle w:val="Ttulo1"/>
        <w:rPr>
          <w:sz w:val="28"/>
        </w:rPr>
      </w:pPr>
      <w:bookmarkStart w:id="35" w:name="_Toc358638451"/>
      <w:bookmarkStart w:id="36" w:name="_Toc359084125"/>
      <w:r w:rsidRPr="005A589D">
        <w:rPr>
          <w:sz w:val="28"/>
        </w:rPr>
        <w:t>Resultados esperados</w:t>
      </w:r>
      <w:bookmarkEnd w:id="35"/>
      <w:bookmarkEnd w:id="36"/>
    </w:p>
    <w:p w:rsidR="00034866" w:rsidRDefault="00034866" w:rsidP="00034866">
      <w:pPr>
        <w:pStyle w:val="Ttulo1"/>
        <w:numPr>
          <w:ilvl w:val="0"/>
          <w:numId w:val="0"/>
        </w:numPr>
        <w:ind w:left="432"/>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1</w:t>
      </w:r>
      <w:r>
        <w:rPr>
          <w:b/>
          <w:szCs w:val="22"/>
        </w:rPr>
        <w:t xml:space="preserve"> (RE1)</w:t>
      </w:r>
      <w:r w:rsidRPr="00C071A1">
        <w:rPr>
          <w:b/>
          <w:szCs w:val="22"/>
        </w:rPr>
        <w:t>:</w:t>
      </w:r>
    </w:p>
    <w:p w:rsidR="00034866" w:rsidRDefault="00034866" w:rsidP="00034866">
      <w:pPr>
        <w:pStyle w:val="Prrafodelista"/>
        <w:ind w:left="426"/>
        <w:rPr>
          <w:lang w:val="es-ES"/>
        </w:rPr>
      </w:pPr>
    </w:p>
    <w:p w:rsidR="00034866" w:rsidRDefault="00034866" w:rsidP="00034866">
      <w:pPr>
        <w:pStyle w:val="Prrafodelista"/>
        <w:tabs>
          <w:tab w:val="left" w:pos="6880"/>
        </w:tabs>
        <w:ind w:left="426"/>
        <w:rPr>
          <w:lang w:val="es-ES"/>
        </w:rPr>
      </w:pPr>
      <w:r w:rsidRPr="00286B8B">
        <w:rPr>
          <w:lang w:val="es-ES"/>
        </w:rPr>
        <w:t xml:space="preserve">Documento que contiene </w:t>
      </w:r>
      <w:r>
        <w:rPr>
          <w:lang w:val="es-ES"/>
        </w:rPr>
        <w:t>la descripción</w:t>
      </w:r>
      <w:r w:rsidRPr="00286B8B">
        <w:rPr>
          <w:lang w:val="es-ES"/>
        </w:rPr>
        <w:t xml:space="preserve"> del caso de negocio</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2</w:t>
      </w:r>
      <w:r>
        <w:rPr>
          <w:b/>
          <w:szCs w:val="22"/>
        </w:rPr>
        <w:t xml:space="preserve"> (RE2)</w:t>
      </w:r>
      <w:r w:rsidRPr="00A601A9">
        <w:rPr>
          <w:b/>
          <w:szCs w:val="22"/>
        </w:rPr>
        <w:t>:</w:t>
      </w:r>
    </w:p>
    <w:p w:rsidR="00034866" w:rsidRPr="00A601A9" w:rsidRDefault="00034866" w:rsidP="00034866">
      <w:pPr>
        <w:rPr>
          <w:lang w:val="es-ES"/>
        </w:rPr>
      </w:pPr>
    </w:p>
    <w:p w:rsidR="00034866" w:rsidRPr="00A601A9" w:rsidRDefault="00034866" w:rsidP="00034866">
      <w:pPr>
        <w:pStyle w:val="Prrafodelista"/>
        <w:ind w:left="426"/>
      </w:pPr>
      <w:r w:rsidRPr="00A601A9">
        <w:lastRenderedPageBreak/>
        <w:t>Documento que contiene los diagramas de procesos de negocio mencionados en el objetivo específico 2.</w:t>
      </w:r>
    </w:p>
    <w:p w:rsidR="00034866" w:rsidRPr="00A601A9" w:rsidRDefault="00034866" w:rsidP="00034866">
      <w:pPr>
        <w:pStyle w:val="Prrafodelista"/>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3</w:t>
      </w:r>
      <w:r>
        <w:rPr>
          <w:b/>
          <w:szCs w:val="22"/>
        </w:rPr>
        <w:t xml:space="preserve"> (RE3)</w:t>
      </w:r>
      <w:r w:rsidRPr="00A601A9">
        <w:rPr>
          <w:b/>
          <w:szCs w:val="22"/>
        </w:rPr>
        <w:t>:</w:t>
      </w:r>
    </w:p>
    <w:p w:rsidR="00034866" w:rsidRPr="00A601A9" w:rsidRDefault="00034866" w:rsidP="00034866">
      <w:pPr>
        <w:rPr>
          <w:lang w:val="es-ES"/>
        </w:rPr>
      </w:pPr>
    </w:p>
    <w:p w:rsidR="00034866" w:rsidRDefault="00034866" w:rsidP="00034866">
      <w:pPr>
        <w:pStyle w:val="Prrafodelista"/>
        <w:ind w:left="426"/>
      </w:pPr>
      <w:r w:rsidRPr="00A601A9">
        <w:t xml:space="preserve">Documento que contiene y describe todas las reglas </w:t>
      </w:r>
      <w:r w:rsidR="00DD0502">
        <w:t xml:space="preserve">y políticas </w:t>
      </w:r>
      <w:r w:rsidRPr="00A601A9">
        <w:t>de negocio que deben ser cumplidas tanto por clientes como proveedores a fin de poder llevar a cabo el caso de negocio cumpliendo el flujo de procesos involucrados.</w:t>
      </w:r>
    </w:p>
    <w:p w:rsidR="00034866" w:rsidRPr="004A7C98" w:rsidRDefault="00034866" w:rsidP="00034866">
      <w:pPr>
        <w:pStyle w:val="Prrafodelista"/>
        <w:ind w:left="426"/>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4</w:t>
      </w:r>
      <w:r>
        <w:rPr>
          <w:b/>
          <w:szCs w:val="22"/>
        </w:rPr>
        <w:t xml:space="preserve"> (RE4)</w:t>
      </w:r>
      <w:r w:rsidRPr="00C071A1">
        <w:rPr>
          <w:b/>
          <w:szCs w:val="22"/>
        </w:rPr>
        <w:t>:</w:t>
      </w:r>
    </w:p>
    <w:p w:rsidR="00034866" w:rsidRDefault="00034866" w:rsidP="00034866">
      <w:pPr>
        <w:rPr>
          <w:lang w:val="es-ES"/>
        </w:rPr>
      </w:pPr>
    </w:p>
    <w:p w:rsidR="00034866" w:rsidRDefault="001C7F67" w:rsidP="001C7F67">
      <w:pPr>
        <w:ind w:left="426"/>
      </w:pPr>
      <w:r w:rsidRPr="001C7F67">
        <w:t>Documento que contiene en lenguaje natural y en español el pseudocódigo del algoritmo Tabú para la asignación del mejor proveedor al cliente, dados los factores mencionados en el objetivo específico</w:t>
      </w:r>
      <w:r w:rsidR="009913E5">
        <w:t xml:space="preserve"> 4</w:t>
      </w:r>
      <w:r w:rsidRPr="001C7F67">
        <w:t>.</w:t>
      </w:r>
    </w:p>
    <w:p w:rsidR="001C7F67" w:rsidRPr="004A7C98" w:rsidRDefault="001C7F67" w:rsidP="00034866"/>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5</w:t>
      </w:r>
      <w:r>
        <w:rPr>
          <w:b/>
          <w:szCs w:val="22"/>
        </w:rPr>
        <w:t xml:space="preserve"> (RE5)</w:t>
      </w:r>
      <w:r w:rsidRPr="00C071A1">
        <w:rPr>
          <w:b/>
          <w:szCs w:val="22"/>
        </w:rPr>
        <w:t>:</w:t>
      </w:r>
    </w:p>
    <w:p w:rsidR="00034866" w:rsidRDefault="00034866" w:rsidP="00034866">
      <w:pPr>
        <w:rPr>
          <w:lang w:val="es-ES"/>
        </w:rPr>
      </w:pPr>
    </w:p>
    <w:p w:rsidR="00034866" w:rsidRDefault="00034866" w:rsidP="00034866">
      <w:pPr>
        <w:ind w:left="426"/>
        <w:rPr>
          <w:rFonts w:cs="Arial"/>
          <w:szCs w:val="22"/>
          <w:lang w:val="es-ES_tradnl"/>
        </w:rPr>
      </w:pPr>
      <w:r w:rsidRPr="003571E4">
        <w:rPr>
          <w:rFonts w:cs="Arial"/>
          <w:szCs w:val="22"/>
          <w:lang w:val="es-ES_tradnl"/>
        </w:rPr>
        <w:t>Cuadro comparativo entre herramientas y tecnologías disponibles a fin de seleccionar aquellas que se van a utilizar en el proyecto.</w:t>
      </w:r>
    </w:p>
    <w:p w:rsidR="00034866" w:rsidRPr="004A7C98" w:rsidRDefault="00034866" w:rsidP="00034866">
      <w:pPr>
        <w:rPr>
          <w:lang w:val="es-ES"/>
        </w:rPr>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6</w:t>
      </w:r>
      <w:r>
        <w:rPr>
          <w:b/>
          <w:szCs w:val="22"/>
        </w:rPr>
        <w:t xml:space="preserve"> (RE6)</w:t>
      </w:r>
      <w:r w:rsidRPr="00C071A1">
        <w:rPr>
          <w:b/>
          <w:szCs w:val="22"/>
        </w:rPr>
        <w:t>:</w:t>
      </w:r>
    </w:p>
    <w:p w:rsidR="00034866" w:rsidRDefault="00034866" w:rsidP="00034866">
      <w:pPr>
        <w:rPr>
          <w:lang w:val="es-ES"/>
        </w:rPr>
      </w:pPr>
    </w:p>
    <w:p w:rsidR="00034866" w:rsidRPr="003571E4" w:rsidRDefault="00034866" w:rsidP="00034866">
      <w:pPr>
        <w:ind w:left="66" w:firstLine="360"/>
        <w:rPr>
          <w:lang w:val="es-ES"/>
        </w:rPr>
      </w:pPr>
      <w:r w:rsidRPr="00E0641E">
        <w:t>Producto software implementado.</w:t>
      </w:r>
    </w:p>
    <w:p w:rsidR="00034866" w:rsidRDefault="00034866" w:rsidP="00034866">
      <w:pPr>
        <w:pStyle w:val="Prrafodelista"/>
      </w:pPr>
    </w:p>
    <w:p w:rsidR="00034866" w:rsidRDefault="00034866" w:rsidP="00034866">
      <w:pPr>
        <w:pStyle w:val="Prrafodelista"/>
        <w:ind w:left="426"/>
      </w:pPr>
    </w:p>
    <w:p w:rsidR="00034866" w:rsidRPr="005A589D" w:rsidRDefault="00034866" w:rsidP="00034866">
      <w:pPr>
        <w:pStyle w:val="Ttulo1"/>
        <w:rPr>
          <w:sz w:val="28"/>
        </w:rPr>
      </w:pPr>
      <w:bookmarkStart w:id="37" w:name="_Toc358638452"/>
      <w:bookmarkStart w:id="38" w:name="_Toc359084126"/>
      <w:r w:rsidRPr="005A589D">
        <w:rPr>
          <w:sz w:val="28"/>
        </w:rPr>
        <w:t>Herramientas, métodos y procedimientos</w:t>
      </w:r>
      <w:bookmarkEnd w:id="37"/>
      <w:bookmarkEnd w:id="38"/>
      <w:r w:rsidRPr="005A589D">
        <w:rPr>
          <w:sz w:val="28"/>
        </w:rPr>
        <w:t xml:space="preserve"> </w:t>
      </w:r>
    </w:p>
    <w:p w:rsidR="00034866" w:rsidRDefault="00034866" w:rsidP="00034866"/>
    <w:p w:rsidR="00034866" w:rsidRDefault="00034866" w:rsidP="00034866">
      <w:pPr>
        <w:ind w:firstLine="432"/>
      </w:pPr>
      <w:r>
        <w:t>En esta sección se indicarán todas aquellas herramientas, métodos y/o procedimientos que se utilizarán los cuales permitirán alcanzar los objetivos específicos generando cada uno de sus resultados esperados asociados. Primero se presentará un cuadro con el mapeo entre resultado esperado y herramienta/metodología, para luego pasar al detalle de cada una de éstas.</w:t>
      </w:r>
    </w:p>
    <w:p w:rsidR="00034866" w:rsidRPr="005A589D" w:rsidRDefault="00034866" w:rsidP="00034866">
      <w:pPr>
        <w:pStyle w:val="Ttulo2"/>
        <w:rPr>
          <w:sz w:val="24"/>
        </w:rPr>
      </w:pPr>
      <w:bookmarkStart w:id="39" w:name="_Toc358638453"/>
      <w:bookmarkStart w:id="40" w:name="_Toc359084127"/>
      <w:r w:rsidRPr="005A589D">
        <w:rPr>
          <w:sz w:val="24"/>
        </w:rPr>
        <w:t>Mapeo</w:t>
      </w:r>
      <w:bookmarkEnd w:id="39"/>
      <w:bookmarkEnd w:id="40"/>
      <w:r w:rsidRPr="005A589D">
        <w:rPr>
          <w:sz w:val="24"/>
        </w:rPr>
        <w:t xml:space="preserve"> </w:t>
      </w:r>
    </w:p>
    <w:p w:rsidR="00034866" w:rsidRDefault="00034866" w:rsidP="00034866">
      <w:r>
        <w:br/>
        <w:t>La siguiente tabla muestra el mapeo entre un resultado esperado y la herramienta, método o procedimiento a usarse.</w:t>
      </w:r>
    </w:p>
    <w:p w:rsidR="00034866" w:rsidRDefault="00034866" w:rsidP="00034866"/>
    <w:p w:rsidR="00034866" w:rsidRPr="00EC679E" w:rsidRDefault="00EC679E" w:rsidP="00EC679E">
      <w:pPr>
        <w:pStyle w:val="Subttulo0"/>
        <w:jc w:val="center"/>
        <w:rPr>
          <w:lang w:val="es-ES"/>
        </w:rPr>
      </w:pPr>
      <w:bookmarkStart w:id="41" w:name="_Toc359083810"/>
      <w:r w:rsidRPr="00460D7E">
        <w:rPr>
          <w:rStyle w:val="nfasis"/>
          <w:rFonts w:ascii="Times New Roman" w:hAnsi="Times New Roman" w:cs="Times New Roman"/>
          <w:b/>
          <w:color w:val="auto"/>
          <w:sz w:val="22"/>
          <w:lang w:val="es-ES"/>
        </w:rPr>
        <w:t>Tabla 1.2. Mapeo Resultado Esperado/Herramientas-Métodos</w:t>
      </w:r>
      <w:bookmarkEnd w:id="41"/>
      <w:r>
        <w:rPr>
          <w:rStyle w:val="nfasis"/>
          <w:rFonts w:ascii="Times New Roman" w:hAnsi="Times New Roman" w:cs="Times New Roman"/>
          <w:color w:val="auto"/>
          <w:lang w:val="es-ES"/>
        </w:rPr>
        <w:br/>
      </w:r>
    </w:p>
    <w:tbl>
      <w:tblPr>
        <w:tblStyle w:val="Tablaconcuadrcula"/>
        <w:tblW w:w="0" w:type="auto"/>
        <w:jc w:val="center"/>
        <w:tblInd w:w="-1884" w:type="dxa"/>
        <w:tblLook w:val="04A0" w:firstRow="1" w:lastRow="0" w:firstColumn="1" w:lastColumn="0" w:noHBand="0" w:noVBand="1"/>
      </w:tblPr>
      <w:tblGrid>
        <w:gridCol w:w="3819"/>
        <w:gridCol w:w="4666"/>
      </w:tblGrid>
      <w:tr w:rsidR="00034866" w:rsidTr="00916101">
        <w:trPr>
          <w:trHeight w:val="462"/>
          <w:jc w:val="center"/>
        </w:trPr>
        <w:tc>
          <w:tcPr>
            <w:tcW w:w="3819" w:type="dxa"/>
            <w:shd w:val="clear" w:color="auto" w:fill="BFBFBF" w:themeFill="background1" w:themeFillShade="BF"/>
            <w:vAlign w:val="center"/>
          </w:tcPr>
          <w:p w:rsidR="00034866" w:rsidRPr="00AF0480" w:rsidRDefault="00034866" w:rsidP="00916101">
            <w:pPr>
              <w:jc w:val="center"/>
              <w:rPr>
                <w:b/>
              </w:rPr>
            </w:pPr>
            <w:r w:rsidRPr="00AF0480">
              <w:rPr>
                <w:b/>
              </w:rPr>
              <w:t>Resultados esperado</w:t>
            </w:r>
            <w:r>
              <w:rPr>
                <w:b/>
              </w:rPr>
              <w:t>s</w:t>
            </w:r>
          </w:p>
        </w:tc>
        <w:tc>
          <w:tcPr>
            <w:tcW w:w="4666" w:type="dxa"/>
            <w:shd w:val="clear" w:color="auto" w:fill="BFBFBF" w:themeFill="background1" w:themeFillShade="BF"/>
            <w:vAlign w:val="center"/>
          </w:tcPr>
          <w:p w:rsidR="00034866" w:rsidRPr="00AF0480" w:rsidRDefault="00034866" w:rsidP="00916101">
            <w:pPr>
              <w:jc w:val="center"/>
              <w:rPr>
                <w:b/>
              </w:rPr>
            </w:pPr>
            <w:r w:rsidRPr="00AF0480">
              <w:rPr>
                <w:b/>
              </w:rPr>
              <w:t>Herramientas – Método</w:t>
            </w:r>
            <w:r>
              <w:rPr>
                <w:b/>
              </w:rPr>
              <w:t>s</w:t>
            </w:r>
            <w:r w:rsidRPr="00AF0480">
              <w:rPr>
                <w:b/>
              </w:rPr>
              <w:t xml:space="preserve"> – Procedimiento</w:t>
            </w:r>
            <w:r>
              <w:rPr>
                <w:b/>
              </w:rPr>
              <w:t>s</w:t>
            </w:r>
          </w:p>
        </w:tc>
      </w:tr>
      <w:tr w:rsidR="00034866" w:rsidRPr="008A0A13" w:rsidTr="00916101">
        <w:trPr>
          <w:trHeight w:val="799"/>
          <w:jc w:val="center"/>
        </w:trPr>
        <w:tc>
          <w:tcPr>
            <w:tcW w:w="3819" w:type="dxa"/>
          </w:tcPr>
          <w:p w:rsidR="00034866" w:rsidRPr="00F6773A" w:rsidRDefault="00034866" w:rsidP="00916101">
            <w:pPr>
              <w:rPr>
                <w:lang w:val="es-ES"/>
              </w:rPr>
            </w:pPr>
            <w:r w:rsidRPr="00F6773A">
              <w:rPr>
                <w:b/>
              </w:rPr>
              <w:t>RE1:</w:t>
            </w:r>
            <w:r>
              <w:t xml:space="preserve"> </w:t>
            </w:r>
            <w:r w:rsidRPr="00F6773A">
              <w:t>Documento que contiene la descripción del caso de negocio.</w:t>
            </w:r>
            <w:r w:rsidRPr="00F6773A">
              <w:tab/>
            </w:r>
          </w:p>
        </w:tc>
        <w:tc>
          <w:tcPr>
            <w:tcW w:w="4666" w:type="dxa"/>
            <w:vMerge w:val="restart"/>
          </w:tcPr>
          <w:p w:rsidR="00034866" w:rsidRPr="008A0A13" w:rsidRDefault="00034866" w:rsidP="00916101">
            <w:pPr>
              <w:rPr>
                <w:lang w:val="es-MX"/>
              </w:rPr>
            </w:pPr>
            <w:r w:rsidRPr="00721627">
              <w:rPr>
                <w:b/>
                <w:lang w:val="es-MX"/>
              </w:rPr>
              <w:t>Business Case Guide</w:t>
            </w:r>
            <w:r>
              <w:rPr>
                <w:b/>
                <w:lang w:val="es-MX"/>
              </w:rPr>
              <w:t xml:space="preserve"> (BCG)</w:t>
            </w:r>
            <w:r w:rsidRPr="008A0A13">
              <w:rPr>
                <w:b/>
                <w:lang w:val="es-MX"/>
              </w:rPr>
              <w:t xml:space="preserve">: </w:t>
            </w:r>
            <w:r w:rsidRPr="008A0A13">
              <w:rPr>
                <w:lang w:val="es-MX"/>
              </w:rPr>
              <w:t xml:space="preserve">guía </w:t>
            </w:r>
            <w:r>
              <w:t xml:space="preserve">elaborada en el 2008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lastRenderedPageBreak/>
              <w:t>Secretariat</w:t>
            </w:r>
            <w:proofErr w:type="spellEnd"/>
            <w:r>
              <w:rPr>
                <w:lang w:val="es-MX"/>
              </w:rPr>
              <w:t xml:space="preserve"> que establece un modelo </w:t>
            </w:r>
            <w:r w:rsidRPr="008A0A13">
              <w:rPr>
                <w:lang w:val="es-MX"/>
              </w:rPr>
              <w:t xml:space="preserve">para </w:t>
            </w:r>
            <w:r>
              <w:rPr>
                <w:lang w:val="es-MX"/>
              </w:rPr>
              <w:t xml:space="preserve">la </w:t>
            </w:r>
            <w:r w:rsidRPr="008A0A13">
              <w:rPr>
                <w:lang w:val="es-MX"/>
              </w:rPr>
              <w:t>definici</w:t>
            </w:r>
            <w:r>
              <w:rPr>
                <w:lang w:val="es-MX"/>
              </w:rPr>
              <w:t>ón y desarrollo del caso de negocio (business case) mediante el cual se identifican fases y pasos claves para su elaboración.</w:t>
            </w:r>
          </w:p>
        </w:tc>
      </w:tr>
      <w:tr w:rsidR="00034866" w:rsidRPr="00AD2566" w:rsidTr="00916101">
        <w:trPr>
          <w:trHeight w:val="2100"/>
          <w:jc w:val="center"/>
        </w:trPr>
        <w:tc>
          <w:tcPr>
            <w:tcW w:w="3819" w:type="dxa"/>
          </w:tcPr>
          <w:p w:rsidR="00034866" w:rsidRPr="00F6773A" w:rsidRDefault="00034866" w:rsidP="00916101">
            <w:pPr>
              <w:rPr>
                <w:b/>
              </w:rPr>
            </w:pPr>
            <w:r w:rsidRPr="00F6773A">
              <w:rPr>
                <w:b/>
              </w:rPr>
              <w:lastRenderedPageBreak/>
              <w:t>RE3:</w:t>
            </w:r>
            <w:r>
              <w:t xml:space="preserve"> </w:t>
            </w:r>
            <w:r w:rsidRPr="00F6773A">
              <w:t xml:space="preserve">Documento que contiene y describe todas las reglas </w:t>
            </w:r>
            <w:r w:rsidR="00DD0502">
              <w:t xml:space="preserve">y políticas </w:t>
            </w:r>
            <w:r w:rsidRPr="00F6773A">
              <w:t>de negocio que deben ser cumplidas tanto por clientes como proveedores a fin de poder llevar a cabo el caso de negocio cumpliendo el flujo de procesos involucrados.</w:t>
            </w:r>
          </w:p>
        </w:tc>
        <w:tc>
          <w:tcPr>
            <w:tcW w:w="4666" w:type="dxa"/>
            <w:vMerge/>
          </w:tcPr>
          <w:p w:rsidR="00034866" w:rsidRPr="00AD2566" w:rsidRDefault="00034866" w:rsidP="00916101">
            <w:pPr>
              <w:rPr>
                <w:b/>
                <w:lang w:val="es-MX"/>
              </w:rPr>
            </w:pPr>
          </w:p>
        </w:tc>
      </w:tr>
      <w:tr w:rsidR="00034866" w:rsidTr="00916101">
        <w:trPr>
          <w:trHeight w:val="1550"/>
          <w:jc w:val="center"/>
        </w:trPr>
        <w:tc>
          <w:tcPr>
            <w:tcW w:w="3819" w:type="dxa"/>
          </w:tcPr>
          <w:p w:rsidR="00034866" w:rsidRDefault="00034866" w:rsidP="00916101">
            <w:r w:rsidRPr="00F6773A">
              <w:rPr>
                <w:b/>
              </w:rPr>
              <w:lastRenderedPageBreak/>
              <w:t>RE2:</w:t>
            </w:r>
            <w:r>
              <w:t xml:space="preserve"> </w:t>
            </w:r>
            <w:r w:rsidRPr="00DE6911">
              <w:t>Documento que contiene los diagramas de procesos de negocio mencionados en el objetivo específico 2.</w:t>
            </w:r>
          </w:p>
        </w:tc>
        <w:tc>
          <w:tcPr>
            <w:tcW w:w="4666" w:type="dxa"/>
          </w:tcPr>
          <w:p w:rsidR="00034866" w:rsidRDefault="00034866" w:rsidP="00916101">
            <w:r w:rsidRPr="00601009">
              <w:rPr>
                <w:b/>
                <w:lang w:val="es-MX"/>
              </w:rPr>
              <w:t xml:space="preserve">Business </w:t>
            </w:r>
            <w:proofErr w:type="spellStart"/>
            <w:r w:rsidRPr="00601009">
              <w:rPr>
                <w:b/>
                <w:lang w:val="es-MX"/>
              </w:rPr>
              <w:t>Process</w:t>
            </w:r>
            <w:proofErr w:type="spellEnd"/>
            <w:r w:rsidRPr="00601009">
              <w:rPr>
                <w:b/>
                <w:lang w:val="es-MX"/>
              </w:rPr>
              <w:t xml:space="preserve"> </w:t>
            </w:r>
            <w:proofErr w:type="spellStart"/>
            <w:r w:rsidRPr="00601009">
              <w:rPr>
                <w:b/>
                <w:lang w:val="es-MX"/>
              </w:rPr>
              <w:t>Modeling</w:t>
            </w:r>
            <w:proofErr w:type="spellEnd"/>
            <w:r w:rsidRPr="00601009">
              <w:rPr>
                <w:b/>
                <w:lang w:val="es-MX"/>
              </w:rPr>
              <w:t xml:space="preserve"> </w:t>
            </w:r>
            <w:proofErr w:type="spellStart"/>
            <w:r w:rsidRPr="00601009">
              <w:rPr>
                <w:b/>
                <w:lang w:val="es-MX"/>
              </w:rPr>
              <w:t>Notation</w:t>
            </w:r>
            <w:proofErr w:type="spellEnd"/>
            <w:r w:rsidRPr="00601009">
              <w:rPr>
                <w:b/>
                <w:lang w:val="es-MX"/>
              </w:rPr>
              <w:t xml:space="preserve"> (BPMN):</w:t>
            </w:r>
            <w:r w:rsidRPr="00601009">
              <w:rPr>
                <w:lang w:val="es-MX"/>
              </w:rPr>
              <w:t xml:space="preserve"> </w:t>
            </w:r>
            <w:r w:rsidRPr="005A7B23">
              <w:t>notación gráfica estandarizada que permite el modelado de procesos de negocio, en un formato de flujo de trabajo</w:t>
            </w:r>
            <w:r>
              <w:t>. Se hará uso de la versión 2.0</w:t>
            </w:r>
          </w:p>
        </w:tc>
      </w:tr>
      <w:tr w:rsidR="00034866" w:rsidTr="00916101">
        <w:trPr>
          <w:trHeight w:val="1548"/>
          <w:jc w:val="center"/>
        </w:trPr>
        <w:tc>
          <w:tcPr>
            <w:tcW w:w="3819" w:type="dxa"/>
          </w:tcPr>
          <w:p w:rsidR="00034866" w:rsidRDefault="00034866" w:rsidP="00916101">
            <w:r w:rsidRPr="00F6773A">
              <w:rPr>
                <w:b/>
              </w:rPr>
              <w:t>RE5:</w:t>
            </w:r>
            <w:r>
              <w:t xml:space="preserve"> </w:t>
            </w:r>
            <w:r w:rsidRPr="00F6773A">
              <w:t>Cuadro comparativo entre herramientas y tecnologías disponibles a fin de seleccionar aquellas que se van a utilizar en el proyecto.</w:t>
            </w:r>
          </w:p>
        </w:tc>
        <w:tc>
          <w:tcPr>
            <w:tcW w:w="4666" w:type="dxa"/>
            <w:vMerge w:val="restart"/>
          </w:tcPr>
          <w:p w:rsidR="00034866" w:rsidRDefault="00034866" w:rsidP="00916101">
            <w:r w:rsidRPr="00601009">
              <w:rPr>
                <w:b/>
                <w:lang w:val="es-MX"/>
              </w:rPr>
              <w:t>Extreme Programming</w:t>
            </w:r>
            <w:r w:rsidRPr="001E4750">
              <w:rPr>
                <w:b/>
              </w:rPr>
              <w:t xml:space="preserve"> (XP)</w:t>
            </w:r>
            <w:r>
              <w:rPr>
                <w:b/>
              </w:rPr>
              <w:t xml:space="preserve">: </w:t>
            </w:r>
            <w:r>
              <w:t>metodología ágil de desarrollo de software basada en una serie de principios tales como retroalimentación, simplicidad, desarrollo iterativo y adaptación a los cambios.</w:t>
            </w:r>
          </w:p>
        </w:tc>
      </w:tr>
      <w:tr w:rsidR="00034866" w:rsidTr="00916101">
        <w:trPr>
          <w:trHeight w:val="738"/>
          <w:jc w:val="center"/>
        </w:trPr>
        <w:tc>
          <w:tcPr>
            <w:tcW w:w="3819" w:type="dxa"/>
          </w:tcPr>
          <w:p w:rsidR="00034866" w:rsidRDefault="00034866" w:rsidP="00916101">
            <w:pPr>
              <w:jc w:val="left"/>
            </w:pPr>
            <w:r w:rsidRPr="00F6773A">
              <w:rPr>
                <w:b/>
              </w:rPr>
              <w:t>RE6:</w:t>
            </w:r>
            <w:r>
              <w:t xml:space="preserve"> </w:t>
            </w:r>
            <w:r w:rsidRPr="00F6773A">
              <w:t>Producto software implementado.</w:t>
            </w:r>
          </w:p>
        </w:tc>
        <w:tc>
          <w:tcPr>
            <w:tcW w:w="4666" w:type="dxa"/>
            <w:vMerge/>
          </w:tcPr>
          <w:p w:rsidR="00034866" w:rsidRPr="001E4750" w:rsidRDefault="00034866" w:rsidP="00916101"/>
        </w:tc>
      </w:tr>
      <w:tr w:rsidR="00034866" w:rsidRPr="00D2429A" w:rsidTr="00916101">
        <w:trPr>
          <w:trHeight w:val="1834"/>
          <w:jc w:val="center"/>
        </w:trPr>
        <w:tc>
          <w:tcPr>
            <w:tcW w:w="3819" w:type="dxa"/>
          </w:tcPr>
          <w:p w:rsidR="00034866" w:rsidRPr="00F6773A" w:rsidRDefault="00034866" w:rsidP="001C7F67">
            <w:pPr>
              <w:rPr>
                <w:lang w:val="es-ES"/>
              </w:rPr>
            </w:pPr>
            <w:r w:rsidRPr="00F6773A">
              <w:rPr>
                <w:b/>
              </w:rPr>
              <w:t>RE4:</w:t>
            </w:r>
            <w:r>
              <w:t xml:space="preserve"> </w:t>
            </w:r>
            <w:r w:rsidRPr="00F6773A">
              <w:t xml:space="preserve">Documento que contiene </w:t>
            </w:r>
            <w:r w:rsidR="001C7F67">
              <w:t>en lenguaje natural y en español</w:t>
            </w:r>
            <w:r w:rsidR="001C7F67" w:rsidRPr="00F6773A">
              <w:t xml:space="preserve"> </w:t>
            </w:r>
            <w:r w:rsidRPr="00F6773A">
              <w:t xml:space="preserve">el pseudocódigo </w:t>
            </w:r>
            <w:r w:rsidR="00D06D56" w:rsidRPr="00F6773A">
              <w:t xml:space="preserve">del algoritmo Tabú </w:t>
            </w:r>
            <w:r w:rsidRPr="00F6773A">
              <w:t>para la asignación del mejor proveedor al cliente, dados los factores mencionados en el objetivo específico.</w:t>
            </w:r>
          </w:p>
        </w:tc>
        <w:tc>
          <w:tcPr>
            <w:tcW w:w="4666" w:type="dxa"/>
          </w:tcPr>
          <w:p w:rsidR="00034866" w:rsidRPr="00D2429A" w:rsidRDefault="00034866" w:rsidP="00916101">
            <w:proofErr w:type="spellStart"/>
            <w:r>
              <w:rPr>
                <w:b/>
              </w:rPr>
              <w:t>PSeudo</w:t>
            </w:r>
            <w:proofErr w:type="spellEnd"/>
            <w:r>
              <w:rPr>
                <w:b/>
              </w:rPr>
              <w:t xml:space="preserve"> Intérprete (</w:t>
            </w:r>
            <w:proofErr w:type="spellStart"/>
            <w:r>
              <w:rPr>
                <w:b/>
              </w:rPr>
              <w:t>PSeInt</w:t>
            </w:r>
            <w:proofErr w:type="spellEnd"/>
            <w:r>
              <w:rPr>
                <w:b/>
              </w:rPr>
              <w:t xml:space="preserve">): </w:t>
            </w:r>
            <w:r>
              <w:t>herramienta que a partir de pseudocódigo escrito en lenguaje natural y en español, permite generar el diagrama de flujo correspondiente.</w:t>
            </w:r>
          </w:p>
        </w:tc>
      </w:tr>
    </w:tbl>
    <w:p w:rsidR="00034866" w:rsidRDefault="00034866" w:rsidP="00034866"/>
    <w:p w:rsidR="009106F9" w:rsidRDefault="009106F9" w:rsidP="00034866"/>
    <w:p w:rsidR="00034866" w:rsidRPr="005A589D" w:rsidRDefault="00034866" w:rsidP="00034866">
      <w:pPr>
        <w:pStyle w:val="Ttulo2"/>
        <w:rPr>
          <w:sz w:val="24"/>
          <w:lang w:val="en-US"/>
        </w:rPr>
      </w:pPr>
      <w:bookmarkStart w:id="42" w:name="_Toc358638454"/>
      <w:bookmarkStart w:id="43" w:name="_Toc359084128"/>
      <w:r w:rsidRPr="005A589D">
        <w:rPr>
          <w:sz w:val="24"/>
          <w:szCs w:val="22"/>
          <w:lang w:val="en-US"/>
        </w:rPr>
        <w:t>Project Management Body of Knowledge (PMBOK)</w:t>
      </w:r>
      <w:bookmarkEnd w:id="42"/>
      <w:bookmarkEnd w:id="43"/>
    </w:p>
    <w:p w:rsidR="00034866" w:rsidRDefault="00034866" w:rsidP="00034866">
      <w:pPr>
        <w:rPr>
          <w:lang w:val="en-US"/>
        </w:rPr>
      </w:pPr>
    </w:p>
    <w:p w:rsidR="00034866" w:rsidRPr="00820792" w:rsidRDefault="00034866" w:rsidP="00034866">
      <w:pPr>
        <w:ind w:firstLine="426"/>
      </w:pPr>
      <w:r w:rsidRPr="006C445A">
        <w:rPr>
          <w:lang w:val="es-MX"/>
        </w:rPr>
        <w:t xml:space="preserve">Para la gestión del presente proyecto de fin de </w:t>
      </w:r>
      <w:r>
        <w:rPr>
          <w:lang w:val="es-MX"/>
        </w:rPr>
        <w:t>c</w:t>
      </w:r>
      <w:r w:rsidRPr="006C445A">
        <w:rPr>
          <w:lang w:val="es-MX"/>
        </w:rPr>
        <w:t xml:space="preserve">arrera se utilizará la guía </w:t>
      </w:r>
      <w:r w:rsidRPr="006C445A">
        <w:rPr>
          <w:i/>
          <w:lang w:val="es-MX"/>
        </w:rPr>
        <w:t>PMBOK</w:t>
      </w:r>
      <w:r w:rsidRPr="006C445A">
        <w:rPr>
          <w:lang w:val="es-MX"/>
        </w:rPr>
        <w:t xml:space="preserve"> (</w:t>
      </w:r>
      <w:r w:rsidRPr="006C445A">
        <w:rPr>
          <w:i/>
          <w:lang w:val="es-MX"/>
        </w:rPr>
        <w:t xml:space="preserve">Project Management </w:t>
      </w:r>
      <w:proofErr w:type="spellStart"/>
      <w:r w:rsidRPr="006C445A">
        <w:rPr>
          <w:i/>
          <w:lang w:val="es-MX"/>
        </w:rPr>
        <w:t>Body</w:t>
      </w:r>
      <w:proofErr w:type="spellEnd"/>
      <w:r w:rsidRPr="006C445A">
        <w:rPr>
          <w:i/>
          <w:lang w:val="es-MX"/>
        </w:rPr>
        <w:t xml:space="preserve"> of </w:t>
      </w:r>
      <w:proofErr w:type="spellStart"/>
      <w:r w:rsidRPr="006C445A">
        <w:rPr>
          <w:i/>
          <w:lang w:val="es-MX"/>
        </w:rPr>
        <w:t>Knowledge</w:t>
      </w:r>
      <w:proofErr w:type="spellEnd"/>
      <w:r w:rsidRPr="006C445A">
        <w:rPr>
          <w:lang w:val="es-MX"/>
        </w:rPr>
        <w:t xml:space="preserve">) </w:t>
      </w:r>
      <w:r>
        <w:rPr>
          <w:lang w:val="es-MX"/>
        </w:rPr>
        <w:t xml:space="preserve">en su 5ta edición, </w:t>
      </w:r>
      <w:r w:rsidRPr="006C445A">
        <w:rPr>
          <w:lang w:val="es-MX"/>
        </w:rPr>
        <w:t xml:space="preserve">elaborado por el Project Management </w:t>
      </w:r>
      <w:proofErr w:type="spellStart"/>
      <w:r w:rsidRPr="006C445A">
        <w:rPr>
          <w:lang w:val="es-MX"/>
        </w:rPr>
        <w:t>Institut</w:t>
      </w:r>
      <w:r>
        <w:rPr>
          <w:lang w:val="es-MX"/>
        </w:rPr>
        <w:t>e</w:t>
      </w:r>
      <w:proofErr w:type="spellEnd"/>
      <w:r w:rsidRPr="006C445A">
        <w:rPr>
          <w:lang w:val="es-MX"/>
        </w:rPr>
        <w:t xml:space="preserve"> (PMI)</w:t>
      </w:r>
      <w:r>
        <w:rPr>
          <w:lang w:val="es-MX"/>
        </w:rPr>
        <w:t>.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sidRPr="00820792">
        <w:t xml:space="preserve"> </w:t>
      </w:r>
      <w:r w:rsidRPr="00FD30EE">
        <w:t>[</w:t>
      </w:r>
      <w:r>
        <w:t>PMI</w:t>
      </w:r>
      <w:r w:rsidRPr="00FD30EE">
        <w:t>, 201</w:t>
      </w:r>
      <w:r>
        <w:t>3</w:t>
      </w:r>
      <w:r w:rsidRPr="00FD30EE">
        <w:t>]</w:t>
      </w:r>
      <w:r>
        <w:t>.</w:t>
      </w:r>
    </w:p>
    <w:p w:rsidR="00034866" w:rsidRPr="006C445A" w:rsidRDefault="00034866" w:rsidP="00034866">
      <w:pPr>
        <w:ind w:firstLine="426"/>
        <w:rPr>
          <w:lang w:val="es-MX"/>
        </w:rPr>
      </w:pPr>
    </w:p>
    <w:p w:rsidR="00034866" w:rsidRPr="00820792" w:rsidRDefault="00034866" w:rsidP="00034866">
      <w:pPr>
        <w:pStyle w:val="Ttulo3"/>
        <w:rPr>
          <w:sz w:val="22"/>
          <w:szCs w:val="22"/>
          <w:lang w:val="es-MX"/>
        </w:rPr>
      </w:pPr>
      <w:bookmarkStart w:id="44" w:name="_Toc358638455"/>
      <w:bookmarkStart w:id="45" w:name="_Toc359084129"/>
      <w:r w:rsidRPr="00820792">
        <w:rPr>
          <w:sz w:val="22"/>
          <w:szCs w:val="22"/>
          <w:lang w:val="es-MX"/>
        </w:rPr>
        <w:t>Justificación</w:t>
      </w:r>
      <w:bookmarkEnd w:id="44"/>
      <w:bookmarkEnd w:id="45"/>
    </w:p>
    <w:p w:rsidR="00034866" w:rsidRDefault="00034866" w:rsidP="00034866">
      <w:pPr>
        <w:ind w:firstLine="576"/>
        <w:rPr>
          <w:lang w:val="es-MX"/>
        </w:rPr>
      </w:pPr>
    </w:p>
    <w:p w:rsidR="00034866" w:rsidRDefault="00034866" w:rsidP="00034866">
      <w:pPr>
        <w:ind w:firstLine="426"/>
      </w:pPr>
      <w:r>
        <w:t>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w:t>
      </w:r>
      <w:r w:rsidRPr="00FD30EE">
        <w:t>.</w:t>
      </w:r>
      <w:r>
        <w:t xml:space="preserve"> </w:t>
      </w:r>
    </w:p>
    <w:p w:rsidR="00034866" w:rsidRPr="006C445A" w:rsidRDefault="00034866" w:rsidP="00034866"/>
    <w:p w:rsidR="00034866" w:rsidRPr="00820792" w:rsidRDefault="00034866" w:rsidP="00034866">
      <w:pPr>
        <w:pStyle w:val="Ttulo3"/>
        <w:rPr>
          <w:sz w:val="22"/>
          <w:szCs w:val="22"/>
          <w:lang w:val="es-MX"/>
        </w:rPr>
      </w:pPr>
      <w:bookmarkStart w:id="46" w:name="_Toc358638456"/>
      <w:bookmarkStart w:id="47" w:name="_Toc359084130"/>
      <w:r w:rsidRPr="00820792">
        <w:rPr>
          <w:sz w:val="22"/>
          <w:szCs w:val="22"/>
          <w:lang w:val="es-MX"/>
        </w:rPr>
        <w:t>Lista de Principios</w:t>
      </w:r>
      <w:bookmarkEnd w:id="46"/>
      <w:bookmarkEnd w:id="47"/>
    </w:p>
    <w:p w:rsidR="00034866" w:rsidRDefault="00034866" w:rsidP="00034866">
      <w:pPr>
        <w:ind w:firstLine="576"/>
        <w:rPr>
          <w:lang w:val="es-MX"/>
        </w:rPr>
      </w:pPr>
    </w:p>
    <w:p w:rsidR="00034866" w:rsidRDefault="00034866" w:rsidP="00034866">
      <w:pPr>
        <w:ind w:firstLine="426"/>
      </w:pPr>
      <w:r>
        <w:t>De</w:t>
      </w:r>
      <w:r w:rsidR="0007540B">
        <w:t xml:space="preserve"> esta guía se hará uso de ciertos principios</w:t>
      </w:r>
      <w:r>
        <w:t xml:space="preserve"> </w:t>
      </w:r>
      <w:r w:rsidR="0007540B">
        <w:t>(</w:t>
      </w:r>
      <w:r w:rsidR="00535975">
        <w:t xml:space="preserve">repartidos en </w:t>
      </w:r>
      <w:r>
        <w:t>áreas de conocimiento</w:t>
      </w:r>
      <w:r w:rsidR="0007540B">
        <w:t>s</w:t>
      </w:r>
      <w:r>
        <w:t xml:space="preserve"> y pro</w:t>
      </w:r>
      <w:r w:rsidR="00A67154">
        <w:t>cesos</w:t>
      </w:r>
      <w:r w:rsidR="0007540B">
        <w:t xml:space="preserve">) </w:t>
      </w:r>
      <w:r w:rsidR="00A67154">
        <w:t>los cuales se procederán a documentar en el presente proyecto durante su realización.</w:t>
      </w:r>
    </w:p>
    <w:p w:rsidR="00034866" w:rsidRPr="007E4D65" w:rsidRDefault="00034866" w:rsidP="00034866">
      <w:pPr>
        <w:ind w:firstLine="576"/>
      </w:pPr>
    </w:p>
    <w:p w:rsidR="00034866" w:rsidRPr="008E4ECF" w:rsidRDefault="00034866" w:rsidP="003E15F2">
      <w:pPr>
        <w:pStyle w:val="Prrafodelista"/>
        <w:numPr>
          <w:ilvl w:val="0"/>
          <w:numId w:val="29"/>
        </w:numPr>
        <w:ind w:left="426"/>
        <w:rPr>
          <w:b/>
          <w:i/>
        </w:rPr>
      </w:pPr>
      <w:bookmarkStart w:id="48" w:name="_Toc327535708"/>
      <w:bookmarkStart w:id="49" w:name="_Toc340315815"/>
      <w:r w:rsidRPr="008E4ECF">
        <w:rPr>
          <w:b/>
          <w:i/>
        </w:rPr>
        <w:t>Gestión de la Integración del Proyecto</w:t>
      </w:r>
      <w:bookmarkEnd w:id="48"/>
      <w:bookmarkEnd w:id="49"/>
    </w:p>
    <w:p w:rsidR="00034866" w:rsidRPr="009F0C1B" w:rsidRDefault="00034866" w:rsidP="00034866">
      <w:pPr>
        <w:rPr>
          <w:szCs w:val="22"/>
          <w:lang w:val="es-ES_tradnl"/>
        </w:rPr>
      </w:pPr>
    </w:p>
    <w:p w:rsidR="00034866" w:rsidRPr="009F0C1B" w:rsidRDefault="00034866" w:rsidP="00034866">
      <w:pPr>
        <w:ind w:firstLine="360"/>
        <w:rPr>
          <w:szCs w:val="22"/>
          <w:lang w:val="es-ES_tradnl"/>
        </w:rPr>
      </w:pPr>
      <w:r>
        <w:rPr>
          <w:szCs w:val="22"/>
          <w:lang w:val="es-ES_tradnl"/>
        </w:rPr>
        <w:t>De este primer apartado, s</w:t>
      </w:r>
      <w:r w:rsidRPr="009F0C1B">
        <w:rPr>
          <w:szCs w:val="22"/>
          <w:lang w:val="es-ES_tradnl"/>
        </w:rPr>
        <w:t>e tomará</w:t>
      </w:r>
      <w:r>
        <w:rPr>
          <w:szCs w:val="22"/>
          <w:lang w:val="es-ES_tradnl"/>
        </w:rPr>
        <w:t>n</w:t>
      </w:r>
      <w:r w:rsidRPr="009F0C1B">
        <w:rPr>
          <w:szCs w:val="22"/>
          <w:lang w:val="es-ES_tradnl"/>
        </w:rPr>
        <w:t xml:space="preserve"> 3 procesos </w:t>
      </w:r>
      <w:r>
        <w:rPr>
          <w:szCs w:val="22"/>
          <w:lang w:val="es-ES_tradnl"/>
        </w:rPr>
        <w:t>que ayudarán en la gestión de la coordinación de las distintas actividades del proyecto</w:t>
      </w:r>
      <w:r w:rsidRPr="009F0C1B">
        <w:rPr>
          <w:szCs w:val="22"/>
          <w:lang w:val="es-ES_tradnl"/>
        </w:rPr>
        <w:t>.</w:t>
      </w:r>
    </w:p>
    <w:p w:rsidR="00034866" w:rsidRPr="009F0C1B" w:rsidRDefault="00034866" w:rsidP="00034866">
      <w:pPr>
        <w:ind w:firstLine="360"/>
        <w:rPr>
          <w:szCs w:val="22"/>
          <w:lang w:val="es-ES_tradnl"/>
        </w:rPr>
      </w:pPr>
    </w:p>
    <w:p w:rsidR="00034866" w:rsidRDefault="00034866" w:rsidP="003E15F2">
      <w:pPr>
        <w:numPr>
          <w:ilvl w:val="0"/>
          <w:numId w:val="21"/>
        </w:numPr>
        <w:suppressAutoHyphens/>
        <w:rPr>
          <w:szCs w:val="22"/>
        </w:rPr>
      </w:pPr>
      <w:r w:rsidRPr="009F0C1B">
        <w:rPr>
          <w:b/>
          <w:szCs w:val="22"/>
        </w:rPr>
        <w:t xml:space="preserve">Desarrollar el Acta de Constitución del Proyecto: </w:t>
      </w:r>
      <w:r>
        <w:rPr>
          <w:szCs w:val="22"/>
        </w:rPr>
        <w:t xml:space="preserve">proceso con el cual se elaborará </w:t>
      </w:r>
      <w:r w:rsidRPr="009F0C1B">
        <w:rPr>
          <w:szCs w:val="22"/>
        </w:rPr>
        <w:t xml:space="preserve">el documento que autoriza formalmente el inicio del proyecto, en este caso con la aprobación de los profesores del curso y el asesor. </w:t>
      </w:r>
      <w:r>
        <w:rPr>
          <w:szCs w:val="22"/>
        </w:rPr>
        <w:t xml:space="preserve">Dicho </w:t>
      </w:r>
      <w:r w:rsidRPr="009F0C1B">
        <w:rPr>
          <w:szCs w:val="22"/>
        </w:rPr>
        <w:t xml:space="preserve">documento </w:t>
      </w:r>
      <w:r>
        <w:rPr>
          <w:szCs w:val="22"/>
        </w:rPr>
        <w:t xml:space="preserve">incluirá </w:t>
      </w:r>
      <w:r w:rsidRPr="009F0C1B">
        <w:rPr>
          <w:szCs w:val="22"/>
        </w:rPr>
        <w:t xml:space="preserve">principalmente nombre </w:t>
      </w:r>
      <w:r>
        <w:rPr>
          <w:szCs w:val="22"/>
        </w:rPr>
        <w:t xml:space="preserve">completo </w:t>
      </w:r>
      <w:r w:rsidRPr="009F0C1B">
        <w:rPr>
          <w:szCs w:val="22"/>
        </w:rPr>
        <w:t xml:space="preserve">del proyecto, </w:t>
      </w:r>
      <w:r>
        <w:rPr>
          <w:szCs w:val="22"/>
        </w:rPr>
        <w:t xml:space="preserve">breve </w:t>
      </w:r>
      <w:r w:rsidRPr="009F0C1B">
        <w:rPr>
          <w:szCs w:val="22"/>
        </w:rPr>
        <w:t xml:space="preserve">justificación, </w:t>
      </w:r>
      <w:r>
        <w:rPr>
          <w:szCs w:val="22"/>
        </w:rPr>
        <w:t xml:space="preserve">listado de </w:t>
      </w:r>
      <w:r w:rsidRPr="009F0C1B">
        <w:rPr>
          <w:szCs w:val="22"/>
        </w:rPr>
        <w:t>objetivos</w:t>
      </w:r>
      <w:r>
        <w:rPr>
          <w:szCs w:val="22"/>
        </w:rPr>
        <w:t xml:space="preserve"> y</w:t>
      </w:r>
      <w:r w:rsidRPr="009F0C1B">
        <w:rPr>
          <w:szCs w:val="22"/>
        </w:rPr>
        <w:t xml:space="preserve"> requerimientos, riesgos </w:t>
      </w:r>
      <w:r>
        <w:rPr>
          <w:szCs w:val="22"/>
        </w:rPr>
        <w:t xml:space="preserve">presentes, </w:t>
      </w:r>
      <w:r w:rsidRPr="009F0C1B">
        <w:rPr>
          <w:szCs w:val="22"/>
        </w:rPr>
        <w:t>y el cronograma</w:t>
      </w:r>
      <w:r>
        <w:rPr>
          <w:szCs w:val="22"/>
        </w:rPr>
        <w:t xml:space="preserve"> de todo el proyecto</w:t>
      </w:r>
      <w:r w:rsidRPr="009F0C1B">
        <w:rPr>
          <w:szCs w:val="22"/>
        </w:rPr>
        <w:t xml:space="preserve">. </w:t>
      </w:r>
    </w:p>
    <w:p w:rsidR="00034866" w:rsidRPr="009F0C1B" w:rsidRDefault="00034866" w:rsidP="00034866">
      <w:pPr>
        <w:suppressAutoHyphens/>
        <w:ind w:left="360"/>
        <w:rPr>
          <w:szCs w:val="22"/>
        </w:rPr>
      </w:pPr>
    </w:p>
    <w:p w:rsidR="00034866" w:rsidRDefault="00034866" w:rsidP="003E15F2">
      <w:pPr>
        <w:numPr>
          <w:ilvl w:val="0"/>
          <w:numId w:val="22"/>
        </w:numPr>
        <w:suppressAutoHyphens/>
        <w:rPr>
          <w:szCs w:val="22"/>
        </w:rPr>
      </w:pPr>
      <w:r w:rsidRPr="009F0C1B">
        <w:rPr>
          <w:b/>
          <w:szCs w:val="22"/>
        </w:rPr>
        <w:t xml:space="preserve">Desarrollar el Plan de Gestión del Proyecto: </w:t>
      </w:r>
      <w:r>
        <w:rPr>
          <w:szCs w:val="22"/>
        </w:rPr>
        <w:t xml:space="preserve">proceso en el que se va a documentar las acciones necesarias para poder definir, integrar y coordinar </w:t>
      </w:r>
      <w:r w:rsidRPr="009F0C1B">
        <w:rPr>
          <w:szCs w:val="22"/>
        </w:rPr>
        <w:t xml:space="preserve">los hitos y actividades </w:t>
      </w:r>
      <w:r>
        <w:rPr>
          <w:szCs w:val="22"/>
        </w:rPr>
        <w:t>que se han planteado.</w:t>
      </w:r>
    </w:p>
    <w:p w:rsidR="00034866" w:rsidRPr="009F0C1B" w:rsidRDefault="00034866" w:rsidP="00034866">
      <w:pPr>
        <w:suppressAutoHyphens/>
        <w:ind w:left="360"/>
        <w:rPr>
          <w:szCs w:val="22"/>
        </w:rPr>
      </w:pPr>
    </w:p>
    <w:p w:rsidR="00034866" w:rsidRPr="009F0C1B" w:rsidRDefault="00034866" w:rsidP="003E15F2">
      <w:pPr>
        <w:numPr>
          <w:ilvl w:val="0"/>
          <w:numId w:val="22"/>
        </w:numPr>
        <w:suppressAutoHyphens/>
        <w:rPr>
          <w:b/>
          <w:szCs w:val="22"/>
        </w:rPr>
      </w:pPr>
      <w:r w:rsidRPr="009F0C1B">
        <w:rPr>
          <w:b/>
          <w:szCs w:val="22"/>
        </w:rPr>
        <w:t xml:space="preserve">Monitoreo y Control del Proyecto: </w:t>
      </w:r>
      <w:r>
        <w:rPr>
          <w:szCs w:val="22"/>
        </w:rPr>
        <w:t>proceso con el que se</w:t>
      </w:r>
      <w:r w:rsidRPr="009F0C1B">
        <w:rPr>
          <w:szCs w:val="22"/>
        </w:rPr>
        <w:t xml:space="preserve"> realizará el seguimiento y revisión del progreso del proyecto </w:t>
      </w:r>
      <w:r>
        <w:rPr>
          <w:szCs w:val="22"/>
        </w:rPr>
        <w:t xml:space="preserve">a fin de poder </w:t>
      </w:r>
      <w:r w:rsidRPr="009F0C1B">
        <w:rPr>
          <w:szCs w:val="22"/>
        </w:rPr>
        <w:t xml:space="preserve">cumplir los objetivos </w:t>
      </w:r>
      <w:r>
        <w:rPr>
          <w:szCs w:val="22"/>
        </w:rPr>
        <w:t>que se han planteado</w:t>
      </w:r>
      <w:r w:rsidRPr="009F0C1B">
        <w:rPr>
          <w:szCs w:val="22"/>
        </w:rPr>
        <w:t>.</w:t>
      </w:r>
      <w:r>
        <w:rPr>
          <w:szCs w:val="22"/>
        </w:rPr>
        <w:br/>
      </w:r>
    </w:p>
    <w:p w:rsidR="00034866" w:rsidRPr="00DE32F7" w:rsidRDefault="00034866" w:rsidP="003E15F2">
      <w:pPr>
        <w:pStyle w:val="Prrafodelista"/>
        <w:numPr>
          <w:ilvl w:val="0"/>
          <w:numId w:val="29"/>
        </w:numPr>
        <w:ind w:left="426"/>
        <w:rPr>
          <w:b/>
          <w:i/>
        </w:rPr>
      </w:pPr>
      <w:bookmarkStart w:id="50" w:name="_Toc327535709"/>
      <w:bookmarkStart w:id="51" w:name="_Toc340315816"/>
      <w:r w:rsidRPr="00DE32F7">
        <w:rPr>
          <w:b/>
          <w:i/>
        </w:rPr>
        <w:t>Gestión del Alcance del Proyecto</w:t>
      </w:r>
      <w:bookmarkEnd w:id="50"/>
      <w:bookmarkEnd w:id="51"/>
    </w:p>
    <w:p w:rsidR="00034866" w:rsidRPr="009F0C1B" w:rsidRDefault="00034866" w:rsidP="00034866">
      <w:pPr>
        <w:pStyle w:val="Prrafodelista"/>
        <w:rPr>
          <w:szCs w:val="22"/>
        </w:rPr>
      </w:pPr>
    </w:p>
    <w:p w:rsidR="00034866" w:rsidRDefault="00034866" w:rsidP="00034866">
      <w:pPr>
        <w:pStyle w:val="Prrafodelista"/>
        <w:ind w:left="0" w:firstLine="360"/>
        <w:rPr>
          <w:szCs w:val="22"/>
          <w:lang w:val="es-ES_tradnl"/>
        </w:rPr>
      </w:pPr>
      <w:r w:rsidRPr="009F0C1B">
        <w:rPr>
          <w:szCs w:val="22"/>
          <w:lang w:val="es-ES_tradnl"/>
        </w:rPr>
        <w:t xml:space="preserve">De esta área se </w:t>
      </w:r>
      <w:r>
        <w:rPr>
          <w:szCs w:val="22"/>
          <w:lang w:val="es-ES_tradnl"/>
        </w:rPr>
        <w:t xml:space="preserve">adoptarán </w:t>
      </w:r>
      <w:r w:rsidRPr="009F0C1B">
        <w:rPr>
          <w:szCs w:val="22"/>
          <w:lang w:val="es-ES_tradnl"/>
        </w:rPr>
        <w:t xml:space="preserve">los 5 procesos </w:t>
      </w:r>
      <w:r>
        <w:rPr>
          <w:szCs w:val="22"/>
          <w:lang w:val="es-ES_tradnl"/>
        </w:rPr>
        <w:t xml:space="preserve">que la componen lo que permitirá </w:t>
      </w:r>
      <w:r w:rsidRPr="009F0C1B">
        <w:rPr>
          <w:szCs w:val="22"/>
          <w:lang w:val="es-ES_tradnl"/>
        </w:rPr>
        <w:t>asegurar que el proyecto incluya todo el trabajo requerido</w:t>
      </w:r>
      <w:r>
        <w:rPr>
          <w:szCs w:val="22"/>
          <w:lang w:val="es-ES_tradnl"/>
        </w:rPr>
        <w:t xml:space="preserve"> y así completarlo satisfactoriamente</w:t>
      </w:r>
      <w:r w:rsidRPr="009F0C1B">
        <w:rPr>
          <w:szCs w:val="22"/>
          <w:lang w:val="es-ES_tradnl"/>
        </w:rPr>
        <w:t>.</w:t>
      </w:r>
    </w:p>
    <w:p w:rsidR="00034866" w:rsidRPr="009F0C1B" w:rsidRDefault="00034866" w:rsidP="00034866">
      <w:pPr>
        <w:pStyle w:val="Prrafodelista"/>
        <w:ind w:left="0" w:firstLine="360"/>
        <w:rPr>
          <w:szCs w:val="22"/>
          <w:lang w:val="es-ES_tradnl"/>
        </w:rPr>
      </w:pPr>
    </w:p>
    <w:p w:rsidR="00034866" w:rsidRDefault="00034866" w:rsidP="003E15F2">
      <w:pPr>
        <w:pStyle w:val="Prrafodelista"/>
        <w:numPr>
          <w:ilvl w:val="0"/>
          <w:numId w:val="23"/>
        </w:numPr>
        <w:suppressAutoHyphens/>
        <w:contextualSpacing w:val="0"/>
        <w:rPr>
          <w:szCs w:val="22"/>
        </w:rPr>
      </w:pPr>
      <w:r w:rsidRPr="009F0C1B">
        <w:rPr>
          <w:b/>
          <w:szCs w:val="22"/>
        </w:rPr>
        <w:t xml:space="preserve">Recopilar Requisitos: </w:t>
      </w:r>
      <w:r>
        <w:rPr>
          <w:szCs w:val="22"/>
        </w:rPr>
        <w:t xml:space="preserve">proceso con el cual </w:t>
      </w:r>
      <w:r w:rsidRPr="009F0C1B">
        <w:rPr>
          <w:szCs w:val="22"/>
        </w:rPr>
        <w:t xml:space="preserve">se definirá y documentará las necesidades de los </w:t>
      </w:r>
      <w:r>
        <w:rPr>
          <w:szCs w:val="22"/>
        </w:rPr>
        <w:t xml:space="preserve">stakeholders (clientes y proveedores) a </w:t>
      </w:r>
      <w:r w:rsidRPr="009F0C1B">
        <w:rPr>
          <w:szCs w:val="22"/>
        </w:rPr>
        <w:t xml:space="preserve">fin de cumplir </w:t>
      </w:r>
      <w:r>
        <w:rPr>
          <w:szCs w:val="22"/>
        </w:rPr>
        <w:t xml:space="preserve">con </w:t>
      </w:r>
      <w:r w:rsidRPr="009F0C1B">
        <w:rPr>
          <w:szCs w:val="22"/>
        </w:rPr>
        <w:t>los objetivos del proyecto.</w:t>
      </w:r>
      <w:r>
        <w:rPr>
          <w:szCs w:val="22"/>
        </w:rPr>
        <w:t xml:space="preserve"> Para lograr esto, se realizarán entrevistas a un pequeño grupo de trabajadores independientes así como a potenciales clientes de los servicios contemplados en el caso de negocio.</w:t>
      </w:r>
    </w:p>
    <w:p w:rsidR="00034866" w:rsidRPr="009F0C1B" w:rsidRDefault="00034866" w:rsidP="00034866">
      <w:pPr>
        <w:pStyle w:val="Prrafodelista"/>
        <w:suppressAutoHyphens/>
        <w:ind w:left="360"/>
        <w:contextualSpacing w:val="0"/>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Definir el Alcance: </w:t>
      </w:r>
      <w:r>
        <w:rPr>
          <w:szCs w:val="22"/>
        </w:rPr>
        <w:t>proceso con el cual s</w:t>
      </w:r>
      <w:r w:rsidRPr="009F0C1B">
        <w:rPr>
          <w:szCs w:val="22"/>
        </w:rPr>
        <w:t xml:space="preserve">e </w:t>
      </w:r>
      <w:r>
        <w:rPr>
          <w:szCs w:val="22"/>
        </w:rPr>
        <w:t xml:space="preserve">realizará </w:t>
      </w:r>
      <w:r w:rsidRPr="009F0C1B">
        <w:rPr>
          <w:szCs w:val="22"/>
        </w:rPr>
        <w:t xml:space="preserve">una descripción detallada </w:t>
      </w:r>
      <w:r>
        <w:rPr>
          <w:szCs w:val="22"/>
        </w:rPr>
        <w:t xml:space="preserve">tanto </w:t>
      </w:r>
      <w:r w:rsidRPr="009F0C1B">
        <w:rPr>
          <w:szCs w:val="22"/>
        </w:rPr>
        <w:t xml:space="preserve">del proyecto </w:t>
      </w:r>
      <w:r>
        <w:rPr>
          <w:szCs w:val="22"/>
        </w:rPr>
        <w:t xml:space="preserve">como </w:t>
      </w:r>
      <w:r w:rsidRPr="009F0C1B">
        <w:rPr>
          <w:szCs w:val="22"/>
        </w:rPr>
        <w:t xml:space="preserve">del producto, considerando las restricciones </w:t>
      </w:r>
      <w:r>
        <w:rPr>
          <w:szCs w:val="22"/>
        </w:rPr>
        <w:t xml:space="preserve">y </w:t>
      </w:r>
      <w:r w:rsidRPr="009F0C1B">
        <w:rPr>
          <w:szCs w:val="22"/>
        </w:rPr>
        <w:t>supuestos.</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Crear la Estructura de Desglose de Trabajo (EDT): </w:t>
      </w:r>
      <w:r>
        <w:rPr>
          <w:szCs w:val="22"/>
        </w:rPr>
        <w:t xml:space="preserve">proceso que consiste en subdividir las tareas y entregables </w:t>
      </w:r>
      <w:r w:rsidRPr="009F0C1B">
        <w:rPr>
          <w:szCs w:val="22"/>
        </w:rPr>
        <w:t>del proyecto de manera jerárquica en pequeños componentes con la finalidad que sean manejables para su estimación y ejecución.</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Verificar el Alcance: </w:t>
      </w:r>
      <w:r>
        <w:rPr>
          <w:szCs w:val="22"/>
        </w:rPr>
        <w:t xml:space="preserve">proceso con el cual se hará el control de aceptación de los entregables que han sido finalizados </w:t>
      </w:r>
      <w:r w:rsidRPr="009F0C1B">
        <w:rPr>
          <w:szCs w:val="22"/>
        </w:rPr>
        <w:t xml:space="preserve">para verificar si se están cumpliendo los objetivos y </w:t>
      </w:r>
      <w:r>
        <w:rPr>
          <w:szCs w:val="22"/>
        </w:rPr>
        <w:t xml:space="preserve">así </w:t>
      </w:r>
      <w:r w:rsidRPr="009F0C1B">
        <w:rPr>
          <w:szCs w:val="22"/>
        </w:rPr>
        <w:t>quede constancia de ello</w:t>
      </w:r>
      <w:r>
        <w:rPr>
          <w:szCs w:val="22"/>
        </w:rPr>
        <w:t xml:space="preserve">. Esta aceptación será realizada por </w:t>
      </w:r>
      <w:r w:rsidRPr="009F0C1B">
        <w:rPr>
          <w:szCs w:val="22"/>
        </w:rPr>
        <w:t>los profesores del curso</w:t>
      </w:r>
      <w:r>
        <w:rPr>
          <w:szCs w:val="22"/>
        </w:rPr>
        <w:t xml:space="preserve"> y por el asesor.</w:t>
      </w:r>
    </w:p>
    <w:p w:rsidR="00034866" w:rsidRPr="002B5D7B" w:rsidRDefault="00034866" w:rsidP="00034866">
      <w:pPr>
        <w:pStyle w:val="Prrafodelista"/>
        <w:rPr>
          <w:szCs w:val="22"/>
        </w:rPr>
      </w:pPr>
    </w:p>
    <w:p w:rsidR="00034866" w:rsidRPr="009F0C1B" w:rsidRDefault="00034866" w:rsidP="003E15F2">
      <w:pPr>
        <w:pStyle w:val="Prrafodelista"/>
        <w:numPr>
          <w:ilvl w:val="0"/>
          <w:numId w:val="23"/>
        </w:numPr>
        <w:suppressAutoHyphens/>
        <w:contextualSpacing w:val="0"/>
        <w:rPr>
          <w:szCs w:val="22"/>
        </w:rPr>
      </w:pPr>
      <w:r w:rsidRPr="009F0C1B">
        <w:rPr>
          <w:b/>
          <w:szCs w:val="22"/>
        </w:rPr>
        <w:lastRenderedPageBreak/>
        <w:t xml:space="preserve">Controlar el Alcance: </w:t>
      </w:r>
      <w:r>
        <w:rPr>
          <w:szCs w:val="22"/>
        </w:rPr>
        <w:t>con este proceso s</w:t>
      </w:r>
      <w:r w:rsidRPr="009F0C1B">
        <w:rPr>
          <w:szCs w:val="22"/>
        </w:rPr>
        <w:t xml:space="preserve">e </w:t>
      </w:r>
      <w:r>
        <w:rPr>
          <w:szCs w:val="22"/>
        </w:rPr>
        <w:t xml:space="preserve">monitoreará constantemente </w:t>
      </w:r>
      <w:r w:rsidRPr="009F0C1B">
        <w:rPr>
          <w:szCs w:val="22"/>
        </w:rPr>
        <w:t xml:space="preserve">el estado </w:t>
      </w:r>
      <w:r>
        <w:rPr>
          <w:szCs w:val="22"/>
        </w:rPr>
        <w:t xml:space="preserve">del proyecto y </w:t>
      </w:r>
      <w:r w:rsidRPr="009F0C1B">
        <w:rPr>
          <w:szCs w:val="22"/>
        </w:rPr>
        <w:t xml:space="preserve">el alcance del </w:t>
      </w:r>
      <w:r>
        <w:rPr>
          <w:szCs w:val="22"/>
        </w:rPr>
        <w:t xml:space="preserve">producto. Además permitirá gestionar </w:t>
      </w:r>
      <w:r w:rsidRPr="009F0C1B">
        <w:rPr>
          <w:szCs w:val="22"/>
        </w:rPr>
        <w:t xml:space="preserve">los cambios en la línea base del alcance </w:t>
      </w:r>
      <w:r>
        <w:rPr>
          <w:szCs w:val="22"/>
        </w:rPr>
        <w:t>si así fuera necesario</w:t>
      </w:r>
      <w:r w:rsidRPr="009F0C1B">
        <w:rPr>
          <w:szCs w:val="22"/>
        </w:rPr>
        <w:t>.</w:t>
      </w:r>
    </w:p>
    <w:p w:rsidR="00034866" w:rsidRPr="00DE32F7" w:rsidRDefault="00034866" w:rsidP="003E15F2">
      <w:pPr>
        <w:pStyle w:val="Prrafodelista"/>
        <w:numPr>
          <w:ilvl w:val="0"/>
          <w:numId w:val="29"/>
        </w:numPr>
        <w:ind w:left="426"/>
        <w:rPr>
          <w:b/>
          <w:i/>
        </w:rPr>
      </w:pPr>
      <w:bookmarkStart w:id="52" w:name="_Toc327535710"/>
      <w:bookmarkStart w:id="53" w:name="_Toc340315817"/>
      <w:r w:rsidRPr="00DE32F7">
        <w:rPr>
          <w:b/>
          <w:i/>
        </w:rPr>
        <w:t>Gestión del Tiempo del Proyecto</w:t>
      </w:r>
      <w:bookmarkEnd w:id="52"/>
      <w:bookmarkEnd w:id="53"/>
    </w:p>
    <w:p w:rsidR="00034866" w:rsidRPr="009F0C1B" w:rsidRDefault="00034866" w:rsidP="00034866">
      <w:pPr>
        <w:ind w:left="720"/>
        <w:rPr>
          <w:szCs w:val="22"/>
        </w:rPr>
      </w:pPr>
    </w:p>
    <w:p w:rsidR="00034866" w:rsidRDefault="00034866" w:rsidP="00034866">
      <w:pPr>
        <w:pStyle w:val="Prrafodelista"/>
        <w:ind w:left="0" w:firstLine="360"/>
        <w:rPr>
          <w:szCs w:val="22"/>
          <w:lang w:val="es-ES_tradnl"/>
        </w:rPr>
      </w:pPr>
      <w:r w:rsidRPr="009F0C1B">
        <w:rPr>
          <w:szCs w:val="22"/>
          <w:lang w:val="es-ES_tradnl"/>
        </w:rPr>
        <w:t>De esta área se tomará</w:t>
      </w:r>
      <w:r>
        <w:rPr>
          <w:szCs w:val="22"/>
          <w:lang w:val="es-ES_tradnl"/>
        </w:rPr>
        <w:t>n</w:t>
      </w:r>
      <w:r w:rsidRPr="009F0C1B">
        <w:rPr>
          <w:szCs w:val="22"/>
          <w:lang w:val="es-ES_tradnl"/>
        </w:rPr>
        <w:t xml:space="preserve"> 5 procesos </w:t>
      </w:r>
      <w:r>
        <w:rPr>
          <w:szCs w:val="22"/>
          <w:lang w:val="es-ES_tradnl"/>
        </w:rPr>
        <w:t xml:space="preserve">los cuales permitirán </w:t>
      </w:r>
      <w:r w:rsidRPr="009F0C1B">
        <w:rPr>
          <w:szCs w:val="22"/>
          <w:lang w:val="es-ES_tradnl"/>
        </w:rPr>
        <w:t xml:space="preserve">administrar </w:t>
      </w:r>
      <w:r>
        <w:rPr>
          <w:szCs w:val="22"/>
          <w:lang w:val="es-ES_tradnl"/>
        </w:rPr>
        <w:t xml:space="preserve">eficientemente el tiempo y así asegurar </w:t>
      </w:r>
      <w:r w:rsidRPr="009F0C1B">
        <w:rPr>
          <w:szCs w:val="22"/>
          <w:lang w:val="es-ES_tradnl"/>
        </w:rPr>
        <w:t xml:space="preserve">la finalización del proyecto </w:t>
      </w:r>
      <w:r>
        <w:rPr>
          <w:szCs w:val="22"/>
          <w:lang w:val="es-ES_tradnl"/>
        </w:rPr>
        <w:t>en el plazo establecido</w:t>
      </w:r>
      <w:r w:rsidRPr="009F0C1B">
        <w:rPr>
          <w:szCs w:val="22"/>
          <w:lang w:val="es-ES_tradnl"/>
        </w:rPr>
        <w:t>.</w:t>
      </w:r>
    </w:p>
    <w:p w:rsidR="00034866" w:rsidRPr="009F0C1B" w:rsidRDefault="00034866" w:rsidP="00034866">
      <w:pPr>
        <w:pStyle w:val="Prrafodelista"/>
        <w:ind w:left="0"/>
        <w:rPr>
          <w:szCs w:val="22"/>
          <w:lang w:val="es-ES_tradnl"/>
        </w:rPr>
      </w:pPr>
    </w:p>
    <w:p w:rsidR="00034866" w:rsidRDefault="00034866" w:rsidP="003E15F2">
      <w:pPr>
        <w:numPr>
          <w:ilvl w:val="0"/>
          <w:numId w:val="24"/>
        </w:numPr>
        <w:suppressAutoHyphens/>
        <w:rPr>
          <w:szCs w:val="22"/>
        </w:rPr>
      </w:pPr>
      <w:r w:rsidRPr="009F0C1B">
        <w:rPr>
          <w:b/>
          <w:szCs w:val="22"/>
        </w:rPr>
        <w:t xml:space="preserve">Definir las Actividades: </w:t>
      </w:r>
      <w:r>
        <w:rPr>
          <w:szCs w:val="22"/>
        </w:rPr>
        <w:t>a través de este proceso s</w:t>
      </w:r>
      <w:r w:rsidRPr="009F0C1B">
        <w:rPr>
          <w:szCs w:val="22"/>
        </w:rPr>
        <w:t xml:space="preserve">e identificarán las acciones específicas </w:t>
      </w:r>
      <w:r>
        <w:rPr>
          <w:szCs w:val="22"/>
        </w:rPr>
        <w:t xml:space="preserve">que deben </w:t>
      </w:r>
      <w:r w:rsidRPr="009F0C1B">
        <w:rPr>
          <w:szCs w:val="22"/>
        </w:rPr>
        <w:t xml:space="preserve">ser realizadas </w:t>
      </w:r>
      <w:r>
        <w:rPr>
          <w:szCs w:val="22"/>
        </w:rPr>
        <w:t xml:space="preserve">a fin de producir cada uno de los </w:t>
      </w:r>
      <w:r w:rsidRPr="009F0C1B">
        <w:rPr>
          <w:szCs w:val="22"/>
        </w:rPr>
        <w:t>entregable</w:t>
      </w:r>
      <w:r>
        <w:rPr>
          <w:szCs w:val="22"/>
        </w:rPr>
        <w:t>s del proyecto</w:t>
      </w:r>
      <w:r w:rsidRPr="009F0C1B">
        <w:rPr>
          <w:szCs w:val="22"/>
        </w:rPr>
        <w:t>.</w:t>
      </w:r>
    </w:p>
    <w:p w:rsidR="00034866" w:rsidRPr="009F0C1B" w:rsidRDefault="00034866" w:rsidP="00034866">
      <w:pPr>
        <w:suppressAutoHyphens/>
        <w:ind w:left="360"/>
        <w:rPr>
          <w:szCs w:val="22"/>
        </w:rPr>
      </w:pPr>
    </w:p>
    <w:p w:rsidR="00034866" w:rsidRPr="00AD0914" w:rsidRDefault="00034866" w:rsidP="003E15F2">
      <w:pPr>
        <w:numPr>
          <w:ilvl w:val="0"/>
          <w:numId w:val="24"/>
        </w:numPr>
        <w:suppressAutoHyphens/>
        <w:rPr>
          <w:szCs w:val="22"/>
        </w:rPr>
      </w:pPr>
      <w:r w:rsidRPr="00AD0914">
        <w:rPr>
          <w:b/>
          <w:szCs w:val="22"/>
        </w:rPr>
        <w:t xml:space="preserve">Secuenciar las Actividades: </w:t>
      </w:r>
      <w:r>
        <w:rPr>
          <w:szCs w:val="22"/>
        </w:rPr>
        <w:t>proceso con el cual s</w:t>
      </w:r>
      <w:r w:rsidRPr="00AD0914">
        <w:rPr>
          <w:szCs w:val="22"/>
        </w:rPr>
        <w:t>e realizará un diagrama de las interrelaciones entre las actividades del proyecto, identificando los predecesores y sucesores de cada actividad.</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Estimar la Duración de las Actividades: </w:t>
      </w:r>
      <w:r>
        <w:rPr>
          <w:szCs w:val="22"/>
        </w:rPr>
        <w:t>s</w:t>
      </w:r>
      <w:r w:rsidRPr="009F0C1B">
        <w:rPr>
          <w:szCs w:val="22"/>
        </w:rPr>
        <w:t xml:space="preserve">e establecerá la cantidad de trabajo necesario (expresado en horas) para </w:t>
      </w:r>
      <w:r>
        <w:rPr>
          <w:szCs w:val="22"/>
        </w:rPr>
        <w:t>completar cada actividad</w:t>
      </w:r>
      <w:r w:rsidRPr="009F0C1B">
        <w:rPr>
          <w:szCs w:val="22"/>
        </w:rPr>
        <w:t>.</w:t>
      </w:r>
    </w:p>
    <w:p w:rsidR="00034866" w:rsidRDefault="00034866" w:rsidP="00034866">
      <w:pPr>
        <w:pStyle w:val="Prrafodelista"/>
        <w:rPr>
          <w:szCs w:val="22"/>
        </w:rPr>
      </w:pPr>
    </w:p>
    <w:p w:rsidR="00034866" w:rsidRDefault="00034866" w:rsidP="003E15F2">
      <w:pPr>
        <w:numPr>
          <w:ilvl w:val="0"/>
          <w:numId w:val="24"/>
        </w:numPr>
        <w:suppressAutoHyphens/>
        <w:rPr>
          <w:szCs w:val="22"/>
        </w:rPr>
      </w:pPr>
      <w:r w:rsidRPr="009F0C1B">
        <w:rPr>
          <w:b/>
          <w:szCs w:val="22"/>
        </w:rPr>
        <w:t xml:space="preserve">Desarrollar el Cronograma: </w:t>
      </w:r>
      <w:r>
        <w:rPr>
          <w:szCs w:val="22"/>
        </w:rPr>
        <w:t>con la secuenciación y</w:t>
      </w:r>
      <w:r w:rsidRPr="009F0C1B">
        <w:rPr>
          <w:szCs w:val="22"/>
        </w:rPr>
        <w:t xml:space="preserve"> estimación del tiempo de las actividades, se podrá elaborar el cronograma de entregables que tendrá el proyecto.</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Controlar el cronograma: </w:t>
      </w:r>
      <w:r>
        <w:rPr>
          <w:szCs w:val="22"/>
        </w:rPr>
        <w:t xml:space="preserve">proceso para monitorear el </w:t>
      </w:r>
      <w:r w:rsidRPr="009F0C1B">
        <w:rPr>
          <w:szCs w:val="22"/>
        </w:rPr>
        <w:t xml:space="preserve">estado del proyecto, registrando el avance del mismo y </w:t>
      </w:r>
      <w:r>
        <w:rPr>
          <w:szCs w:val="22"/>
        </w:rPr>
        <w:t xml:space="preserve">a la  vez gestionar </w:t>
      </w:r>
      <w:r w:rsidRPr="009F0C1B">
        <w:rPr>
          <w:szCs w:val="22"/>
        </w:rPr>
        <w:t>los cambios en la línea base del cronograma.</w:t>
      </w:r>
      <w:r>
        <w:rPr>
          <w:szCs w:val="22"/>
        </w:rPr>
        <w:tab/>
      </w:r>
      <w:r>
        <w:rPr>
          <w:szCs w:val="22"/>
        </w:rPr>
        <w:br/>
      </w:r>
    </w:p>
    <w:p w:rsidR="00034866" w:rsidRPr="00DE32F7" w:rsidRDefault="00034866" w:rsidP="003E15F2">
      <w:pPr>
        <w:pStyle w:val="Prrafodelista"/>
        <w:numPr>
          <w:ilvl w:val="0"/>
          <w:numId w:val="29"/>
        </w:numPr>
        <w:ind w:left="426"/>
        <w:rPr>
          <w:b/>
          <w:i/>
        </w:rPr>
      </w:pPr>
      <w:bookmarkStart w:id="54" w:name="_Toc327535711"/>
      <w:bookmarkStart w:id="55" w:name="_Toc340315818"/>
      <w:r w:rsidRPr="00DE32F7">
        <w:rPr>
          <w:b/>
          <w:i/>
        </w:rPr>
        <w:t>Gestión de Riesgos del proyecto</w:t>
      </w:r>
      <w:bookmarkEnd w:id="54"/>
      <w:bookmarkEnd w:id="55"/>
    </w:p>
    <w:p w:rsidR="00034866" w:rsidRPr="009F0C1B" w:rsidRDefault="00034866" w:rsidP="00034866">
      <w:pPr>
        <w:rPr>
          <w:szCs w:val="22"/>
          <w:lang w:val="es-ES_tradnl"/>
        </w:rPr>
      </w:pPr>
    </w:p>
    <w:p w:rsidR="00034866" w:rsidRDefault="00034866" w:rsidP="00034866">
      <w:pPr>
        <w:ind w:firstLine="360"/>
        <w:rPr>
          <w:szCs w:val="22"/>
          <w:lang w:val="es-ES_tradnl"/>
        </w:rPr>
      </w:pPr>
      <w:r w:rsidRPr="009F0C1B">
        <w:rPr>
          <w:szCs w:val="22"/>
          <w:lang w:val="es-ES_tradnl"/>
        </w:rPr>
        <w:t xml:space="preserve">De esta </w:t>
      </w:r>
      <w:r>
        <w:rPr>
          <w:szCs w:val="22"/>
          <w:lang w:val="es-ES_tradnl"/>
        </w:rPr>
        <w:t xml:space="preserve">última </w:t>
      </w:r>
      <w:r w:rsidRPr="009F0C1B">
        <w:rPr>
          <w:szCs w:val="22"/>
          <w:lang w:val="es-ES_tradnl"/>
        </w:rPr>
        <w:t>área</w:t>
      </w:r>
      <w:r>
        <w:rPr>
          <w:szCs w:val="22"/>
          <w:lang w:val="es-ES_tradnl"/>
        </w:rPr>
        <w:t xml:space="preserve"> de conocimiento</w:t>
      </w:r>
      <w:r w:rsidRPr="009F0C1B">
        <w:rPr>
          <w:szCs w:val="22"/>
          <w:lang w:val="es-ES_tradnl"/>
        </w:rPr>
        <w:t xml:space="preserve"> se </w:t>
      </w:r>
      <w:r>
        <w:rPr>
          <w:szCs w:val="22"/>
          <w:lang w:val="es-ES_tradnl"/>
        </w:rPr>
        <w:t xml:space="preserve">adoptarán </w:t>
      </w:r>
      <w:r w:rsidRPr="009F0C1B">
        <w:rPr>
          <w:szCs w:val="22"/>
          <w:lang w:val="es-ES_tradnl"/>
        </w:rPr>
        <w:t xml:space="preserve">2 procesos </w:t>
      </w:r>
      <w:r>
        <w:rPr>
          <w:szCs w:val="22"/>
          <w:lang w:val="es-ES_tradnl"/>
        </w:rPr>
        <w:t xml:space="preserve">los cuales permitirán </w:t>
      </w:r>
      <w:r w:rsidRPr="009F0C1B">
        <w:rPr>
          <w:szCs w:val="22"/>
          <w:lang w:val="es-ES_tradnl"/>
        </w:rPr>
        <w:t>para identificar</w:t>
      </w:r>
      <w:r>
        <w:rPr>
          <w:szCs w:val="22"/>
          <w:lang w:val="es-ES_tradnl"/>
        </w:rPr>
        <w:t>, estimar</w:t>
      </w:r>
      <w:r w:rsidRPr="009F0C1B">
        <w:rPr>
          <w:szCs w:val="22"/>
          <w:lang w:val="es-ES_tradnl"/>
        </w:rPr>
        <w:t xml:space="preserve"> y evaluar los riesgos que se puedan presentar en el proyecto.</w:t>
      </w:r>
    </w:p>
    <w:p w:rsidR="00034866" w:rsidRPr="009F0C1B" w:rsidRDefault="00034866" w:rsidP="00034866">
      <w:pPr>
        <w:rPr>
          <w:szCs w:val="22"/>
          <w:lang w:val="es-ES_tradnl"/>
        </w:rPr>
      </w:pPr>
    </w:p>
    <w:p w:rsidR="00034866" w:rsidRDefault="00034866" w:rsidP="003E15F2">
      <w:pPr>
        <w:pStyle w:val="Prrafodelista"/>
        <w:numPr>
          <w:ilvl w:val="0"/>
          <w:numId w:val="25"/>
        </w:numPr>
        <w:suppressAutoHyphens/>
        <w:contextualSpacing w:val="0"/>
        <w:rPr>
          <w:szCs w:val="22"/>
        </w:rPr>
      </w:pPr>
      <w:r w:rsidRPr="009F0C1B">
        <w:rPr>
          <w:b/>
          <w:szCs w:val="22"/>
        </w:rPr>
        <w:t xml:space="preserve">Planificar la Gestión de Riesgos: </w:t>
      </w:r>
      <w:r>
        <w:rPr>
          <w:szCs w:val="22"/>
        </w:rPr>
        <w:t>proceso que s</w:t>
      </w:r>
      <w:r w:rsidRPr="009F0C1B">
        <w:rPr>
          <w:szCs w:val="22"/>
        </w:rPr>
        <w:t xml:space="preserve">e utilizará para </w:t>
      </w:r>
      <w:r>
        <w:rPr>
          <w:szCs w:val="22"/>
        </w:rPr>
        <w:t xml:space="preserve">definir cómo es que se deben </w:t>
      </w:r>
      <w:r w:rsidRPr="009F0C1B">
        <w:rPr>
          <w:szCs w:val="22"/>
        </w:rPr>
        <w:t xml:space="preserve">realizar las actividades de gestión de riesgos del proyecto, permitiendo así la evaluación de </w:t>
      </w:r>
      <w:r>
        <w:rPr>
          <w:szCs w:val="22"/>
        </w:rPr>
        <w:t xml:space="preserve">estos </w:t>
      </w:r>
      <w:r w:rsidRPr="009F0C1B">
        <w:rPr>
          <w:szCs w:val="22"/>
        </w:rPr>
        <w:t xml:space="preserve">y las medidas </w:t>
      </w:r>
      <w:r>
        <w:rPr>
          <w:szCs w:val="22"/>
        </w:rPr>
        <w:t xml:space="preserve">de mitigación a </w:t>
      </w:r>
      <w:r w:rsidRPr="009F0C1B">
        <w:rPr>
          <w:szCs w:val="22"/>
        </w:rPr>
        <w:t>tomar.</w:t>
      </w:r>
    </w:p>
    <w:p w:rsidR="00034866" w:rsidRPr="002018A8" w:rsidRDefault="00034866" w:rsidP="00034866">
      <w:pPr>
        <w:pStyle w:val="Prrafodelista"/>
        <w:suppressAutoHyphens/>
        <w:ind w:left="360"/>
        <w:contextualSpacing w:val="0"/>
        <w:rPr>
          <w:szCs w:val="22"/>
        </w:rPr>
      </w:pPr>
    </w:p>
    <w:p w:rsidR="00034866" w:rsidRPr="009F0C1B" w:rsidRDefault="00034866" w:rsidP="003E15F2">
      <w:pPr>
        <w:pStyle w:val="Prrafodelista"/>
        <w:numPr>
          <w:ilvl w:val="0"/>
          <w:numId w:val="25"/>
        </w:numPr>
        <w:suppressAutoHyphens/>
        <w:contextualSpacing w:val="0"/>
        <w:rPr>
          <w:szCs w:val="22"/>
        </w:rPr>
      </w:pPr>
      <w:r w:rsidRPr="009F0C1B">
        <w:rPr>
          <w:b/>
          <w:szCs w:val="22"/>
        </w:rPr>
        <w:t xml:space="preserve">Identificar los Riesgos: </w:t>
      </w:r>
      <w:r>
        <w:rPr>
          <w:szCs w:val="22"/>
        </w:rPr>
        <w:t xml:space="preserve">proceso con el cual se </w:t>
      </w:r>
      <w:r w:rsidRPr="009F0C1B">
        <w:rPr>
          <w:szCs w:val="22"/>
        </w:rPr>
        <w:t xml:space="preserve">identificarán los riesgos que pueden afectar el desarrollo del proyecto </w:t>
      </w:r>
      <w:r>
        <w:rPr>
          <w:szCs w:val="22"/>
        </w:rPr>
        <w:t>dejando documentado tanto el impacto como la forma de mitigación de los mismos.</w:t>
      </w:r>
    </w:p>
    <w:p w:rsidR="00034866" w:rsidRPr="00FD30EE" w:rsidRDefault="00034866" w:rsidP="00034866">
      <w:pPr>
        <w:ind w:firstLine="576"/>
      </w:pPr>
      <w:r>
        <w:br/>
      </w:r>
    </w:p>
    <w:p w:rsidR="00034866" w:rsidRPr="006B6E97" w:rsidRDefault="00034866" w:rsidP="00034866">
      <w:pPr>
        <w:pStyle w:val="Ttulo2"/>
        <w:rPr>
          <w:sz w:val="24"/>
          <w:szCs w:val="24"/>
        </w:rPr>
      </w:pPr>
      <w:bookmarkStart w:id="56" w:name="_Toc358638457"/>
      <w:bookmarkStart w:id="57" w:name="_Toc359084131"/>
      <w:r w:rsidRPr="006B6E97">
        <w:rPr>
          <w:sz w:val="24"/>
          <w:szCs w:val="24"/>
        </w:rPr>
        <w:t>Business Case Guide</w:t>
      </w:r>
      <w:r>
        <w:rPr>
          <w:sz w:val="24"/>
          <w:szCs w:val="24"/>
        </w:rPr>
        <w:t xml:space="preserve"> (BCG)</w:t>
      </w:r>
      <w:bookmarkEnd w:id="56"/>
      <w:bookmarkEnd w:id="57"/>
    </w:p>
    <w:p w:rsidR="00034866" w:rsidRPr="0006034B" w:rsidRDefault="00034866" w:rsidP="00034866"/>
    <w:p w:rsidR="00034866" w:rsidRDefault="00034866" w:rsidP="00034866">
      <w:pPr>
        <w:ind w:firstLine="426"/>
        <w:rPr>
          <w:lang w:val="es-MX"/>
        </w:rPr>
      </w:pPr>
      <w:r>
        <w:t xml:space="preserve">Para la elaboración del caso de negocio del presente proyecto se hará uso de una guía denominada </w:t>
      </w:r>
      <w:r w:rsidRPr="005E78AF">
        <w:rPr>
          <w:i/>
        </w:rPr>
        <w:t>Business Case Guide</w:t>
      </w:r>
      <w:r>
        <w:t xml:space="preserve"> elaborada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t>Secretariat</w:t>
      </w:r>
      <w:proofErr w:type="spellEnd"/>
      <w:r w:rsidRPr="00556A91">
        <w:rPr>
          <w:lang w:val="es-MX"/>
        </w:rPr>
        <w:t xml:space="preserve"> </w:t>
      </w:r>
      <w:r>
        <w:rPr>
          <w:lang w:val="es-MX"/>
        </w:rPr>
        <w:t>la cual establece un modelo que incluye 3 fases y dentro de cada una pasos que agrupan los principios que deben ser considerados al momento de establecer el caso de negocio. [TBC, 2008].</w:t>
      </w:r>
    </w:p>
    <w:p w:rsidR="00034866" w:rsidRPr="006B6E97" w:rsidRDefault="00034866" w:rsidP="00034866">
      <w:pPr>
        <w:pStyle w:val="Ttulo3"/>
        <w:rPr>
          <w:sz w:val="22"/>
          <w:szCs w:val="22"/>
          <w:lang w:val="es-MX"/>
        </w:rPr>
      </w:pPr>
      <w:bookmarkStart w:id="58" w:name="_Toc358638458"/>
      <w:bookmarkStart w:id="59" w:name="_Toc359084132"/>
      <w:r w:rsidRPr="006B6E97">
        <w:rPr>
          <w:sz w:val="22"/>
          <w:szCs w:val="22"/>
          <w:lang w:val="es-MX"/>
        </w:rPr>
        <w:lastRenderedPageBreak/>
        <w:t>Justificación</w:t>
      </w:r>
      <w:bookmarkEnd w:id="58"/>
      <w:bookmarkEnd w:id="59"/>
    </w:p>
    <w:p w:rsidR="00034866" w:rsidRDefault="00034866" w:rsidP="00034866">
      <w:pPr>
        <w:ind w:firstLine="576"/>
        <w:rPr>
          <w:sz w:val="22"/>
          <w:szCs w:val="22"/>
          <w:lang w:val="es-MX"/>
        </w:rPr>
      </w:pPr>
    </w:p>
    <w:p w:rsidR="00034866" w:rsidRDefault="00034866" w:rsidP="00034866">
      <w:pPr>
        <w:ind w:firstLine="426"/>
      </w:pPr>
      <w: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034866" w:rsidRPr="006B6E97" w:rsidRDefault="00034866" w:rsidP="00034866">
      <w:pPr>
        <w:pStyle w:val="Ttulo3"/>
        <w:rPr>
          <w:sz w:val="22"/>
          <w:szCs w:val="22"/>
          <w:lang w:val="es-MX"/>
        </w:rPr>
      </w:pPr>
      <w:bookmarkStart w:id="60" w:name="_Toc358638459"/>
      <w:bookmarkStart w:id="61" w:name="_Toc359084133"/>
      <w:r w:rsidRPr="006B6E97">
        <w:rPr>
          <w:sz w:val="22"/>
          <w:szCs w:val="22"/>
          <w:lang w:val="es-MX"/>
        </w:rPr>
        <w:t>Lista de Principios</w:t>
      </w:r>
      <w:bookmarkEnd w:id="60"/>
      <w:bookmarkEnd w:id="61"/>
    </w:p>
    <w:p w:rsidR="00034866" w:rsidRDefault="00034866" w:rsidP="00034866">
      <w:pPr>
        <w:ind w:firstLine="576"/>
        <w:rPr>
          <w:lang w:val="es-MX"/>
        </w:rPr>
      </w:pPr>
    </w:p>
    <w:p w:rsidR="00034866" w:rsidRDefault="00034866" w:rsidP="00034866">
      <w:pPr>
        <w:ind w:firstLine="576"/>
        <w:rPr>
          <w:lang w:val="es-MX"/>
        </w:rPr>
      </w:pPr>
      <w:r>
        <w:t>De esta guía se hará uso de determinados puntos dentro de cada fase.</w:t>
      </w:r>
    </w:p>
    <w:p w:rsidR="00034866" w:rsidRDefault="00034866" w:rsidP="003E15F2">
      <w:pPr>
        <w:pStyle w:val="Ttulo4"/>
        <w:numPr>
          <w:ilvl w:val="0"/>
          <w:numId w:val="20"/>
        </w:numPr>
        <w:rPr>
          <w:sz w:val="24"/>
        </w:rPr>
      </w:pPr>
      <w:r w:rsidRPr="005B70AB">
        <w:rPr>
          <w:sz w:val="24"/>
        </w:rPr>
        <w:t>Fase 1: Contexto Estratégico</w:t>
      </w:r>
    </w:p>
    <w:p w:rsidR="00034866" w:rsidRDefault="00034866" w:rsidP="00034866"/>
    <w:p w:rsidR="00034866" w:rsidRPr="004F0DBE" w:rsidRDefault="00034866" w:rsidP="00034866">
      <w:pPr>
        <w:ind w:firstLine="360"/>
      </w:pPr>
      <w: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1: Necesidades del Negocio y Resultados Esperados</w:t>
      </w:r>
    </w:p>
    <w:p w:rsidR="00034866" w:rsidRDefault="00034866" w:rsidP="00034866">
      <w:pPr>
        <w:rPr>
          <w:sz w:val="22"/>
        </w:rPr>
      </w:pPr>
    </w:p>
    <w:p w:rsidR="00034866" w:rsidRPr="004F0DBE" w:rsidRDefault="00034866" w:rsidP="00034866">
      <w:pPr>
        <w:ind w:firstLine="360"/>
      </w:pPr>
      <w:r>
        <w:t>Se identifica la necesidad</w:t>
      </w:r>
      <w:r w:rsidRPr="004F0DBE">
        <w:t xml:space="preserve"> y los resultados de negocio esperados.</w:t>
      </w:r>
    </w:p>
    <w:p w:rsidR="00034866" w:rsidRDefault="00034866" w:rsidP="00034866">
      <w:pPr>
        <w:rPr>
          <w:sz w:val="22"/>
        </w:rPr>
      </w:pPr>
    </w:p>
    <w:p w:rsidR="00034866" w:rsidRDefault="00034866" w:rsidP="003E15F2">
      <w:pPr>
        <w:pStyle w:val="Prrafodelista"/>
        <w:numPr>
          <w:ilvl w:val="0"/>
          <w:numId w:val="26"/>
        </w:numPr>
      </w:pPr>
      <w:r w:rsidRPr="00431F3A">
        <w:rPr>
          <w:b/>
        </w:rPr>
        <w:t xml:space="preserve">Entorno </w:t>
      </w:r>
      <w:r>
        <w:rPr>
          <w:b/>
        </w:rPr>
        <w:t>e</w:t>
      </w:r>
      <w:r w:rsidRPr="00431F3A">
        <w:rPr>
          <w:b/>
        </w:rPr>
        <w:t>stratégico:</w:t>
      </w:r>
      <w:r w:rsidRPr="00431F3A">
        <w:t xml:space="preserve"> que incluye las necesidades del negocio, motivación para el cambio y resultados del negocio.</w:t>
      </w:r>
    </w:p>
    <w:p w:rsidR="00034866" w:rsidRPr="00431F3A" w:rsidRDefault="00034866" w:rsidP="00034866">
      <w:pPr>
        <w:pStyle w:val="Prrafodelista"/>
      </w:pPr>
    </w:p>
    <w:p w:rsidR="00034866" w:rsidRDefault="00034866" w:rsidP="003E15F2">
      <w:pPr>
        <w:pStyle w:val="Prrafodelista"/>
        <w:numPr>
          <w:ilvl w:val="0"/>
          <w:numId w:val="26"/>
        </w:numPr>
      </w:pPr>
      <w:r w:rsidRPr="00431F3A">
        <w:rPr>
          <w:b/>
        </w:rPr>
        <w:t xml:space="preserve">Descripción </w:t>
      </w:r>
      <w:r>
        <w:rPr>
          <w:b/>
        </w:rPr>
        <w:t>d</w:t>
      </w:r>
      <w:r w:rsidRPr="00431F3A">
        <w:rPr>
          <w:b/>
        </w:rPr>
        <w:t xml:space="preserve">etallada de las </w:t>
      </w:r>
      <w:r>
        <w:rPr>
          <w:b/>
        </w:rPr>
        <w:t>n</w:t>
      </w:r>
      <w:r w:rsidRPr="00431F3A">
        <w:rPr>
          <w:b/>
        </w:rPr>
        <w:t xml:space="preserve">ecesidades del </w:t>
      </w:r>
      <w:r>
        <w:rPr>
          <w:b/>
        </w:rPr>
        <w:t>ne</w:t>
      </w:r>
      <w:r w:rsidRPr="00431F3A">
        <w:rPr>
          <w:b/>
        </w:rPr>
        <w:t>gocio:</w:t>
      </w:r>
      <w:r w:rsidRPr="00431F3A">
        <w:t xml:space="preserve"> </w:t>
      </w:r>
      <w:r>
        <w:t>que incluye la declaración de problema/oportunidad, priorización de requisitos, supuestos, y restricciones.</w:t>
      </w:r>
    </w:p>
    <w:p w:rsidR="00034866" w:rsidRDefault="00034866" w:rsidP="00034866">
      <w:pPr>
        <w:pStyle w:val="Prrafodelista"/>
      </w:pPr>
    </w:p>
    <w:p w:rsidR="00034866" w:rsidRPr="00431F3A" w:rsidRDefault="00034866" w:rsidP="003E15F2">
      <w:pPr>
        <w:pStyle w:val="Prrafodelista"/>
        <w:numPr>
          <w:ilvl w:val="0"/>
          <w:numId w:val="26"/>
        </w:numPr>
        <w:rPr>
          <w:b/>
        </w:rPr>
      </w:pPr>
      <w:r>
        <w:rPr>
          <w:b/>
        </w:rPr>
        <w:t xml:space="preserve">Alcance: </w:t>
      </w:r>
      <w:r>
        <w:t>que identifique los límites del caso de negocio así como un análisis de los stakeholders involucrados.</w:t>
      </w:r>
    </w:p>
    <w:p w:rsidR="00034866" w:rsidRDefault="00034866" w:rsidP="003E15F2">
      <w:pPr>
        <w:pStyle w:val="Ttulo4"/>
        <w:numPr>
          <w:ilvl w:val="0"/>
          <w:numId w:val="20"/>
        </w:numPr>
        <w:rPr>
          <w:sz w:val="24"/>
        </w:rPr>
      </w:pPr>
      <w:r w:rsidRPr="005B70AB">
        <w:rPr>
          <w:sz w:val="24"/>
        </w:rPr>
        <w:t>Fase 2: Análisis y Recomendaciones</w:t>
      </w:r>
    </w:p>
    <w:p w:rsidR="00034866" w:rsidRDefault="00034866" w:rsidP="00034866"/>
    <w:p w:rsidR="00034866" w:rsidRPr="004F0DBE" w:rsidRDefault="00034866" w:rsidP="00034866">
      <w:pPr>
        <w:ind w:firstLine="360"/>
      </w:pPr>
      <w:r>
        <w:t>En esta segunda fase es considerada el corazón del caso de negocio. Se responden preguntas tales como ¿Cómo llegaremos hasta allí? ¿Cuál es la mejor opción?</w:t>
      </w:r>
    </w:p>
    <w:p w:rsidR="00034866" w:rsidRDefault="00034866" w:rsidP="003E15F2">
      <w:pPr>
        <w:pStyle w:val="Ttulo5"/>
        <w:numPr>
          <w:ilvl w:val="4"/>
          <w:numId w:val="19"/>
        </w:numPr>
        <w:tabs>
          <w:tab w:val="clear" w:pos="1008"/>
        </w:tabs>
        <w:ind w:left="426" w:hanging="284"/>
        <w:rPr>
          <w:sz w:val="24"/>
        </w:rPr>
      </w:pPr>
      <w:r w:rsidRPr="005B70AB">
        <w:rPr>
          <w:sz w:val="24"/>
        </w:rPr>
        <w:t>Paso 2: Análisis de Opciones Preliminares</w:t>
      </w:r>
    </w:p>
    <w:p w:rsidR="00034866" w:rsidRDefault="00034866" w:rsidP="00034866"/>
    <w:p w:rsidR="00034866" w:rsidRPr="004F0DBE" w:rsidRDefault="00034866" w:rsidP="00034866">
      <w:pPr>
        <w:ind w:firstLine="360"/>
      </w:pPr>
      <w: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034866" w:rsidRDefault="00034866" w:rsidP="00034866"/>
    <w:p w:rsidR="00034866" w:rsidRDefault="00034866" w:rsidP="003E15F2">
      <w:pPr>
        <w:pStyle w:val="Prrafodelista"/>
        <w:numPr>
          <w:ilvl w:val="0"/>
          <w:numId w:val="26"/>
        </w:numPr>
        <w:rPr>
          <w:b/>
        </w:rPr>
      </w:pPr>
      <w:r w:rsidRPr="0053578F">
        <w:rPr>
          <w:b/>
        </w:rPr>
        <w:t xml:space="preserve">Criterios de </w:t>
      </w:r>
      <w:r>
        <w:rPr>
          <w:b/>
        </w:rPr>
        <w:t>e</w:t>
      </w:r>
      <w:r w:rsidRPr="0053578F">
        <w:rPr>
          <w:b/>
        </w:rPr>
        <w:t>valuación</w:t>
      </w:r>
      <w:r>
        <w:rPr>
          <w:b/>
        </w:rPr>
        <w:t xml:space="preserve">: </w:t>
      </w:r>
      <w:r>
        <w:t xml:space="preserve">se establecen algunos criterios relevantes que ayuden a la selección de las mejores opciones para resolver las necesidades de negocio </w:t>
      </w:r>
      <w:r>
        <w:lastRenderedPageBreak/>
        <w:t>(problemática) tales como alineamiento con la organización y sus objetivos de negocio, si será alcanzable y si será accesible.</w:t>
      </w:r>
    </w:p>
    <w:p w:rsidR="00034866" w:rsidRPr="0053578F" w:rsidRDefault="00034866" w:rsidP="00034866">
      <w:pPr>
        <w:pStyle w:val="Prrafodelista"/>
        <w:rPr>
          <w:b/>
        </w:rPr>
      </w:pPr>
    </w:p>
    <w:p w:rsidR="00034866" w:rsidRDefault="00034866" w:rsidP="003E15F2">
      <w:pPr>
        <w:pStyle w:val="Prrafodelista"/>
        <w:numPr>
          <w:ilvl w:val="0"/>
          <w:numId w:val="26"/>
        </w:numPr>
      </w:pPr>
      <w:r>
        <w:rPr>
          <w:b/>
        </w:rPr>
        <w:t>Lista de posibles opciones</w:t>
      </w:r>
      <w:r w:rsidRPr="00431F3A">
        <w:rPr>
          <w:b/>
        </w:rPr>
        <w:t>:</w:t>
      </w:r>
      <w:r w:rsidRPr="00431F3A">
        <w:t xml:space="preserve"> que </w:t>
      </w:r>
      <w:r>
        <w:t>incluye la descripción de la situación actual (status quo) y de las otras opciones disponibles</w:t>
      </w:r>
      <w:r w:rsidRPr="00431F3A">
        <w:t>.</w:t>
      </w:r>
    </w:p>
    <w:p w:rsidR="00034866" w:rsidRPr="00431F3A" w:rsidRDefault="00034866" w:rsidP="00034866">
      <w:pPr>
        <w:pStyle w:val="Prrafodelista"/>
      </w:pPr>
    </w:p>
    <w:p w:rsidR="00034866" w:rsidRDefault="00034866" w:rsidP="003E15F2">
      <w:pPr>
        <w:pStyle w:val="Prrafodelista"/>
        <w:numPr>
          <w:ilvl w:val="0"/>
          <w:numId w:val="26"/>
        </w:numPr>
      </w:pPr>
      <w:r>
        <w:rPr>
          <w:b/>
        </w:rPr>
        <w:t>Selección de opciones</w:t>
      </w:r>
      <w:r w:rsidRPr="00431F3A">
        <w:rPr>
          <w:b/>
        </w:rPr>
        <w:t>:</w:t>
      </w:r>
      <w:r w:rsidRPr="00431F3A">
        <w:t xml:space="preserve"> </w:t>
      </w:r>
      <w:r>
        <w:t>se filtran aquellas opciones que deben ser descartadas de aquellas que pasan a ser consideradas como posibles para un posterior análisis. Se hace uso de un cuadro con criterios los cuales deben ser cumplidos por todas las opciones.</w:t>
      </w:r>
    </w:p>
    <w:p w:rsidR="00034866" w:rsidRDefault="00034866" w:rsidP="003E15F2">
      <w:pPr>
        <w:pStyle w:val="Ttulo5"/>
        <w:numPr>
          <w:ilvl w:val="4"/>
          <w:numId w:val="19"/>
        </w:numPr>
        <w:tabs>
          <w:tab w:val="clear" w:pos="1008"/>
        </w:tabs>
        <w:ind w:left="426" w:hanging="284"/>
        <w:rPr>
          <w:sz w:val="24"/>
        </w:rPr>
      </w:pPr>
      <w:r w:rsidRPr="005B70AB">
        <w:rPr>
          <w:sz w:val="24"/>
        </w:rPr>
        <w:t>Paso 3: Opciones Viables</w:t>
      </w:r>
    </w:p>
    <w:p w:rsidR="00034866" w:rsidRDefault="00034866" w:rsidP="00034866"/>
    <w:p w:rsidR="00034866" w:rsidRDefault="00034866" w:rsidP="00034866">
      <w:pPr>
        <w:ind w:firstLine="426"/>
      </w:pPr>
      <w:r>
        <w:t>En este paso se elegirá a la mejor opción de entre las restantes del paso 2, considerando para la opción escogida un mayor y riguroso análisis.</w:t>
      </w:r>
    </w:p>
    <w:p w:rsidR="00034866" w:rsidRDefault="00034866" w:rsidP="00034866">
      <w:pPr>
        <w:ind w:firstLine="426"/>
      </w:pPr>
    </w:p>
    <w:p w:rsidR="00034866" w:rsidRDefault="00034866" w:rsidP="003E15F2">
      <w:pPr>
        <w:pStyle w:val="Prrafodelista"/>
        <w:numPr>
          <w:ilvl w:val="0"/>
          <w:numId w:val="26"/>
        </w:numPr>
      </w:pPr>
      <w:r>
        <w:rPr>
          <w:b/>
        </w:rPr>
        <w:t>Análisis costo-beneficio</w:t>
      </w:r>
      <w:r w:rsidRPr="00431F3A">
        <w:rPr>
          <w:b/>
        </w:rPr>
        <w:t>:</w:t>
      </w:r>
      <w:r w:rsidRPr="00431F3A">
        <w:t xml:space="preserve"> </w:t>
      </w:r>
      <w:r>
        <w:t>se sopesan los costos asociados a la opción y los beneficios obtenidos tras su ejecución.</w:t>
      </w:r>
    </w:p>
    <w:p w:rsidR="00034866" w:rsidRDefault="00034866" w:rsidP="00034866">
      <w:pPr>
        <w:pStyle w:val="Prrafodelista"/>
      </w:pPr>
    </w:p>
    <w:p w:rsidR="00034866" w:rsidRDefault="00034866" w:rsidP="003E15F2">
      <w:pPr>
        <w:pStyle w:val="Prrafodelista"/>
        <w:numPr>
          <w:ilvl w:val="0"/>
          <w:numId w:val="26"/>
        </w:numPr>
        <w:rPr>
          <w:b/>
        </w:rPr>
      </w:pPr>
      <w:r w:rsidRPr="001079D2">
        <w:rPr>
          <w:b/>
        </w:rPr>
        <w:t>Riesgos implicados:</w:t>
      </w:r>
      <w:r>
        <w:rPr>
          <w:b/>
        </w:rPr>
        <w:t xml:space="preserve"> </w:t>
      </w:r>
      <w:r>
        <w:t>se muestran en una tabla los riesgos encontrados que forman parte del caso de negocio. Para fines del presente proyecto, los riesgos serán los mismos que los presentados en otra sección del presente documento.</w:t>
      </w:r>
    </w:p>
    <w:p w:rsidR="00034866" w:rsidRDefault="00034866" w:rsidP="00034866">
      <w:pPr>
        <w:pStyle w:val="Prrafodelista"/>
        <w:rPr>
          <w:b/>
        </w:rPr>
      </w:pPr>
    </w:p>
    <w:p w:rsidR="00034866" w:rsidRPr="001079D2" w:rsidRDefault="00034866" w:rsidP="003E15F2">
      <w:pPr>
        <w:pStyle w:val="Prrafodelista"/>
        <w:numPr>
          <w:ilvl w:val="0"/>
          <w:numId w:val="26"/>
        </w:numPr>
        <w:rPr>
          <w:b/>
        </w:rPr>
      </w:pPr>
      <w:r>
        <w:rPr>
          <w:b/>
        </w:rPr>
        <w:t xml:space="preserve">Ventajas y desventajas: </w:t>
      </w:r>
      <w:r>
        <w:t>se incluyen las ventajas y desventajas que conlleva ejecutar el caso de negocio para resolver el problema.</w:t>
      </w:r>
    </w:p>
    <w:p w:rsidR="00034866" w:rsidRPr="00FF126E" w:rsidRDefault="00034866" w:rsidP="00034866">
      <w:pPr>
        <w:ind w:firstLine="426"/>
      </w:pPr>
    </w:p>
    <w:p w:rsidR="00034866" w:rsidRPr="005B70AB" w:rsidRDefault="00034866" w:rsidP="003E15F2">
      <w:pPr>
        <w:pStyle w:val="Ttulo5"/>
        <w:numPr>
          <w:ilvl w:val="4"/>
          <w:numId w:val="19"/>
        </w:numPr>
        <w:tabs>
          <w:tab w:val="clear" w:pos="1008"/>
        </w:tabs>
        <w:ind w:left="426" w:hanging="284"/>
        <w:rPr>
          <w:sz w:val="24"/>
        </w:rPr>
      </w:pPr>
      <w:r w:rsidRPr="005B70AB">
        <w:rPr>
          <w:sz w:val="24"/>
        </w:rPr>
        <w:t>Paso 4: Justificación y Recomendación</w:t>
      </w:r>
    </w:p>
    <w:p w:rsidR="00034866" w:rsidRPr="005B70AB" w:rsidRDefault="00034866" w:rsidP="00034866">
      <w:pPr>
        <w:rPr>
          <w:sz w:val="22"/>
        </w:rPr>
      </w:pPr>
    </w:p>
    <w:p w:rsidR="00034866" w:rsidRPr="005B70AB" w:rsidRDefault="00034866" w:rsidP="00034866">
      <w:pPr>
        <w:ind w:firstLine="360"/>
        <w:rPr>
          <w:sz w:val="22"/>
        </w:rPr>
      </w:pPr>
      <w:r>
        <w:rPr>
          <w:sz w:val="22"/>
        </w:rPr>
        <w:t>En este paso se justifica el porqué de resolver la problemática con el business case en cuestión. Para el presente proyecto, dicha justificación será muy similar a la realizada en otra sección de este documento.</w:t>
      </w:r>
    </w:p>
    <w:p w:rsidR="00034866" w:rsidRDefault="00034866" w:rsidP="00034866">
      <w:pPr>
        <w:rPr>
          <w:sz w:val="22"/>
        </w:rPr>
      </w:pPr>
    </w:p>
    <w:p w:rsidR="00034866" w:rsidRPr="001079D2" w:rsidRDefault="00034866" w:rsidP="003E15F2">
      <w:pPr>
        <w:pStyle w:val="Prrafodelista"/>
        <w:numPr>
          <w:ilvl w:val="0"/>
          <w:numId w:val="26"/>
        </w:numPr>
        <w:rPr>
          <w:b/>
        </w:rPr>
      </w:pPr>
      <w:r>
        <w:rPr>
          <w:b/>
        </w:rPr>
        <w:t xml:space="preserve">Opción elegida: </w:t>
      </w:r>
      <w:r>
        <w:t>se presenta la justificativa respectiva así como un breve resumen de los beneficios, costos, riesgos y el plan para la implementación del business case.</w:t>
      </w:r>
    </w:p>
    <w:p w:rsidR="00034866" w:rsidRPr="005B70AB" w:rsidRDefault="00034866" w:rsidP="00034866">
      <w:pPr>
        <w:rPr>
          <w:sz w:val="22"/>
        </w:rPr>
      </w:pPr>
    </w:p>
    <w:p w:rsidR="00034866" w:rsidRDefault="00034866" w:rsidP="003E15F2">
      <w:pPr>
        <w:pStyle w:val="Ttulo4"/>
        <w:numPr>
          <w:ilvl w:val="0"/>
          <w:numId w:val="20"/>
        </w:numPr>
        <w:rPr>
          <w:sz w:val="24"/>
        </w:rPr>
      </w:pPr>
      <w:r w:rsidRPr="005B70AB">
        <w:rPr>
          <w:sz w:val="24"/>
        </w:rPr>
        <w:t>Fase 3: Gestión y Capacidad</w:t>
      </w:r>
    </w:p>
    <w:p w:rsidR="00034866" w:rsidRDefault="00034866" w:rsidP="00034866"/>
    <w:p w:rsidR="00034866" w:rsidRPr="00064E54" w:rsidRDefault="00034866" w:rsidP="00034866">
      <w:pPr>
        <w:ind w:firstLine="360"/>
      </w:pPr>
      <w: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5: Administrando la Inversión</w:t>
      </w:r>
    </w:p>
    <w:p w:rsidR="00034866" w:rsidRDefault="00034866" w:rsidP="00034866"/>
    <w:p w:rsidR="00034866" w:rsidRDefault="00034866" w:rsidP="00034866">
      <w:pPr>
        <w:ind w:firstLine="360"/>
      </w:pPr>
      <w:r>
        <w:t>Este último paso permite definir y mostrar las estrategias que se van a seguir para la gestión de proyecto, entregables y riesgos.</w:t>
      </w:r>
    </w:p>
    <w:p w:rsidR="00034866" w:rsidRPr="0053088F" w:rsidRDefault="00034866" w:rsidP="00034866"/>
    <w:p w:rsidR="00034866" w:rsidRPr="001079D2" w:rsidRDefault="00034866" w:rsidP="003E15F2">
      <w:pPr>
        <w:pStyle w:val="Prrafodelista"/>
        <w:numPr>
          <w:ilvl w:val="0"/>
          <w:numId w:val="26"/>
        </w:numPr>
        <w:rPr>
          <w:b/>
        </w:rPr>
      </w:pPr>
      <w:r>
        <w:rPr>
          <w:b/>
        </w:rPr>
        <w:lastRenderedPageBreak/>
        <w:t xml:space="preserve">Estrategia para la gestión del proyecto: </w:t>
      </w:r>
      <w:r>
        <w:t>se presenta la estrategia que se va a adoptar para la gestión del proyecto (que incluye la elaboración del caso de negocio).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entregables: </w:t>
      </w:r>
      <w:r>
        <w:t>se presenta la estrategia que se va a adoptar para la gestión de los entregables del proyecto.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riesgos: </w:t>
      </w:r>
      <w:r>
        <w:t>se presenta la estrategia que se va a adoptar para la gestión de los riesgos asociados a todo el proyecto.</w:t>
      </w:r>
    </w:p>
    <w:p w:rsidR="00034866" w:rsidRPr="0089114D" w:rsidRDefault="00034866" w:rsidP="00034866">
      <w:pPr>
        <w:ind w:firstLine="576"/>
        <w:rPr>
          <w:lang w:val="es-MX"/>
        </w:rPr>
      </w:pPr>
    </w:p>
    <w:p w:rsidR="00034866" w:rsidRPr="006B6E97" w:rsidRDefault="00034866" w:rsidP="00034866">
      <w:pPr>
        <w:pStyle w:val="Ttulo2"/>
        <w:rPr>
          <w:sz w:val="24"/>
          <w:szCs w:val="24"/>
        </w:rPr>
      </w:pPr>
      <w:bookmarkStart w:id="62" w:name="_Toc358638460"/>
      <w:bookmarkStart w:id="63" w:name="_Toc359084134"/>
      <w:r w:rsidRPr="006B6E97">
        <w:rPr>
          <w:sz w:val="24"/>
          <w:szCs w:val="24"/>
        </w:rPr>
        <w:t>Extreme Programming (XP)</w:t>
      </w:r>
      <w:bookmarkEnd w:id="62"/>
      <w:bookmarkEnd w:id="63"/>
    </w:p>
    <w:p w:rsidR="00034866" w:rsidRPr="00CD5EA3" w:rsidRDefault="00034866" w:rsidP="00034866">
      <w:pPr>
        <w:rPr>
          <w:szCs w:val="22"/>
          <w:lang w:val="es-ES_tradnl"/>
        </w:rPr>
      </w:pPr>
    </w:p>
    <w:p w:rsidR="00034866" w:rsidRDefault="00034866" w:rsidP="00034866">
      <w:pPr>
        <w:ind w:firstLine="426"/>
        <w:rPr>
          <w:szCs w:val="22"/>
        </w:rPr>
      </w:pPr>
      <w:r w:rsidRPr="00CD5EA3">
        <w:rPr>
          <w:szCs w:val="22"/>
        </w:rPr>
        <w:t xml:space="preserve">Para la gestión del </w:t>
      </w:r>
      <w:r>
        <w:rPr>
          <w:szCs w:val="22"/>
        </w:rPr>
        <w:t xml:space="preserve">desarrollo del </w:t>
      </w:r>
      <w:r w:rsidRPr="00CD5EA3">
        <w:rPr>
          <w:szCs w:val="22"/>
        </w:rPr>
        <w:t xml:space="preserve">producto </w:t>
      </w:r>
      <w:r>
        <w:rPr>
          <w:szCs w:val="22"/>
        </w:rPr>
        <w:t xml:space="preserve">del presente proyecto </w:t>
      </w:r>
      <w:r w:rsidRPr="00CD5EA3">
        <w:rPr>
          <w:szCs w:val="22"/>
        </w:rPr>
        <w:t xml:space="preserve">se utilizará la metodología </w:t>
      </w:r>
      <w:r w:rsidRPr="00CD5EA3">
        <w:rPr>
          <w:i/>
          <w:szCs w:val="22"/>
        </w:rPr>
        <w:t>Extreme Programming</w:t>
      </w:r>
      <w:r w:rsidRPr="00CD5EA3">
        <w:rPr>
          <w:szCs w:val="22"/>
        </w:rPr>
        <w:t xml:space="preserve"> (</w:t>
      </w:r>
      <w:r w:rsidRPr="007F5A57">
        <w:rPr>
          <w:i/>
          <w:szCs w:val="22"/>
        </w:rPr>
        <w:t>XP</w:t>
      </w:r>
      <w:r w:rsidRPr="00CD5EA3">
        <w:rPr>
          <w:szCs w:val="22"/>
        </w:rPr>
        <w:t xml:space="preserve">). </w:t>
      </w:r>
      <w:r>
        <w:rPr>
          <w:szCs w:val="22"/>
        </w:rPr>
        <w:t xml:space="preserve">Ésta es una metodología ágil de desarrollo de software formulada por Kent Beck en el año 1999 la cual, a diferencia de metodologías tradicionales, pone más énfasis en la adaptabilidad que en la previsibilidad. </w:t>
      </w:r>
      <w:r w:rsidRPr="00CA79C6">
        <w:rPr>
          <w:szCs w:val="22"/>
        </w:rPr>
        <w:t>Es una metodología</w:t>
      </w:r>
      <w:r>
        <w:rPr>
          <w:szCs w:val="22"/>
        </w:rPr>
        <w:t xml:space="preserve"> que </w:t>
      </w:r>
      <w:r w:rsidRPr="00CA79C6">
        <w:rPr>
          <w:szCs w:val="22"/>
        </w:rPr>
        <w:t xml:space="preserve">se basa en </w:t>
      </w:r>
      <w:r>
        <w:rPr>
          <w:szCs w:val="22"/>
        </w:rPr>
        <w:t xml:space="preserve">la </w:t>
      </w:r>
      <w:r w:rsidRPr="00CA79C6">
        <w:rPr>
          <w:szCs w:val="22"/>
        </w:rPr>
        <w:t>re</w:t>
      </w:r>
      <w:r>
        <w:rPr>
          <w:szCs w:val="22"/>
        </w:rPr>
        <w:t>tro</w:t>
      </w:r>
      <w:r w:rsidRPr="00CA79C6">
        <w:rPr>
          <w:szCs w:val="22"/>
        </w:rPr>
        <w:t>alimentación continua entre el cliente y el equipo de desarrollo, comunicación fluida entre todos los participantes, simplicidad en las soluciones implementadas y coraje para enfrentar los cambios.</w:t>
      </w:r>
      <w:r>
        <w:rPr>
          <w:szCs w:val="22"/>
        </w:rPr>
        <w:t xml:space="preserve"> [BECK, 2004].</w:t>
      </w:r>
    </w:p>
    <w:p w:rsidR="00034866" w:rsidRDefault="00034866" w:rsidP="00034866">
      <w:pPr>
        <w:ind w:firstLine="426"/>
        <w:rPr>
          <w:szCs w:val="22"/>
        </w:rPr>
      </w:pPr>
    </w:p>
    <w:p w:rsidR="00034866" w:rsidRPr="006B6E97" w:rsidRDefault="00034866" w:rsidP="00034866">
      <w:pPr>
        <w:pStyle w:val="Ttulo3"/>
        <w:rPr>
          <w:sz w:val="22"/>
          <w:szCs w:val="22"/>
          <w:lang w:val="es-MX"/>
        </w:rPr>
      </w:pPr>
      <w:bookmarkStart w:id="64" w:name="_Toc358638461"/>
      <w:bookmarkStart w:id="65" w:name="_Toc359084135"/>
      <w:r w:rsidRPr="006B6E97">
        <w:rPr>
          <w:sz w:val="22"/>
          <w:szCs w:val="22"/>
          <w:lang w:val="es-MX"/>
        </w:rPr>
        <w:t>Justificación</w:t>
      </w:r>
      <w:bookmarkEnd w:id="64"/>
      <w:bookmarkEnd w:id="65"/>
    </w:p>
    <w:p w:rsidR="00034866" w:rsidRDefault="00034866" w:rsidP="00034866">
      <w:pPr>
        <w:ind w:firstLine="576"/>
        <w:rPr>
          <w:sz w:val="22"/>
          <w:szCs w:val="22"/>
          <w:lang w:val="es-MX"/>
        </w:rPr>
      </w:pPr>
    </w:p>
    <w:p w:rsidR="00034866" w:rsidRDefault="00034866" w:rsidP="00034866">
      <w:pPr>
        <w:ind w:firstLine="426"/>
        <w:rPr>
          <w:szCs w:val="22"/>
        </w:rPr>
      </w:pPr>
      <w:r>
        <w:t xml:space="preserve">Se ha elegido hacer uso de esta </w:t>
      </w:r>
      <w:r w:rsidRPr="00CD5EA3">
        <w:rPr>
          <w:szCs w:val="22"/>
        </w:rPr>
        <w:t xml:space="preserve">metodología </w:t>
      </w:r>
      <w:r>
        <w:rPr>
          <w:szCs w:val="22"/>
        </w:rPr>
        <w:t>para el desarrollo del producto por las siguientes razones:</w:t>
      </w:r>
    </w:p>
    <w:p w:rsidR="00034866" w:rsidRDefault="00034866" w:rsidP="00034866">
      <w:pPr>
        <w:ind w:firstLine="426"/>
        <w:rPr>
          <w:szCs w:val="22"/>
        </w:rPr>
      </w:pPr>
    </w:p>
    <w:p w:rsidR="00034866" w:rsidRDefault="00034866" w:rsidP="003E15F2">
      <w:pPr>
        <w:pStyle w:val="Prrafodelista"/>
        <w:numPr>
          <w:ilvl w:val="0"/>
          <w:numId w:val="27"/>
        </w:numPr>
        <w:ind w:left="709"/>
        <w:rPr>
          <w:szCs w:val="22"/>
        </w:rPr>
      </w:pPr>
      <w:r>
        <w:rPr>
          <w:szCs w:val="22"/>
        </w:rPr>
        <w:t>Es ideal para equipos pequeños (en este caso, 1 persona)</w:t>
      </w:r>
    </w:p>
    <w:p w:rsidR="00034866" w:rsidRDefault="00034866" w:rsidP="003E15F2">
      <w:pPr>
        <w:pStyle w:val="Prrafodelista"/>
        <w:numPr>
          <w:ilvl w:val="0"/>
          <w:numId w:val="27"/>
        </w:numPr>
        <w:ind w:left="709"/>
        <w:rPr>
          <w:szCs w:val="22"/>
        </w:rPr>
      </w:pPr>
      <w:r>
        <w:rPr>
          <w:szCs w:val="22"/>
        </w:rPr>
        <w:t>Está a favor de los cambios en pleno desarrollo</w:t>
      </w:r>
    </w:p>
    <w:p w:rsidR="00034866" w:rsidRDefault="00034866" w:rsidP="003E15F2">
      <w:pPr>
        <w:pStyle w:val="Prrafodelista"/>
        <w:numPr>
          <w:ilvl w:val="0"/>
          <w:numId w:val="27"/>
        </w:numPr>
        <w:ind w:left="709"/>
        <w:rPr>
          <w:szCs w:val="22"/>
        </w:rPr>
      </w:pPr>
      <w:r w:rsidRPr="005C09A6">
        <w:rPr>
          <w:szCs w:val="22"/>
        </w:rPr>
        <w:t xml:space="preserve">El software se entrega por partes </w:t>
      </w:r>
      <w:r>
        <w:rPr>
          <w:szCs w:val="22"/>
        </w:rPr>
        <w:t>completamente útiles para el usuario</w:t>
      </w:r>
    </w:p>
    <w:p w:rsidR="00034866" w:rsidRDefault="00034866" w:rsidP="003E15F2">
      <w:pPr>
        <w:pStyle w:val="Prrafodelista"/>
        <w:numPr>
          <w:ilvl w:val="0"/>
          <w:numId w:val="27"/>
        </w:numPr>
        <w:ind w:left="709"/>
        <w:rPr>
          <w:szCs w:val="22"/>
        </w:rPr>
      </w:pPr>
      <w:r>
        <w:rPr>
          <w:szCs w:val="22"/>
        </w:rPr>
        <w:t>Promueve hacer pruebas al software con bastante frecuencia</w:t>
      </w:r>
    </w:p>
    <w:p w:rsidR="00034866" w:rsidRPr="005C09A6" w:rsidRDefault="00034866" w:rsidP="003E15F2">
      <w:pPr>
        <w:pStyle w:val="Prrafodelista"/>
        <w:numPr>
          <w:ilvl w:val="0"/>
          <w:numId w:val="27"/>
        </w:numPr>
        <w:ind w:left="709"/>
        <w:rPr>
          <w:szCs w:val="22"/>
        </w:rPr>
      </w:pPr>
      <w:r w:rsidRPr="005C09A6">
        <w:rPr>
          <w:szCs w:val="22"/>
        </w:rPr>
        <w:t>Promueve la comunicación entre los clientes y desarrolladores</w:t>
      </w:r>
      <w:r>
        <w:rPr>
          <w:szCs w:val="22"/>
        </w:rPr>
        <w:t xml:space="preserve"> </w:t>
      </w:r>
    </w:p>
    <w:p w:rsidR="00034866" w:rsidRPr="00B03A2D" w:rsidRDefault="00034866" w:rsidP="00034866">
      <w:pPr>
        <w:pStyle w:val="Prrafodelista"/>
        <w:ind w:left="709"/>
        <w:rPr>
          <w:szCs w:val="22"/>
        </w:rPr>
      </w:pPr>
    </w:p>
    <w:p w:rsidR="00034866" w:rsidRDefault="00034866" w:rsidP="00034866">
      <w:pPr>
        <w:ind w:firstLine="426"/>
        <w:rPr>
          <w:szCs w:val="22"/>
        </w:rPr>
      </w:pPr>
      <w:r>
        <w:rPr>
          <w:szCs w:val="22"/>
        </w:rPr>
        <w:t>De las razones antes expuestas, la última es considerada una de las más importantes ya que el producto que se va a desarrollar en el presente proyecto estará enfocado hacia un segmento particular de personas naturales por lo que será fundamental la relación entre los usuarios del sistema y el equipo de desarrollador a fin de elaborar una solución que efectivamente satisfaga y se adapte a las necesidades de los stakeholders.</w:t>
      </w:r>
    </w:p>
    <w:p w:rsidR="00034866" w:rsidRPr="006504C6" w:rsidRDefault="00034866" w:rsidP="00034866">
      <w:pPr>
        <w:ind w:firstLine="576"/>
        <w:rPr>
          <w:sz w:val="22"/>
          <w:szCs w:val="22"/>
        </w:rPr>
      </w:pPr>
    </w:p>
    <w:p w:rsidR="00034866" w:rsidRPr="006B6E97" w:rsidRDefault="00034866" w:rsidP="00034866">
      <w:pPr>
        <w:pStyle w:val="Ttulo3"/>
        <w:rPr>
          <w:sz w:val="22"/>
          <w:szCs w:val="22"/>
          <w:lang w:val="es-MX"/>
        </w:rPr>
      </w:pPr>
      <w:bookmarkStart w:id="66" w:name="_Toc358638462"/>
      <w:bookmarkStart w:id="67" w:name="_Toc359084136"/>
      <w:r w:rsidRPr="006B6E97">
        <w:rPr>
          <w:sz w:val="22"/>
          <w:szCs w:val="22"/>
          <w:lang w:val="es-MX"/>
        </w:rPr>
        <w:t>Lista de Principios</w:t>
      </w:r>
      <w:bookmarkEnd w:id="66"/>
      <w:bookmarkEnd w:id="67"/>
    </w:p>
    <w:p w:rsidR="00034866" w:rsidRDefault="00034866" w:rsidP="00034866">
      <w:pPr>
        <w:ind w:firstLine="576"/>
        <w:rPr>
          <w:lang w:val="es-MX"/>
        </w:rPr>
      </w:pPr>
    </w:p>
    <w:p w:rsidR="00034866" w:rsidRDefault="00034866" w:rsidP="00034866">
      <w:pPr>
        <w:ind w:firstLine="426"/>
        <w:rPr>
          <w:szCs w:val="22"/>
        </w:rPr>
      </w:pPr>
      <w:r>
        <w:rPr>
          <w:szCs w:val="22"/>
        </w:rPr>
        <w:t>Entre las principales características (principios) que esta metodología propone se hará énfasis en las siguientes:</w:t>
      </w:r>
    </w:p>
    <w:p w:rsidR="00034866" w:rsidRDefault="00034866" w:rsidP="00034866">
      <w:pPr>
        <w:ind w:firstLine="426"/>
        <w:rPr>
          <w:szCs w:val="22"/>
        </w:rPr>
      </w:pPr>
    </w:p>
    <w:p w:rsidR="00034866" w:rsidRPr="001D2491" w:rsidRDefault="00034866" w:rsidP="003E15F2">
      <w:pPr>
        <w:pStyle w:val="Prrafodelista"/>
        <w:numPr>
          <w:ilvl w:val="0"/>
          <w:numId w:val="28"/>
        </w:numPr>
        <w:ind w:left="426"/>
        <w:rPr>
          <w:szCs w:val="22"/>
        </w:rPr>
      </w:pPr>
      <w:proofErr w:type="spellStart"/>
      <w:r>
        <w:rPr>
          <w:b/>
          <w:szCs w:val="22"/>
        </w:rPr>
        <w:t>Planning</w:t>
      </w:r>
      <w:proofErr w:type="spellEnd"/>
      <w:r>
        <w:rPr>
          <w:b/>
          <w:szCs w:val="22"/>
        </w:rPr>
        <w:t xml:space="preserve"> </w:t>
      </w:r>
      <w:proofErr w:type="spellStart"/>
      <w:r>
        <w:rPr>
          <w:b/>
          <w:szCs w:val="22"/>
        </w:rPr>
        <w:t>Game</w:t>
      </w:r>
      <w:proofErr w:type="spellEnd"/>
      <w:r>
        <w:rPr>
          <w:b/>
          <w:szCs w:val="22"/>
        </w:rPr>
        <w:t xml:space="preserve">: </w:t>
      </w:r>
      <w:r>
        <w:rPr>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034866" w:rsidRPr="001D2491"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sidRPr="00836687">
        <w:rPr>
          <w:b/>
          <w:szCs w:val="22"/>
        </w:rPr>
        <w:lastRenderedPageBreak/>
        <w:t>Desarrollo iterativo e incremental</w:t>
      </w:r>
      <w:r>
        <w:rPr>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34866" w:rsidRPr="00640C5C"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Pr>
          <w:b/>
          <w:szCs w:val="22"/>
        </w:rPr>
        <w:t xml:space="preserve">Integración entre todos los stakeholders: </w:t>
      </w:r>
      <w:r>
        <w:rPr>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34866" w:rsidRPr="00E81200" w:rsidRDefault="00034866" w:rsidP="00034866">
      <w:pPr>
        <w:pStyle w:val="Prrafodelista"/>
        <w:ind w:left="426"/>
        <w:rPr>
          <w:szCs w:val="22"/>
        </w:rPr>
      </w:pPr>
    </w:p>
    <w:p w:rsidR="00034866" w:rsidRPr="00F74E4E" w:rsidRDefault="00034866" w:rsidP="003E15F2">
      <w:pPr>
        <w:pStyle w:val="Prrafodelista"/>
        <w:numPr>
          <w:ilvl w:val="0"/>
          <w:numId w:val="28"/>
        </w:numPr>
        <w:ind w:left="426"/>
        <w:rPr>
          <w:b/>
          <w:szCs w:val="22"/>
        </w:rPr>
      </w:pPr>
      <w:r w:rsidRPr="00E81200">
        <w:rPr>
          <w:b/>
          <w:szCs w:val="22"/>
        </w:rPr>
        <w:t>Pruebas</w:t>
      </w:r>
      <w:r>
        <w:rPr>
          <w:b/>
          <w:szCs w:val="22"/>
        </w:rPr>
        <w:t xml:space="preserve"> unitarias continuas: </w:t>
      </w:r>
      <w:r>
        <w:rPr>
          <w:szCs w:val="22"/>
        </w:rPr>
        <w:t xml:space="preserve">se desarrollan las pruebas antes del código en sí. Esto ayuda a que los desarrolladores sepan considerar aquello que realmente se necesita realizar y que el código finalmente obtenido sea simple y libre de errores. </w:t>
      </w:r>
      <w:r w:rsidRPr="00F74E4E">
        <w:rPr>
          <w:szCs w:val="22"/>
        </w:rPr>
        <w:t>De esta forma ya desde el principio se puede ir probando el software respecto al cumplimiento de los requisitos y las funcionalidades.</w:t>
      </w:r>
    </w:p>
    <w:p w:rsidR="00034866" w:rsidRDefault="00034866" w:rsidP="00034866">
      <w:pPr>
        <w:rPr>
          <w:szCs w:val="22"/>
        </w:rPr>
      </w:pPr>
    </w:p>
    <w:p w:rsidR="00034866" w:rsidRPr="0002417F" w:rsidRDefault="00034866" w:rsidP="00034866">
      <w:pPr>
        <w:ind w:firstLine="360"/>
        <w:rPr>
          <w:b/>
          <w:szCs w:val="22"/>
        </w:rPr>
      </w:pPr>
      <w:r>
        <w:rPr>
          <w:szCs w:val="22"/>
        </w:rPr>
        <w:t>Adicionalmente a estos principios, se hará uso Historias de Usuarios, los cuales capturan lo que los usuarios del sistema necesitan que éste haga en una simple y concreta descripción. Su utilización permitirá un ahorro considerable de tiempo en documentación, el cual puede ser aprovechado para el desarrollo y pruebas del sistema.</w:t>
      </w:r>
    </w:p>
    <w:p w:rsidR="00034866" w:rsidRPr="00CD5EA3" w:rsidRDefault="00034866" w:rsidP="00034866">
      <w:pPr>
        <w:rPr>
          <w:szCs w:val="22"/>
        </w:rPr>
      </w:pPr>
    </w:p>
    <w:p w:rsidR="00034866" w:rsidRPr="00CD5EA3" w:rsidRDefault="00034866" w:rsidP="00034866">
      <w:pPr>
        <w:pStyle w:val="Prrafodelista"/>
        <w:ind w:left="0" w:firstLine="360"/>
        <w:rPr>
          <w:szCs w:val="22"/>
        </w:rPr>
      </w:pPr>
      <w:r>
        <w:rPr>
          <w:szCs w:val="22"/>
        </w:rPr>
        <w:t>Dentro del ciclo de vida de un proyecto que hace uso de la metodología XP se pueden identificar las siguientes fases:</w:t>
      </w:r>
    </w:p>
    <w:p w:rsidR="00034866" w:rsidRPr="00CD5EA3" w:rsidRDefault="00034866" w:rsidP="00034866">
      <w:pPr>
        <w:pStyle w:val="Prrafodelista"/>
        <w:ind w:left="0"/>
        <w:rPr>
          <w:szCs w:val="22"/>
        </w:rPr>
      </w:pPr>
    </w:p>
    <w:p w:rsidR="00034866" w:rsidRDefault="00034866" w:rsidP="003E15F2">
      <w:pPr>
        <w:numPr>
          <w:ilvl w:val="0"/>
          <w:numId w:val="18"/>
        </w:numPr>
        <w:suppressAutoHyphens/>
        <w:rPr>
          <w:szCs w:val="22"/>
        </w:rPr>
      </w:pPr>
      <w:r>
        <w:rPr>
          <w:b/>
          <w:szCs w:val="22"/>
        </w:rPr>
        <w:t>Elaboración de Historias de Usuarios</w:t>
      </w:r>
      <w:r w:rsidRPr="00CD5EA3">
        <w:rPr>
          <w:b/>
          <w:szCs w:val="22"/>
        </w:rPr>
        <w:t xml:space="preserve">: </w:t>
      </w:r>
      <w:r>
        <w:rPr>
          <w:szCs w:val="22"/>
        </w:rPr>
        <w:t>en esta primera fase, todos los stakeholders del sistema (clientes y desarrolladores) elaboran en conjunto las historias de usuarios que contienen los requerimientos por implementar.</w:t>
      </w:r>
    </w:p>
    <w:p w:rsidR="00034866" w:rsidRDefault="00034866" w:rsidP="00034866">
      <w:pPr>
        <w:suppressAutoHyphens/>
        <w:ind w:left="360"/>
        <w:rPr>
          <w:szCs w:val="22"/>
        </w:rPr>
      </w:pPr>
    </w:p>
    <w:p w:rsidR="00034866" w:rsidRPr="0055664D" w:rsidRDefault="00034866" w:rsidP="003E15F2">
      <w:pPr>
        <w:numPr>
          <w:ilvl w:val="0"/>
          <w:numId w:val="18"/>
        </w:numPr>
        <w:suppressAutoHyphens/>
        <w:rPr>
          <w:szCs w:val="22"/>
        </w:rPr>
      </w:pPr>
      <w:r>
        <w:rPr>
          <w:b/>
          <w:szCs w:val="22"/>
        </w:rPr>
        <w:t xml:space="preserve">Planificación de los Releases (entregables): </w:t>
      </w:r>
      <w:r>
        <w:rPr>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34866" w:rsidRPr="0055664D" w:rsidRDefault="00034866" w:rsidP="00034866">
      <w:pPr>
        <w:suppressAutoHyphens/>
        <w:ind w:left="360"/>
        <w:rPr>
          <w:szCs w:val="22"/>
        </w:rPr>
      </w:pPr>
    </w:p>
    <w:p w:rsidR="00034866" w:rsidRDefault="00034866" w:rsidP="003E15F2">
      <w:pPr>
        <w:numPr>
          <w:ilvl w:val="0"/>
          <w:numId w:val="18"/>
        </w:numPr>
        <w:suppressAutoHyphens/>
        <w:rPr>
          <w:szCs w:val="22"/>
        </w:rPr>
      </w:pPr>
      <w:r>
        <w:rPr>
          <w:b/>
          <w:szCs w:val="22"/>
        </w:rPr>
        <w:t xml:space="preserve">Planificación de las </w:t>
      </w:r>
      <w:r w:rsidRPr="00CD5EA3">
        <w:rPr>
          <w:b/>
          <w:szCs w:val="22"/>
        </w:rPr>
        <w:t xml:space="preserve">Iteraciones: </w:t>
      </w:r>
      <w:r>
        <w:rPr>
          <w:szCs w:val="22"/>
        </w:rPr>
        <w:t>en cada una de las iteraciones se planifican las actividades que los desarrolladores deben realizar a fin de poder implementar las historias de usuarios que deben ser entregados en el siguiente release.</w:t>
      </w:r>
    </w:p>
    <w:p w:rsidR="00034866" w:rsidRDefault="00034866" w:rsidP="00034866">
      <w:pPr>
        <w:pStyle w:val="Prrafodelista"/>
        <w:rPr>
          <w:szCs w:val="22"/>
        </w:rPr>
      </w:pPr>
    </w:p>
    <w:p w:rsidR="00034866" w:rsidRPr="00F43C17" w:rsidRDefault="00034866" w:rsidP="003E15F2">
      <w:pPr>
        <w:numPr>
          <w:ilvl w:val="0"/>
          <w:numId w:val="18"/>
        </w:numPr>
        <w:suppressAutoHyphens/>
        <w:rPr>
          <w:szCs w:val="22"/>
        </w:rPr>
      </w:pPr>
      <w:r>
        <w:rPr>
          <w:b/>
          <w:szCs w:val="22"/>
        </w:rPr>
        <w:t xml:space="preserve">Pruebas de aceptación: </w:t>
      </w:r>
      <w:r>
        <w:rPr>
          <w:szCs w:val="22"/>
        </w:rPr>
        <w:t>las historias de usuarios serán sometidas a escenarios que indicarán cuando es que han sido correctamente implementados. Una historia de usuario no se considera finalizada si es que no ha pasado todas las pruebas de aceptación.</w:t>
      </w:r>
    </w:p>
    <w:p w:rsidR="00034866" w:rsidRDefault="00034866" w:rsidP="00034866">
      <w:pPr>
        <w:pStyle w:val="Prrafodelista"/>
        <w:rPr>
          <w:szCs w:val="22"/>
        </w:rPr>
      </w:pPr>
    </w:p>
    <w:p w:rsidR="00034866" w:rsidRPr="00CD5EA3" w:rsidRDefault="00034866" w:rsidP="003E15F2">
      <w:pPr>
        <w:numPr>
          <w:ilvl w:val="0"/>
          <w:numId w:val="18"/>
        </w:numPr>
        <w:suppressAutoHyphens/>
        <w:rPr>
          <w:szCs w:val="22"/>
        </w:rPr>
      </w:pPr>
      <w:r>
        <w:rPr>
          <w:b/>
          <w:szCs w:val="22"/>
        </w:rPr>
        <w:t xml:space="preserve">Entrega (release): </w:t>
      </w:r>
      <w:r>
        <w:rPr>
          <w:szCs w:val="22"/>
        </w:rPr>
        <w:t>cuando la historia de usuario se considera aprobada, ésta para a producción pudiendo ser completamente utilizable por los usuarios del sistema generando valor para estos.</w:t>
      </w:r>
    </w:p>
    <w:p w:rsidR="00034866" w:rsidRDefault="00034866" w:rsidP="00034866"/>
    <w:p w:rsidR="00034866" w:rsidRDefault="00034866" w:rsidP="00034866">
      <w:pPr>
        <w:pStyle w:val="Ttulo2"/>
        <w:rPr>
          <w:sz w:val="24"/>
          <w:szCs w:val="24"/>
          <w:lang w:val="en-US"/>
        </w:rPr>
      </w:pPr>
      <w:bookmarkStart w:id="68" w:name="_Toc358638463"/>
      <w:bookmarkStart w:id="69" w:name="_Toc359084137"/>
      <w:r w:rsidRPr="006B6E97">
        <w:rPr>
          <w:sz w:val="24"/>
          <w:szCs w:val="24"/>
          <w:lang w:val="en-US"/>
        </w:rPr>
        <w:lastRenderedPageBreak/>
        <w:t xml:space="preserve">Business Process Modeling </w:t>
      </w:r>
      <w:r>
        <w:rPr>
          <w:sz w:val="24"/>
          <w:szCs w:val="24"/>
          <w:lang w:val="en-US"/>
        </w:rPr>
        <w:t xml:space="preserve">and </w:t>
      </w:r>
      <w:r w:rsidRPr="006B6E97">
        <w:rPr>
          <w:sz w:val="24"/>
          <w:szCs w:val="24"/>
          <w:lang w:val="en-US"/>
        </w:rPr>
        <w:t>Notation (BPMN)</w:t>
      </w:r>
      <w:bookmarkEnd w:id="68"/>
      <w:bookmarkEnd w:id="69"/>
    </w:p>
    <w:p w:rsidR="00034866" w:rsidRPr="000700A3" w:rsidRDefault="00034866" w:rsidP="00034866">
      <w:pPr>
        <w:pStyle w:val="Ttulo3"/>
        <w:rPr>
          <w:lang w:val="en-US"/>
        </w:rPr>
      </w:pPr>
      <w:bookmarkStart w:id="70" w:name="_Toc358638464"/>
      <w:bookmarkStart w:id="71" w:name="_Toc359084138"/>
      <w:r>
        <w:rPr>
          <w:sz w:val="22"/>
          <w:szCs w:val="22"/>
          <w:lang w:val="es-MX"/>
        </w:rPr>
        <w:t>Descripción</w:t>
      </w:r>
      <w:bookmarkEnd w:id="70"/>
      <w:bookmarkEnd w:id="71"/>
    </w:p>
    <w:p w:rsidR="00034866" w:rsidRPr="00D2672C" w:rsidRDefault="00034866" w:rsidP="00034866">
      <w:pPr>
        <w:rPr>
          <w:lang w:val="en-US"/>
        </w:rPr>
      </w:pPr>
    </w:p>
    <w:p w:rsidR="00034866" w:rsidRPr="0089114D" w:rsidRDefault="00034866" w:rsidP="00034866">
      <w:pPr>
        <w:ind w:firstLine="576"/>
        <w:rPr>
          <w:lang w:val="es-MX"/>
        </w:rPr>
      </w:pPr>
      <w:r w:rsidRPr="0089114D">
        <w:rPr>
          <w:i/>
          <w:lang w:val="es-MX"/>
        </w:rPr>
        <w:t xml:space="preserve">Business </w:t>
      </w:r>
      <w:proofErr w:type="spellStart"/>
      <w:r w:rsidRPr="0089114D">
        <w:rPr>
          <w:i/>
          <w:lang w:val="es-MX"/>
        </w:rPr>
        <w:t>Process</w:t>
      </w:r>
      <w:proofErr w:type="spellEnd"/>
      <w:r w:rsidRPr="0089114D">
        <w:rPr>
          <w:i/>
          <w:lang w:val="es-MX"/>
        </w:rPr>
        <w:t xml:space="preserve"> </w:t>
      </w:r>
      <w:proofErr w:type="spellStart"/>
      <w:r w:rsidRPr="0089114D">
        <w:rPr>
          <w:i/>
          <w:lang w:val="es-MX"/>
        </w:rPr>
        <w:t>Modeling</w:t>
      </w:r>
      <w:proofErr w:type="spellEnd"/>
      <w:r w:rsidRPr="0089114D">
        <w:rPr>
          <w:i/>
          <w:lang w:val="es-MX"/>
        </w:rPr>
        <w:t xml:space="preserve"> and </w:t>
      </w:r>
      <w:proofErr w:type="spellStart"/>
      <w:r w:rsidRPr="0089114D">
        <w:rPr>
          <w:i/>
          <w:lang w:val="es-MX"/>
        </w:rPr>
        <w:t>Notation</w:t>
      </w:r>
      <w:proofErr w:type="spellEnd"/>
      <w:r w:rsidRPr="0089114D">
        <w:rPr>
          <w:i/>
          <w:lang w:val="es-MX"/>
        </w:rPr>
        <w:t xml:space="preserve"> o BPMN</w:t>
      </w:r>
      <w:r>
        <w:rPr>
          <w:lang w:val="es-MX"/>
        </w:rPr>
        <w:t xml:space="preserve"> es una notación gráfica que permite modelar procesos de negocio. </w:t>
      </w:r>
      <w:r w:rsidRPr="008D33D4">
        <w:rPr>
          <w:lang w:val="es-MX"/>
        </w:rPr>
        <w:t xml:space="preserve">Esta notación ha sido diseñada para coordinar la secuencia de los procesos y los mensajes que fluyen entre los participantes de las diferentes </w:t>
      </w:r>
      <w:r>
        <w:rPr>
          <w:lang w:val="es-MX"/>
        </w:rPr>
        <w:t xml:space="preserve">actividades, de manera tal que </w:t>
      </w:r>
      <w:r w:rsidRPr="008D33D4">
        <w:rPr>
          <w:lang w:val="es-MX"/>
        </w:rPr>
        <w:t xml:space="preserve">las partes involucradas puedan </w:t>
      </w:r>
      <w:r>
        <w:rPr>
          <w:lang w:val="es-MX"/>
        </w:rPr>
        <w:t xml:space="preserve">entender y </w:t>
      </w:r>
      <w:r w:rsidRPr="008D33D4">
        <w:rPr>
          <w:lang w:val="es-MX"/>
        </w:rPr>
        <w:t>comunicar los procesos de forma clara, completa y eficiente</w:t>
      </w:r>
      <w:r>
        <w:rPr>
          <w:lang w:val="es-MX"/>
        </w:rPr>
        <w:t>.</w:t>
      </w:r>
      <w:r w:rsidRPr="008D33D4">
        <w:t xml:space="preserve"> </w:t>
      </w:r>
      <w:r>
        <w:t xml:space="preserve">La notación BPMN </w:t>
      </w:r>
      <w:r>
        <w:rPr>
          <w:lang w:val="es-MX"/>
        </w:rPr>
        <w:t xml:space="preserve">expresa los procesos de negocio mediante </w:t>
      </w:r>
      <w:r w:rsidRPr="008D33D4">
        <w:rPr>
          <w:i/>
          <w:lang w:val="es-MX"/>
        </w:rPr>
        <w:t xml:space="preserve">Business </w:t>
      </w:r>
      <w:proofErr w:type="spellStart"/>
      <w:r w:rsidRPr="008D33D4">
        <w:rPr>
          <w:i/>
          <w:lang w:val="es-MX"/>
        </w:rPr>
        <w:t>Process</w:t>
      </w:r>
      <w:proofErr w:type="spellEnd"/>
      <w:r w:rsidRPr="008D33D4">
        <w:rPr>
          <w:i/>
          <w:lang w:val="es-MX"/>
        </w:rPr>
        <w:t xml:space="preserve"> </w:t>
      </w:r>
      <w:proofErr w:type="spellStart"/>
      <w:r w:rsidRPr="008D33D4">
        <w:rPr>
          <w:i/>
          <w:lang w:val="es-MX"/>
        </w:rPr>
        <w:t>Diagram</w:t>
      </w:r>
      <w:proofErr w:type="spellEnd"/>
      <w:r>
        <w:rPr>
          <w:lang w:val="es-MX"/>
        </w:rPr>
        <w:t xml:space="preserve"> (</w:t>
      </w:r>
      <w:r w:rsidRPr="008D33D4">
        <w:rPr>
          <w:i/>
          <w:lang w:val="es-MX"/>
        </w:rPr>
        <w:t>BPD</w:t>
      </w:r>
      <w:r>
        <w:rPr>
          <w:lang w:val="es-MX"/>
        </w:rPr>
        <w:t>)</w:t>
      </w:r>
      <w:r w:rsidRPr="008D33D4">
        <w:rPr>
          <w:lang w:val="es-MX"/>
        </w:rPr>
        <w:t xml:space="preserve">. Dicho diagrama consiste en un conjunto de </w:t>
      </w:r>
      <w:r>
        <w:rPr>
          <w:lang w:val="es-MX"/>
        </w:rPr>
        <w:t>elementos gráficos tales como</w:t>
      </w:r>
      <w:r w:rsidRPr="008D33D4">
        <w:rPr>
          <w:lang w:val="es-MX"/>
        </w:rPr>
        <w:t xml:space="preserve"> </w:t>
      </w:r>
      <w:r>
        <w:rPr>
          <w:lang w:val="es-MX"/>
        </w:rPr>
        <w:t xml:space="preserve">objetos de flujo (eventos, actividades y </w:t>
      </w:r>
      <w:proofErr w:type="spellStart"/>
      <w:r>
        <w:rPr>
          <w:lang w:val="es-MX"/>
        </w:rPr>
        <w:t>gateways</w:t>
      </w:r>
      <w:proofErr w:type="spellEnd"/>
      <w:r w:rsidRPr="008F7CB2">
        <w:rPr>
          <w:lang w:val="es-MX"/>
        </w:rPr>
        <w:t>)</w:t>
      </w:r>
      <w:r>
        <w:rPr>
          <w:lang w:val="es-MX"/>
        </w:rPr>
        <w:t>, objetos de conexión (f</w:t>
      </w:r>
      <w:r w:rsidRPr="008F7CB2">
        <w:rPr>
          <w:lang w:val="es-MX"/>
        </w:rPr>
        <w:t xml:space="preserve">lujo de </w:t>
      </w:r>
      <w:r>
        <w:rPr>
          <w:lang w:val="es-MX"/>
        </w:rPr>
        <w:t>s</w:t>
      </w:r>
      <w:r w:rsidRPr="008F7CB2">
        <w:rPr>
          <w:lang w:val="es-MX"/>
        </w:rPr>
        <w:t>ecuencia</w:t>
      </w:r>
      <w:r>
        <w:rPr>
          <w:lang w:val="es-MX"/>
        </w:rPr>
        <w:t xml:space="preserve"> y</w:t>
      </w:r>
      <w:r w:rsidRPr="008F7CB2">
        <w:rPr>
          <w:lang w:val="es-MX"/>
        </w:rPr>
        <w:t xml:space="preserve"> </w:t>
      </w:r>
      <w:r>
        <w:rPr>
          <w:lang w:val="es-MX"/>
        </w:rPr>
        <w:t>f</w:t>
      </w:r>
      <w:r w:rsidRPr="008F7CB2">
        <w:rPr>
          <w:lang w:val="es-MX"/>
        </w:rPr>
        <w:t xml:space="preserve">lujo de </w:t>
      </w:r>
      <w:r>
        <w:rPr>
          <w:lang w:val="es-MX"/>
        </w:rPr>
        <w:t>m</w:t>
      </w:r>
      <w:r w:rsidRPr="008F7CB2">
        <w:rPr>
          <w:lang w:val="es-MX"/>
        </w:rPr>
        <w:t>ensaje</w:t>
      </w:r>
      <w:r>
        <w:rPr>
          <w:lang w:val="es-MX"/>
        </w:rPr>
        <w:t>)</w:t>
      </w:r>
      <w:r w:rsidRPr="008F7CB2">
        <w:rPr>
          <w:lang w:val="es-MX"/>
        </w:rPr>
        <w:t xml:space="preserve">, </w:t>
      </w:r>
      <w:proofErr w:type="spellStart"/>
      <w:r>
        <w:rPr>
          <w:lang w:val="es-MX"/>
        </w:rPr>
        <w:t>s</w:t>
      </w:r>
      <w:r w:rsidRPr="008F7CB2">
        <w:rPr>
          <w:lang w:val="es-MX"/>
        </w:rPr>
        <w:t>wimlanes</w:t>
      </w:r>
      <w:proofErr w:type="spellEnd"/>
      <w:r w:rsidRPr="008F7CB2">
        <w:rPr>
          <w:lang w:val="es-MX"/>
        </w:rPr>
        <w:t xml:space="preserve"> </w:t>
      </w:r>
      <w:r>
        <w:rPr>
          <w:lang w:val="es-MX"/>
        </w:rPr>
        <w:t>y a</w:t>
      </w:r>
      <w:r w:rsidRPr="008F7CB2">
        <w:rPr>
          <w:lang w:val="es-MX"/>
        </w:rPr>
        <w:t>rtefactos</w:t>
      </w:r>
      <w:r>
        <w:rPr>
          <w:lang w:val="es-MX"/>
        </w:rPr>
        <w:t xml:space="preserve">. Fue desarrollado por la organización </w:t>
      </w:r>
      <w:r w:rsidRPr="00DF0690">
        <w:rPr>
          <w:lang w:val="es-MX"/>
        </w:rPr>
        <w:t xml:space="preserve">Business </w:t>
      </w:r>
      <w:proofErr w:type="spellStart"/>
      <w:r w:rsidRPr="00DF0690">
        <w:rPr>
          <w:lang w:val="es-MX"/>
        </w:rPr>
        <w:t>Process</w:t>
      </w:r>
      <w:proofErr w:type="spellEnd"/>
      <w:r w:rsidRPr="00DF0690">
        <w:rPr>
          <w:lang w:val="es-MX"/>
        </w:rPr>
        <w:t xml:space="preserve"> Management </w:t>
      </w:r>
      <w:proofErr w:type="spellStart"/>
      <w:r w:rsidRPr="00DF0690">
        <w:rPr>
          <w:lang w:val="es-MX"/>
        </w:rPr>
        <w:t>Initiative</w:t>
      </w:r>
      <w:proofErr w:type="spellEnd"/>
      <w:r w:rsidRPr="00DF0690">
        <w:rPr>
          <w:lang w:val="es-MX"/>
        </w:rPr>
        <w:t xml:space="preserve"> (BPMI), y es actualmente mantenida por el OMG (</w:t>
      </w:r>
      <w:proofErr w:type="spellStart"/>
      <w:r w:rsidRPr="00DF0690">
        <w:rPr>
          <w:lang w:val="es-MX"/>
        </w:rPr>
        <w:t>Object</w:t>
      </w:r>
      <w:proofErr w:type="spellEnd"/>
      <w:r w:rsidRPr="00DF0690">
        <w:rPr>
          <w:lang w:val="es-MX"/>
        </w:rPr>
        <w:t xml:space="preserve"> Management </w:t>
      </w:r>
      <w:proofErr w:type="spellStart"/>
      <w:r w:rsidRPr="00DF0690">
        <w:rPr>
          <w:lang w:val="es-MX"/>
        </w:rPr>
        <w:t>Group</w:t>
      </w:r>
      <w:proofErr w:type="spellEnd"/>
      <w:r w:rsidRPr="00DF0690">
        <w:rPr>
          <w:lang w:val="es-MX"/>
        </w:rPr>
        <w:t>)</w:t>
      </w:r>
      <w:r>
        <w:rPr>
          <w:lang w:val="es-MX"/>
        </w:rPr>
        <w:t xml:space="preserve"> [WHITE, 2004].</w:t>
      </w:r>
    </w:p>
    <w:p w:rsidR="00034866" w:rsidRPr="000700A3" w:rsidRDefault="00034866" w:rsidP="00034866">
      <w:pPr>
        <w:pStyle w:val="Ttulo3"/>
        <w:rPr>
          <w:lang w:val="es-MX"/>
        </w:rPr>
      </w:pPr>
      <w:bookmarkStart w:id="72" w:name="_Toc358638465"/>
      <w:bookmarkStart w:id="73" w:name="_Toc359084139"/>
      <w:r>
        <w:rPr>
          <w:sz w:val="22"/>
          <w:szCs w:val="22"/>
          <w:lang w:val="es-MX"/>
        </w:rPr>
        <w:t>Justificación</w:t>
      </w:r>
      <w:bookmarkEnd w:id="72"/>
      <w:bookmarkEnd w:id="73"/>
    </w:p>
    <w:p w:rsidR="00034866" w:rsidRDefault="00034866" w:rsidP="00034866">
      <w:pPr>
        <w:rPr>
          <w:lang w:val="es-MX"/>
        </w:rPr>
      </w:pPr>
    </w:p>
    <w:p w:rsidR="00034866" w:rsidRDefault="00034866" w:rsidP="00034866">
      <w:pPr>
        <w:ind w:firstLine="576"/>
        <w:rPr>
          <w:lang w:val="es-MX"/>
        </w:rPr>
      </w:pPr>
      <w:r>
        <w:rPr>
          <w:lang w:val="es-MX"/>
        </w:rPr>
        <w:t>Se ha elegido utilizar esta herramienta dado que es considerado un estándar para la representación gráfica de procesos de negocio siendo una notación sencilla de entender y entendible. Su utilización permitirá modelar los procesos de negocio involucrados en el presente proyecto (resultado esperado 2).</w:t>
      </w:r>
    </w:p>
    <w:p w:rsidR="00034866" w:rsidRDefault="00034866" w:rsidP="00034866">
      <w:pPr>
        <w:rPr>
          <w:lang w:val="es-MX"/>
        </w:rPr>
      </w:pPr>
    </w:p>
    <w:p w:rsidR="00034866" w:rsidRPr="005A589D" w:rsidRDefault="00034866" w:rsidP="00034866">
      <w:pPr>
        <w:pStyle w:val="Ttulo2"/>
        <w:rPr>
          <w:sz w:val="24"/>
        </w:rPr>
      </w:pPr>
      <w:bookmarkStart w:id="74" w:name="_Toc358638466"/>
      <w:bookmarkStart w:id="75" w:name="_Toc359084140"/>
      <w:proofErr w:type="spellStart"/>
      <w:r w:rsidRPr="005A589D">
        <w:rPr>
          <w:sz w:val="24"/>
        </w:rPr>
        <w:t>PSeudo</w:t>
      </w:r>
      <w:proofErr w:type="spellEnd"/>
      <w:r w:rsidRPr="005A589D">
        <w:rPr>
          <w:sz w:val="24"/>
        </w:rPr>
        <w:t xml:space="preserve"> Intérprete (</w:t>
      </w:r>
      <w:proofErr w:type="spellStart"/>
      <w:r w:rsidRPr="005A589D">
        <w:rPr>
          <w:sz w:val="24"/>
        </w:rPr>
        <w:t>PSeInt</w:t>
      </w:r>
      <w:proofErr w:type="spellEnd"/>
      <w:r w:rsidRPr="005A589D">
        <w:rPr>
          <w:sz w:val="24"/>
        </w:rPr>
        <w:t>)</w:t>
      </w:r>
      <w:bookmarkEnd w:id="74"/>
      <w:bookmarkEnd w:id="75"/>
    </w:p>
    <w:p w:rsidR="00034866" w:rsidRPr="000700A3" w:rsidRDefault="00034866" w:rsidP="00034866">
      <w:pPr>
        <w:pStyle w:val="Ttulo3"/>
        <w:rPr>
          <w:lang w:val="en-US"/>
        </w:rPr>
      </w:pPr>
      <w:bookmarkStart w:id="76" w:name="_Toc358638467"/>
      <w:bookmarkStart w:id="77" w:name="_Toc359084141"/>
      <w:r>
        <w:rPr>
          <w:sz w:val="22"/>
          <w:szCs w:val="22"/>
          <w:lang w:val="es-MX"/>
        </w:rPr>
        <w:t>Descripción</w:t>
      </w:r>
      <w:bookmarkEnd w:id="76"/>
      <w:bookmarkEnd w:id="77"/>
    </w:p>
    <w:p w:rsidR="00034866" w:rsidRDefault="00034866" w:rsidP="00034866"/>
    <w:p w:rsidR="00034866" w:rsidRDefault="00034866" w:rsidP="00034866">
      <w:pPr>
        <w:ind w:firstLine="432"/>
      </w:pPr>
      <w:proofErr w:type="spellStart"/>
      <w:r w:rsidRPr="005E78AF">
        <w:rPr>
          <w:i/>
        </w:rPr>
        <w:t>PSeudo</w:t>
      </w:r>
      <w:proofErr w:type="spellEnd"/>
      <w:r w:rsidRPr="005E78AF">
        <w:rPr>
          <w:i/>
        </w:rPr>
        <w:t xml:space="preserve"> Intérprete (</w:t>
      </w:r>
      <w:proofErr w:type="spellStart"/>
      <w:r w:rsidRPr="005E78AF">
        <w:rPr>
          <w:i/>
        </w:rPr>
        <w:t>PSeInt</w:t>
      </w:r>
      <w:proofErr w:type="spellEnd"/>
      <w:r w:rsidRPr="005E78AF">
        <w:rPr>
          <w:i/>
        </w:rPr>
        <w:t xml:space="preserve">) </w:t>
      </w:r>
      <w:r>
        <w:t xml:space="preserve">es un herramienta (programa informático) el cual permite escribir pseudocódigos en lenguaje natural y en español dentro de un entorno de desarrollo simple e intuitivo y a partir de esto generar el diagrama de flujo correspondiente. Es un proyecto open </w:t>
      </w:r>
      <w:proofErr w:type="spellStart"/>
      <w:r>
        <w:t>source</w:t>
      </w:r>
      <w:proofErr w:type="spellEnd"/>
      <w:r>
        <w:t xml:space="preserv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034866" w:rsidRPr="000700A3" w:rsidRDefault="00034866" w:rsidP="00034866">
      <w:pPr>
        <w:pStyle w:val="Ttulo3"/>
        <w:rPr>
          <w:lang w:val="es-MX"/>
        </w:rPr>
      </w:pPr>
      <w:bookmarkStart w:id="78" w:name="_Toc358638468"/>
      <w:bookmarkStart w:id="79" w:name="_Toc359084142"/>
      <w:r>
        <w:rPr>
          <w:sz w:val="22"/>
          <w:szCs w:val="22"/>
          <w:lang w:val="es-MX"/>
        </w:rPr>
        <w:t>Justificación</w:t>
      </w:r>
      <w:bookmarkEnd w:id="78"/>
      <w:bookmarkEnd w:id="79"/>
    </w:p>
    <w:p w:rsidR="00034866" w:rsidRDefault="00034866" w:rsidP="00034866">
      <w:pPr>
        <w:ind w:firstLine="432"/>
      </w:pPr>
    </w:p>
    <w:p w:rsidR="00034866" w:rsidRPr="0081198A" w:rsidRDefault="00034866" w:rsidP="00034866">
      <w:pPr>
        <w:ind w:firstLine="432"/>
      </w:pPr>
      <w:r>
        <w:t>Su utilización permitirá obtener fácilmente el resultado esperado 4 en el que además de presentar el pseudocódigo del algoritmo del producto a desarrollar en lenguaje natural, también se podrá obtener el diagrama de flujo asociado a dicho algoritmo.</w:t>
      </w:r>
    </w:p>
    <w:p w:rsidR="00034866" w:rsidRDefault="00034866" w:rsidP="00034866"/>
    <w:p w:rsidR="00881C43" w:rsidRDefault="00881C43" w:rsidP="00034866"/>
    <w:p w:rsidR="00881C43" w:rsidRDefault="00881C43" w:rsidP="00034866"/>
    <w:p w:rsidR="00881C43" w:rsidRDefault="00881C43" w:rsidP="00034866"/>
    <w:p w:rsidR="00881C43" w:rsidRDefault="00881C43" w:rsidP="00034866"/>
    <w:p w:rsidR="00034866" w:rsidRDefault="00034866" w:rsidP="00034866"/>
    <w:p w:rsidR="00034866" w:rsidRDefault="00034866" w:rsidP="00034866">
      <w:pPr>
        <w:pStyle w:val="Ttulo1"/>
      </w:pPr>
      <w:bookmarkStart w:id="80" w:name="_Toc358638469"/>
      <w:bookmarkStart w:id="81" w:name="_Toc359084143"/>
      <w:r w:rsidRPr="00BC400C">
        <w:rPr>
          <w:sz w:val="28"/>
        </w:rPr>
        <w:lastRenderedPageBreak/>
        <w:t>Alcance</w:t>
      </w:r>
      <w:bookmarkEnd w:id="80"/>
      <w:bookmarkEnd w:id="81"/>
    </w:p>
    <w:p w:rsidR="00034866" w:rsidRDefault="00034866" w:rsidP="00034866"/>
    <w:p w:rsidR="00034866" w:rsidRDefault="00034866" w:rsidP="00034866">
      <w:pPr>
        <w:ind w:firstLine="432"/>
      </w:pPr>
      <w:r>
        <w:t xml:space="preserve">El presente proyecto está relacionado y orientado hacia el sector de personas naturales que ofrecen los denominados </w:t>
      </w:r>
      <w:r w:rsidRPr="00292257">
        <w:rPr>
          <w:i/>
        </w:rPr>
        <w:t>servicios generales</w:t>
      </w:r>
      <w:r>
        <w:rPr>
          <w:i/>
        </w:rPr>
        <w:t xml:space="preserve"> </w:t>
      </w:r>
      <w:r w:rsidR="009242FF">
        <w:rPr>
          <w:i/>
        </w:rPr>
        <w:t xml:space="preserve"> </w:t>
      </w:r>
      <w:r>
        <w:t>dentro de los cuales se están considerando los siguientes:</w:t>
      </w:r>
    </w:p>
    <w:p w:rsidR="00034866" w:rsidRDefault="00034866" w:rsidP="00034866">
      <w:pPr>
        <w:ind w:firstLine="432"/>
      </w:pPr>
    </w:p>
    <w:p w:rsidR="00034866" w:rsidRPr="000C3834" w:rsidRDefault="00034866" w:rsidP="003E15F2">
      <w:pPr>
        <w:pStyle w:val="Prrafodelista"/>
        <w:numPr>
          <w:ilvl w:val="0"/>
          <w:numId w:val="6"/>
        </w:numPr>
        <w:rPr>
          <w:lang w:val="es-ES"/>
        </w:rPr>
      </w:pPr>
      <w:r w:rsidRPr="000C3834">
        <w:rPr>
          <w:lang w:val="es-ES"/>
        </w:rPr>
        <w:t>Carpintería</w:t>
      </w:r>
    </w:p>
    <w:p w:rsidR="00034866" w:rsidRPr="000C3834" w:rsidRDefault="00034866" w:rsidP="003E15F2">
      <w:pPr>
        <w:pStyle w:val="Prrafodelista"/>
        <w:numPr>
          <w:ilvl w:val="0"/>
          <w:numId w:val="6"/>
        </w:numPr>
        <w:rPr>
          <w:lang w:val="es-ES"/>
        </w:rPr>
      </w:pPr>
      <w:r w:rsidRPr="000C3834">
        <w:rPr>
          <w:lang w:val="es-ES"/>
        </w:rPr>
        <w:t>Drywall</w:t>
      </w:r>
    </w:p>
    <w:p w:rsidR="00034866" w:rsidRPr="000C3834" w:rsidRDefault="00034866" w:rsidP="003E15F2">
      <w:pPr>
        <w:pStyle w:val="Prrafodelista"/>
        <w:numPr>
          <w:ilvl w:val="0"/>
          <w:numId w:val="6"/>
        </w:numPr>
        <w:rPr>
          <w:lang w:val="es-ES"/>
        </w:rPr>
      </w:pPr>
      <w:r w:rsidRPr="000C3834">
        <w:rPr>
          <w:lang w:val="es-ES"/>
        </w:rPr>
        <w:t>Electricidad</w:t>
      </w:r>
    </w:p>
    <w:p w:rsidR="00034866" w:rsidRPr="000C3834" w:rsidRDefault="00034866" w:rsidP="003E15F2">
      <w:pPr>
        <w:pStyle w:val="Prrafodelista"/>
        <w:numPr>
          <w:ilvl w:val="0"/>
          <w:numId w:val="6"/>
        </w:numPr>
        <w:rPr>
          <w:lang w:val="es-ES"/>
        </w:rPr>
      </w:pPr>
      <w:r w:rsidRPr="000C3834">
        <w:rPr>
          <w:lang w:val="es-ES"/>
        </w:rPr>
        <w:t>Gasfitería</w:t>
      </w:r>
    </w:p>
    <w:p w:rsidR="00034866" w:rsidRPr="000C3834" w:rsidRDefault="00034866" w:rsidP="003E15F2">
      <w:pPr>
        <w:pStyle w:val="Prrafodelista"/>
        <w:numPr>
          <w:ilvl w:val="0"/>
          <w:numId w:val="6"/>
        </w:numPr>
        <w:rPr>
          <w:lang w:val="es-ES"/>
        </w:rPr>
      </w:pPr>
      <w:r w:rsidRPr="000C3834">
        <w:rPr>
          <w:lang w:val="es-ES"/>
        </w:rPr>
        <w:t>Jardinería</w:t>
      </w:r>
    </w:p>
    <w:p w:rsidR="00034866" w:rsidRPr="000C3834" w:rsidRDefault="00034866" w:rsidP="003E15F2">
      <w:pPr>
        <w:pStyle w:val="Prrafodelista"/>
        <w:numPr>
          <w:ilvl w:val="0"/>
          <w:numId w:val="6"/>
        </w:numPr>
        <w:rPr>
          <w:lang w:val="es-ES"/>
        </w:rPr>
      </w:pPr>
      <w:r w:rsidRPr="000C3834">
        <w:rPr>
          <w:lang w:val="es-ES"/>
        </w:rPr>
        <w:t>Melamina</w:t>
      </w:r>
    </w:p>
    <w:p w:rsidR="00034866" w:rsidRPr="000C3834" w:rsidRDefault="00034866" w:rsidP="003E15F2">
      <w:pPr>
        <w:pStyle w:val="Prrafodelista"/>
        <w:numPr>
          <w:ilvl w:val="0"/>
          <w:numId w:val="6"/>
        </w:numPr>
        <w:rPr>
          <w:lang w:val="es-ES"/>
        </w:rPr>
      </w:pPr>
      <w:r w:rsidRPr="000C3834">
        <w:rPr>
          <w:lang w:val="es-ES"/>
        </w:rPr>
        <w:t>Pintura</w:t>
      </w:r>
    </w:p>
    <w:p w:rsidR="00034866" w:rsidRDefault="00034866" w:rsidP="003E15F2">
      <w:pPr>
        <w:pStyle w:val="Prrafodelista"/>
        <w:numPr>
          <w:ilvl w:val="0"/>
          <w:numId w:val="6"/>
        </w:numPr>
        <w:rPr>
          <w:lang w:val="es-ES"/>
        </w:rPr>
      </w:pPr>
      <w:r w:rsidRPr="000C3834">
        <w:rPr>
          <w:lang w:val="es-ES"/>
        </w:rPr>
        <w:t>Vidriería</w:t>
      </w:r>
    </w:p>
    <w:p w:rsidR="00034866" w:rsidRPr="000C3834" w:rsidRDefault="00034866" w:rsidP="00034866">
      <w:pPr>
        <w:pStyle w:val="Prrafodelista"/>
        <w:rPr>
          <w:lang w:val="es-ES"/>
        </w:rPr>
      </w:pPr>
    </w:p>
    <w:p w:rsidR="00034866" w:rsidRDefault="00034866" w:rsidP="00034866">
      <w:pPr>
        <w:ind w:firstLine="432"/>
      </w:pPr>
      <w:r>
        <w:t xml:space="preserve">Se ha elegido este segmento de servicios dado que, como se analizó anteriormente en el punto 2 Marco Teórico, se ha identificado que dentro de la población económicamente activa existe un vasto número de personas que trabajan de manera independiente y más aún la gran mayoría de estos no son profesionales ni técnicos. Considerando esto, que los servicios antes mencionados </w:t>
      </w:r>
      <w:r>
        <w:tab/>
        <w:t>son de uso muy común, y que además estos pueden ser ofrecidos por cualquier individuo que tenga conocimientos o experiencia básica y sin mucha dificultad, se puede entender que existe un gran mercado potencial sobre el cual producto pretende dar soporte y apoyo.</w:t>
      </w:r>
    </w:p>
    <w:p w:rsidR="00034866" w:rsidRDefault="00034866" w:rsidP="00034866">
      <w:pPr>
        <w:ind w:firstLine="432"/>
      </w:pPr>
    </w:p>
    <w:p w:rsidR="00034866" w:rsidRDefault="00034866" w:rsidP="00034866">
      <w:pPr>
        <w:ind w:firstLine="432"/>
      </w:pPr>
      <w:r>
        <w:t>Para lograrlo, se va a definir y elaborar el caso de negocio (</w:t>
      </w:r>
      <w:r w:rsidRPr="006D656E">
        <w:rPr>
          <w:i/>
        </w:rPr>
        <w:t>business case</w:t>
      </w:r>
      <w:r>
        <w:t xml:space="preserve">) sobre el cual el presente proyecto se va a desarrollar. Es así que para dicho business case se están considerando 5 procesos (mencionados en el Objetivo Específico 2) cada uno de los cuales abarca una serie de reglas de negocio y que forman parte de un flujo de procesos que permiten llevar a cabo el caso de negocio. En cuanto a las funcionalidades y requerimientos a abarcar por el sistema que se va a desarrollar, solo serán considerados aquellos afines al caso de negocio y a los 5 procesos definidos dentro de éste. Dichas funcionalidades serán mostradas en detalle en la parte de Análisis y Diseño del presente proyecto. </w:t>
      </w:r>
    </w:p>
    <w:p w:rsidR="00034866" w:rsidRDefault="00034866" w:rsidP="00034866">
      <w:pPr>
        <w:ind w:firstLine="432"/>
      </w:pPr>
    </w:p>
    <w:p w:rsidR="00034866" w:rsidRPr="00292257" w:rsidRDefault="00034866" w:rsidP="00034866">
      <w:pPr>
        <w:ind w:firstLine="432"/>
      </w:pPr>
      <w: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tab/>
      </w:r>
      <w:r>
        <w:br/>
      </w:r>
    </w:p>
    <w:p w:rsidR="00034866" w:rsidRDefault="00034866" w:rsidP="00034866">
      <w:pPr>
        <w:pStyle w:val="Ttulo2"/>
      </w:pPr>
      <w:bookmarkStart w:id="82" w:name="_Toc358638470"/>
      <w:bookmarkStart w:id="83" w:name="_Toc359084144"/>
      <w:r>
        <w:t>Limitaciones</w:t>
      </w:r>
      <w:bookmarkEnd w:id="82"/>
      <w:bookmarkEnd w:id="83"/>
    </w:p>
    <w:p w:rsidR="00034866" w:rsidRDefault="00034866" w:rsidP="00034866"/>
    <w:p w:rsidR="00034866" w:rsidRDefault="00034866" w:rsidP="00034866">
      <w:pPr>
        <w:ind w:firstLine="576"/>
      </w:pPr>
      <w: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034866" w:rsidRDefault="00034866" w:rsidP="00034866">
      <w:pPr>
        <w:ind w:firstLine="576"/>
      </w:pPr>
    </w:p>
    <w:p w:rsidR="00034866" w:rsidRDefault="00034866" w:rsidP="00034866">
      <w:pPr>
        <w:pStyle w:val="Ttulo3"/>
        <w:rPr>
          <w:sz w:val="22"/>
          <w:szCs w:val="22"/>
          <w:lang w:val="es-MX"/>
        </w:rPr>
      </w:pPr>
      <w:bookmarkStart w:id="84" w:name="_Toc358638471"/>
      <w:bookmarkStart w:id="85" w:name="_Toc359084145"/>
      <w:r>
        <w:rPr>
          <w:sz w:val="22"/>
          <w:szCs w:val="22"/>
          <w:lang w:val="es-MX"/>
        </w:rPr>
        <w:lastRenderedPageBreak/>
        <w:t>Técnicas</w:t>
      </w:r>
      <w:bookmarkEnd w:id="84"/>
      <w:bookmarkEnd w:id="85"/>
    </w:p>
    <w:p w:rsidR="00034866" w:rsidRDefault="00034866" w:rsidP="00034866">
      <w:pPr>
        <w:rPr>
          <w:lang w:val="es-MX"/>
        </w:rPr>
      </w:pPr>
    </w:p>
    <w:p w:rsidR="00034866" w:rsidRDefault="00034866" w:rsidP="003E15F2">
      <w:pPr>
        <w:pStyle w:val="Prrafodelista"/>
        <w:numPr>
          <w:ilvl w:val="0"/>
          <w:numId w:val="16"/>
        </w:numPr>
        <w:ind w:left="426"/>
      </w:pPr>
      <w:r>
        <w:t>La obtención de requerimientos por parte de los usuarios del sistema (un grupo determinado y reducido de trabajadores independientes) se realizará a partir de este grupo limitado de individuos.  Esto implicará que todo el análisis y diseño de la solución se hará en base a un levantamiento de información obtenido solo a partir de una pequeña muestra de proveedores de todo el universo que lo constituye.</w:t>
      </w:r>
    </w:p>
    <w:p w:rsidR="00034866" w:rsidRDefault="00034866" w:rsidP="00034866">
      <w:pPr>
        <w:pStyle w:val="Prrafodelista"/>
        <w:ind w:left="426"/>
      </w:pPr>
    </w:p>
    <w:p w:rsidR="00034866" w:rsidRDefault="00034866" w:rsidP="003E15F2">
      <w:pPr>
        <w:pStyle w:val="Prrafodelista"/>
        <w:numPr>
          <w:ilvl w:val="0"/>
          <w:numId w:val="16"/>
        </w:numPr>
        <w:ind w:left="426"/>
      </w:pPr>
      <w:r>
        <w:t>Del mismo modo, el levantamiento de información podría dificultarse dado que existe la posibilidad de que el reducido grupo de usuarios no sepa explicar con el suficiente detalle qué esperan y qué necesitan que la herramienta les ayude a realizar.</w:t>
      </w:r>
    </w:p>
    <w:p w:rsidR="00034866" w:rsidRDefault="00034866" w:rsidP="00034866"/>
    <w:p w:rsidR="00034866" w:rsidRDefault="00034866" w:rsidP="003E15F2">
      <w:pPr>
        <w:pStyle w:val="Prrafodelista"/>
        <w:numPr>
          <w:ilvl w:val="0"/>
          <w:numId w:val="16"/>
        </w:numPr>
        <w:ind w:left="426"/>
      </w:pPr>
      <w:r>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034866" w:rsidRDefault="00034866" w:rsidP="00034866">
      <w:pPr>
        <w:pStyle w:val="Prrafodelista"/>
      </w:pPr>
    </w:p>
    <w:p w:rsidR="00034866" w:rsidRDefault="00034866" w:rsidP="003E15F2">
      <w:pPr>
        <w:pStyle w:val="Prrafodelista"/>
        <w:numPr>
          <w:ilvl w:val="0"/>
          <w:numId w:val="16"/>
        </w:numPr>
        <w:ind w:left="426"/>
      </w:pPr>
      <w:r>
        <w:t>El sistema en cuanto a su facilidad para el desarrollo dependerá fuertemente de las tecnologías escogidas (lenguaje de programación, frameworks, entorno de desarrollo, entre otros) así como de la habilidad y experiencia del tesista desarrollador.</w:t>
      </w:r>
    </w:p>
    <w:p w:rsidR="00034866" w:rsidRPr="00A037C0" w:rsidRDefault="00034866" w:rsidP="00034866"/>
    <w:p w:rsidR="00034866" w:rsidRPr="006B6E97" w:rsidRDefault="00034866" w:rsidP="00034866">
      <w:pPr>
        <w:pStyle w:val="Ttulo3"/>
        <w:rPr>
          <w:sz w:val="22"/>
          <w:szCs w:val="22"/>
          <w:lang w:val="es-MX"/>
        </w:rPr>
      </w:pPr>
      <w:bookmarkStart w:id="86" w:name="_Toc358638472"/>
      <w:bookmarkStart w:id="87" w:name="_Toc359084146"/>
      <w:r>
        <w:rPr>
          <w:sz w:val="22"/>
          <w:szCs w:val="22"/>
          <w:lang w:val="es-MX"/>
        </w:rPr>
        <w:t>De Gestión</w:t>
      </w:r>
      <w:bookmarkEnd w:id="86"/>
      <w:bookmarkEnd w:id="87"/>
    </w:p>
    <w:p w:rsidR="00034866" w:rsidRDefault="00034866" w:rsidP="00034866">
      <w:pPr>
        <w:rPr>
          <w:lang w:val="es-MX"/>
        </w:rPr>
      </w:pPr>
    </w:p>
    <w:p w:rsidR="00034866" w:rsidRDefault="00034866" w:rsidP="003E15F2">
      <w:pPr>
        <w:pStyle w:val="Prrafodelista"/>
        <w:numPr>
          <w:ilvl w:val="0"/>
          <w:numId w:val="16"/>
        </w:numPr>
        <w:ind w:left="426"/>
      </w:pPr>
      <w: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034866" w:rsidRDefault="00034866" w:rsidP="00034866">
      <w:pPr>
        <w:pStyle w:val="Prrafodelista"/>
        <w:ind w:left="426"/>
      </w:pPr>
    </w:p>
    <w:p w:rsidR="00034866" w:rsidRDefault="00034866" w:rsidP="003E15F2">
      <w:pPr>
        <w:pStyle w:val="Prrafodelista"/>
        <w:numPr>
          <w:ilvl w:val="0"/>
          <w:numId w:val="16"/>
        </w:numPr>
        <w:ind w:left="426"/>
      </w:pPr>
      <w: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034866" w:rsidRDefault="00034866" w:rsidP="00034866">
      <w:pPr>
        <w:pStyle w:val="Prrafodelista"/>
        <w:ind w:left="993"/>
      </w:pPr>
    </w:p>
    <w:p w:rsidR="00034866" w:rsidRDefault="00034866" w:rsidP="003E15F2">
      <w:pPr>
        <w:pStyle w:val="Prrafodelista"/>
        <w:numPr>
          <w:ilvl w:val="0"/>
          <w:numId w:val="16"/>
        </w:numPr>
        <w:ind w:left="426"/>
      </w:pPr>
      <w:r>
        <w:t>El tiempo requerido para desarrollar el producto y llevar a cabo todo el proyecto está condicionado por el tiempo que el tesista le pueda brindar, siendo en este caso un período no mayor a un ci</w:t>
      </w:r>
      <w:r w:rsidR="004E159A">
        <w:t>clo académico regular (4 meses</w:t>
      </w:r>
      <w:r>
        <w:t>).</w:t>
      </w:r>
    </w:p>
    <w:p w:rsidR="00034866" w:rsidRDefault="00034866" w:rsidP="00034866">
      <w:pPr>
        <w:pStyle w:val="Prrafodelista"/>
      </w:pPr>
    </w:p>
    <w:p w:rsidR="00034866" w:rsidRDefault="00034866" w:rsidP="00034866">
      <w:pPr>
        <w:pStyle w:val="Ttulo2"/>
      </w:pPr>
      <w:bookmarkStart w:id="88" w:name="_Toc358638473"/>
      <w:bookmarkStart w:id="89" w:name="_Toc359084147"/>
      <w:r>
        <w:t>Riesgos</w:t>
      </w:r>
      <w:bookmarkEnd w:id="88"/>
      <w:bookmarkEnd w:id="89"/>
    </w:p>
    <w:p w:rsidR="00034866" w:rsidRDefault="00034866" w:rsidP="00034866"/>
    <w:p w:rsidR="00034866" w:rsidRDefault="00034866" w:rsidP="00034866">
      <w:pPr>
        <w:ind w:firstLine="576"/>
      </w:pPr>
      <w:r>
        <w:t>Además de las limitaciones, el proyecto conlleva una serie de riesgos asociados los cuales se presentarán en la siguiente tabla indicando además el impacto y las medidas que pueden ayudar para su mitigación.</w:t>
      </w:r>
    </w:p>
    <w:p w:rsidR="00034866" w:rsidRDefault="00034866" w:rsidP="00034866"/>
    <w:p w:rsidR="00034866" w:rsidRPr="00460D7E" w:rsidRDefault="00EC679E" w:rsidP="00460D7E">
      <w:pPr>
        <w:pStyle w:val="Subttulo0"/>
        <w:jc w:val="center"/>
        <w:rPr>
          <w:rStyle w:val="nfasis"/>
          <w:b/>
          <w:i/>
        </w:rPr>
      </w:pPr>
      <w:bookmarkStart w:id="90" w:name="_Toc359083811"/>
      <w:r w:rsidRPr="00460D7E">
        <w:rPr>
          <w:rStyle w:val="nfasis"/>
          <w:rFonts w:ascii="Times New Roman" w:hAnsi="Times New Roman" w:cs="Times New Roman"/>
          <w:b/>
          <w:color w:val="auto"/>
          <w:sz w:val="22"/>
          <w:lang w:val="es-ES"/>
        </w:rPr>
        <w:lastRenderedPageBreak/>
        <w:t>Tabla 1.</w:t>
      </w:r>
      <w:r w:rsidR="00460D7E" w:rsidRPr="00460D7E">
        <w:rPr>
          <w:rStyle w:val="nfasis"/>
          <w:rFonts w:ascii="Times New Roman" w:hAnsi="Times New Roman" w:cs="Times New Roman"/>
          <w:b/>
          <w:color w:val="auto"/>
          <w:sz w:val="22"/>
          <w:lang w:val="es-ES"/>
        </w:rPr>
        <w:t>3</w:t>
      </w:r>
      <w:r w:rsidRPr="00460D7E">
        <w:rPr>
          <w:rStyle w:val="nfasis"/>
          <w:rFonts w:ascii="Times New Roman" w:hAnsi="Times New Roman" w:cs="Times New Roman"/>
          <w:b/>
          <w:color w:val="auto"/>
          <w:sz w:val="22"/>
          <w:lang w:val="es-ES"/>
        </w:rPr>
        <w:t xml:space="preserve">. Riesgos del </w:t>
      </w:r>
      <w:commentRangeStart w:id="91"/>
      <w:r w:rsidRPr="00460D7E">
        <w:rPr>
          <w:rStyle w:val="nfasis"/>
          <w:rFonts w:ascii="Times New Roman" w:hAnsi="Times New Roman" w:cs="Times New Roman"/>
          <w:b/>
          <w:color w:val="auto"/>
          <w:sz w:val="22"/>
          <w:lang w:val="es-ES"/>
        </w:rPr>
        <w:t>proyecto</w:t>
      </w:r>
      <w:bookmarkEnd w:id="90"/>
      <w:commentRangeEnd w:id="91"/>
      <w:r w:rsidR="0046157A">
        <w:rPr>
          <w:rStyle w:val="Refdecomentario"/>
          <w:rFonts w:ascii="Times New Roman" w:eastAsia="Times New Roman" w:hAnsi="Times New Roman" w:cs="Times New Roman"/>
          <w:i w:val="0"/>
          <w:iCs w:val="0"/>
          <w:color w:val="auto"/>
          <w:spacing w:val="0"/>
        </w:rPr>
        <w:commentReference w:id="91"/>
      </w:r>
      <w:r w:rsidRPr="00460D7E">
        <w:rPr>
          <w:rStyle w:val="nfasis"/>
          <w:b/>
          <w:i/>
          <w:lang w:val="es-E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034866" w:rsidTr="00916101">
        <w:trPr>
          <w:trHeight w:val="813"/>
          <w:jc w:val="center"/>
        </w:trPr>
        <w:tc>
          <w:tcPr>
            <w:tcW w:w="2663" w:type="dxa"/>
            <w:shd w:val="clear" w:color="auto" w:fill="BFBFBF" w:themeFill="background1" w:themeFillShade="BF"/>
            <w:vAlign w:val="center"/>
          </w:tcPr>
          <w:p w:rsidR="00034866" w:rsidRPr="00850730" w:rsidRDefault="00034866" w:rsidP="00916101">
            <w:pPr>
              <w:jc w:val="center"/>
              <w:rPr>
                <w:b/>
              </w:rPr>
            </w:pPr>
            <w:r w:rsidRPr="00850730">
              <w:rPr>
                <w:b/>
              </w:rPr>
              <w:t xml:space="preserve">Riesgo </w:t>
            </w:r>
            <w:r>
              <w:rPr>
                <w:b/>
              </w:rPr>
              <w:t>i</w:t>
            </w:r>
            <w:r w:rsidRPr="00850730">
              <w:rPr>
                <w:b/>
              </w:rPr>
              <w:t>dentificado</w:t>
            </w:r>
          </w:p>
        </w:tc>
        <w:tc>
          <w:tcPr>
            <w:tcW w:w="2693" w:type="dxa"/>
            <w:shd w:val="clear" w:color="auto" w:fill="BFBFBF" w:themeFill="background1" w:themeFillShade="BF"/>
            <w:vAlign w:val="center"/>
          </w:tcPr>
          <w:p w:rsidR="00034866" w:rsidRPr="00850730" w:rsidRDefault="00034866" w:rsidP="00916101">
            <w:pPr>
              <w:jc w:val="center"/>
              <w:rPr>
                <w:b/>
              </w:rPr>
            </w:pPr>
            <w:r w:rsidRPr="00850730">
              <w:rPr>
                <w:b/>
              </w:rPr>
              <w:t xml:space="preserve">Impacto en el </w:t>
            </w:r>
            <w:r>
              <w:rPr>
                <w:b/>
              </w:rPr>
              <w:t>p</w:t>
            </w:r>
            <w:r w:rsidRPr="00850730">
              <w:rPr>
                <w:b/>
              </w:rPr>
              <w:t>royecto</w:t>
            </w:r>
          </w:p>
        </w:tc>
        <w:tc>
          <w:tcPr>
            <w:tcW w:w="3085" w:type="dxa"/>
            <w:shd w:val="clear" w:color="auto" w:fill="BFBFBF" w:themeFill="background1" w:themeFillShade="BF"/>
            <w:vAlign w:val="center"/>
          </w:tcPr>
          <w:p w:rsidR="00034866" w:rsidRPr="00850730" w:rsidRDefault="00034866" w:rsidP="00916101">
            <w:pPr>
              <w:jc w:val="center"/>
              <w:rPr>
                <w:b/>
              </w:rPr>
            </w:pPr>
            <w:r w:rsidRPr="00850730">
              <w:rPr>
                <w:b/>
              </w:rPr>
              <w:t xml:space="preserve">Medidas </w:t>
            </w:r>
            <w:r>
              <w:rPr>
                <w:b/>
              </w:rPr>
              <w:t>c</w:t>
            </w:r>
            <w:r w:rsidRPr="00850730">
              <w:rPr>
                <w:b/>
              </w:rPr>
              <w:t xml:space="preserve">orrectivas para </w:t>
            </w:r>
            <w:r>
              <w:rPr>
                <w:b/>
              </w:rPr>
              <w:t>m</w:t>
            </w:r>
            <w:r w:rsidRPr="00850730">
              <w:rPr>
                <w:b/>
              </w:rPr>
              <w:t>itigar</w:t>
            </w:r>
          </w:p>
        </w:tc>
      </w:tr>
      <w:tr w:rsidR="00034866" w:rsidTr="00916101">
        <w:trPr>
          <w:trHeight w:val="2075"/>
          <w:jc w:val="center"/>
        </w:trPr>
        <w:tc>
          <w:tcPr>
            <w:tcW w:w="2663" w:type="dxa"/>
            <w:vAlign w:val="center"/>
          </w:tcPr>
          <w:p w:rsidR="00034866" w:rsidRDefault="00034866" w:rsidP="00916101">
            <w:pPr>
              <w:jc w:val="left"/>
            </w:pPr>
            <w:r>
              <w:t>Poca o ninguna disponibilidad por parte de la muestra de usuarios del sistema para la obtención de requerimientos.</w:t>
            </w:r>
          </w:p>
        </w:tc>
        <w:tc>
          <w:tcPr>
            <w:tcW w:w="2693" w:type="dxa"/>
            <w:vAlign w:val="center"/>
          </w:tcPr>
          <w:p w:rsidR="00034866" w:rsidRDefault="00034866" w:rsidP="00916101">
            <w:pPr>
              <w:jc w:val="left"/>
            </w:pPr>
            <w:r>
              <w:t>Inadecuada obtención de requerimientos del sistema que repercute en un análisis y diseño poco óptimo o eficiente.</w:t>
            </w:r>
          </w:p>
        </w:tc>
        <w:tc>
          <w:tcPr>
            <w:tcW w:w="3085" w:type="dxa"/>
            <w:vAlign w:val="center"/>
          </w:tcPr>
          <w:p w:rsidR="00034866" w:rsidRDefault="00034866" w:rsidP="00916101">
            <w:pPr>
              <w:jc w:val="left"/>
            </w:pPr>
            <w:r>
              <w:t>Constante comunicación y coordinación con los usuarios. Se debe además contar con un grupo adicional de usuarios que puedan sustituir a los ausentes.</w:t>
            </w:r>
          </w:p>
        </w:tc>
      </w:tr>
      <w:tr w:rsidR="00034866" w:rsidTr="00916101">
        <w:trPr>
          <w:trHeight w:val="1539"/>
          <w:jc w:val="center"/>
        </w:trPr>
        <w:tc>
          <w:tcPr>
            <w:tcW w:w="2663" w:type="dxa"/>
            <w:vAlign w:val="center"/>
          </w:tcPr>
          <w:p w:rsidR="00034866" w:rsidRDefault="00034866" w:rsidP="00916101">
            <w:pPr>
              <w:jc w:val="left"/>
            </w:pPr>
            <w:r>
              <w:t>Mal entendimiento de los requerimientos del grupo de usuarios del sistema.</w:t>
            </w:r>
          </w:p>
        </w:tc>
        <w:tc>
          <w:tcPr>
            <w:tcW w:w="2693" w:type="dxa"/>
            <w:vAlign w:val="center"/>
          </w:tcPr>
          <w:p w:rsidR="00034866" w:rsidRDefault="00034866" w:rsidP="00916101">
            <w:pPr>
              <w:jc w:val="left"/>
            </w:pPr>
            <w:r>
              <w:t>Sistema inadecuado que no satisface las verdaderas necesidades de los trabajadores independientes.</w:t>
            </w:r>
          </w:p>
        </w:tc>
        <w:tc>
          <w:tcPr>
            <w:tcW w:w="3085" w:type="dxa"/>
            <w:vAlign w:val="center"/>
          </w:tcPr>
          <w:p w:rsidR="00034866" w:rsidRDefault="00034866" w:rsidP="00916101">
            <w:pPr>
              <w:jc w:val="left"/>
            </w:pPr>
            <w:r>
              <w:t>Comunicación constante con el grupo de usuarios para la revisión y confirmación de cada uno de los requisitos.</w:t>
            </w:r>
          </w:p>
        </w:tc>
      </w:tr>
      <w:tr w:rsidR="00034866" w:rsidTr="00916101">
        <w:trPr>
          <w:trHeight w:val="1578"/>
          <w:jc w:val="center"/>
        </w:trPr>
        <w:tc>
          <w:tcPr>
            <w:tcW w:w="2663" w:type="dxa"/>
            <w:vAlign w:val="center"/>
          </w:tcPr>
          <w:p w:rsidR="00034866" w:rsidRDefault="00034866" w:rsidP="00916101">
            <w:pPr>
              <w:jc w:val="left"/>
            </w:pPr>
            <w:r>
              <w:t>Usuarios del sistema con pocos o ningún conocimiento en computación.</w:t>
            </w:r>
          </w:p>
        </w:tc>
        <w:tc>
          <w:tcPr>
            <w:tcW w:w="2693" w:type="dxa"/>
            <w:vAlign w:val="center"/>
          </w:tcPr>
          <w:p w:rsidR="00034866" w:rsidRDefault="00034866" w:rsidP="00916101">
            <w:pPr>
              <w:jc w:val="left"/>
            </w:pPr>
            <w:r>
              <w:t>Poco aprovechamiento de la herramienta por parte de sus usuarios.</w:t>
            </w:r>
          </w:p>
        </w:tc>
        <w:tc>
          <w:tcPr>
            <w:tcW w:w="3085" w:type="dxa"/>
            <w:vAlign w:val="center"/>
          </w:tcPr>
          <w:p w:rsidR="00034866" w:rsidRDefault="00034866" w:rsidP="00916101">
            <w:pPr>
              <w:jc w:val="left"/>
            </w:pPr>
            <w:r>
              <w:t>Se puede incluir una sección de ayuda así como breves manuales y videos explicativos de las principales funcionalidades.</w:t>
            </w:r>
          </w:p>
        </w:tc>
      </w:tr>
      <w:tr w:rsidR="00034866" w:rsidTr="00916101">
        <w:trPr>
          <w:trHeight w:val="1533"/>
          <w:jc w:val="center"/>
        </w:trPr>
        <w:tc>
          <w:tcPr>
            <w:tcW w:w="2663" w:type="dxa"/>
            <w:vAlign w:val="center"/>
          </w:tcPr>
          <w:p w:rsidR="00034866" w:rsidRDefault="00034866" w:rsidP="00916101">
            <w:pPr>
              <w:jc w:val="left"/>
            </w:pPr>
            <w:r>
              <w:t>Tecnología a usar puede dificultar parte del desarrollo por falta de experiencia.</w:t>
            </w:r>
          </w:p>
        </w:tc>
        <w:tc>
          <w:tcPr>
            <w:tcW w:w="2693" w:type="dxa"/>
            <w:vAlign w:val="center"/>
          </w:tcPr>
          <w:p w:rsidR="00034866" w:rsidRDefault="00034866" w:rsidP="00916101">
            <w:pPr>
              <w:jc w:val="left"/>
            </w:pPr>
            <w:r>
              <w:t>Retraso en los avances en el desarrollo del sistema.</w:t>
            </w:r>
          </w:p>
        </w:tc>
        <w:tc>
          <w:tcPr>
            <w:tcW w:w="3085" w:type="dxa"/>
            <w:vAlign w:val="center"/>
          </w:tcPr>
          <w:p w:rsidR="00034866" w:rsidRDefault="00034866" w:rsidP="00916101">
            <w:pPr>
              <w:jc w:val="left"/>
            </w:pPr>
            <w:r>
              <w:t>Hacer una investigación previa al inicio oficial del desarrollo y contar con manuales de la tecnología a emplear.</w:t>
            </w:r>
          </w:p>
        </w:tc>
      </w:tr>
      <w:tr w:rsidR="00034866" w:rsidTr="00916101">
        <w:trPr>
          <w:trHeight w:val="1556"/>
          <w:jc w:val="center"/>
        </w:trPr>
        <w:tc>
          <w:tcPr>
            <w:tcW w:w="2663" w:type="dxa"/>
            <w:vAlign w:val="center"/>
          </w:tcPr>
          <w:p w:rsidR="00034866" w:rsidRDefault="00034866" w:rsidP="00916101">
            <w:pPr>
              <w:jc w:val="left"/>
            </w:pPr>
            <w:r>
              <w:t>Pérdida de la documentación del proyecto y/o código fuente del producto.</w:t>
            </w:r>
          </w:p>
        </w:tc>
        <w:tc>
          <w:tcPr>
            <w:tcW w:w="2693" w:type="dxa"/>
            <w:vAlign w:val="center"/>
          </w:tcPr>
          <w:p w:rsidR="00034866" w:rsidRDefault="00034866" w:rsidP="00916101">
            <w:pPr>
              <w:jc w:val="left"/>
            </w:pPr>
            <w:r>
              <w:t>Retraso en la entrega de los avances del proyecto e incluso tener que rehacer la documentación o código fuente perdido.</w:t>
            </w:r>
          </w:p>
        </w:tc>
        <w:tc>
          <w:tcPr>
            <w:tcW w:w="3085" w:type="dxa"/>
            <w:vAlign w:val="center"/>
          </w:tcPr>
          <w:p w:rsidR="00034866" w:rsidRDefault="00034866" w:rsidP="00916101">
            <w:pPr>
              <w:jc w:val="left"/>
            </w:pPr>
            <w:r>
              <w:t>Utilizar un software de control de versiones (repositorio) para salvaguardar todo el proyecto.</w:t>
            </w:r>
          </w:p>
        </w:tc>
      </w:tr>
    </w:tbl>
    <w:p w:rsidR="00142968" w:rsidRPr="00034866" w:rsidRDefault="00142968" w:rsidP="007D4329">
      <w:pPr>
        <w:ind w:firstLine="576"/>
      </w:pPr>
    </w:p>
    <w:p w:rsidR="00034866" w:rsidRDefault="00034866" w:rsidP="007D4329">
      <w:pPr>
        <w:ind w:firstLine="576"/>
        <w:rPr>
          <w:lang w:val="es-ES"/>
        </w:rPr>
      </w:pPr>
    </w:p>
    <w:p w:rsidR="001A0C07" w:rsidRDefault="001A0C07" w:rsidP="007D4329">
      <w:pPr>
        <w:ind w:firstLine="576"/>
        <w:rPr>
          <w:lang w:val="es-ES"/>
        </w:rPr>
      </w:pPr>
    </w:p>
    <w:p w:rsidR="0017587C" w:rsidRDefault="0017587C" w:rsidP="0017587C">
      <w:pPr>
        <w:pStyle w:val="Ttulo1"/>
        <w:rPr>
          <w:sz w:val="28"/>
        </w:rPr>
      </w:pPr>
      <w:bookmarkStart w:id="92" w:name="_Toc359084148"/>
      <w:r>
        <w:rPr>
          <w:sz w:val="28"/>
        </w:rPr>
        <w:t>Justificación y viabilidad</w:t>
      </w:r>
      <w:bookmarkEnd w:id="92"/>
    </w:p>
    <w:p w:rsidR="00916101" w:rsidRDefault="00916101" w:rsidP="00916101"/>
    <w:p w:rsidR="00916101" w:rsidRPr="00916101" w:rsidRDefault="00916101" w:rsidP="00916101">
      <w:pPr>
        <w:ind w:firstLine="432"/>
      </w:pPr>
      <w:r>
        <w:t xml:space="preserve">En la siguiente sección, se presentará en </w:t>
      </w:r>
      <w:r w:rsidR="00F34A9E">
        <w:t xml:space="preserve">primera instancia </w:t>
      </w:r>
      <w:r>
        <w:t xml:space="preserve">la justificación por la cual se decidió realizar el proyecto así como su propuesta de solución. </w:t>
      </w:r>
      <w:r w:rsidR="00F34A9E">
        <w:t>Seguidamente</w:t>
      </w:r>
      <w:r>
        <w:t>, se presentará el análisis de viabilidad del proyecto el cual permite determinar si será posible o no llevarlo a cabo y en qué medida se podrá hacerlo.</w:t>
      </w:r>
    </w:p>
    <w:p w:rsidR="00690CAC" w:rsidRPr="00686CEA" w:rsidRDefault="00690CAC" w:rsidP="00690CAC">
      <w:pPr>
        <w:pStyle w:val="Ttulo2"/>
        <w:rPr>
          <w:sz w:val="24"/>
        </w:rPr>
      </w:pPr>
      <w:bookmarkStart w:id="93" w:name="_Toc358646366"/>
      <w:bookmarkStart w:id="94" w:name="_Toc359084149"/>
      <w:r w:rsidRPr="00686CEA">
        <w:rPr>
          <w:sz w:val="24"/>
        </w:rPr>
        <w:t xml:space="preserve">Justificativa del proyecto de </w:t>
      </w:r>
      <w:commentRangeStart w:id="95"/>
      <w:r w:rsidRPr="00686CEA">
        <w:rPr>
          <w:sz w:val="24"/>
        </w:rPr>
        <w:t>tesis</w:t>
      </w:r>
      <w:bookmarkEnd w:id="93"/>
      <w:bookmarkEnd w:id="94"/>
      <w:commentRangeEnd w:id="95"/>
      <w:r w:rsidR="00E12659">
        <w:rPr>
          <w:rStyle w:val="Refdecomentario"/>
          <w:rFonts w:ascii="Times New Roman" w:hAnsi="Times New Roman" w:cs="Times New Roman"/>
          <w:b w:val="0"/>
          <w:bCs w:val="0"/>
          <w:iCs w:val="0"/>
        </w:rPr>
        <w:commentReference w:id="95"/>
      </w:r>
    </w:p>
    <w:p w:rsidR="00086ECB" w:rsidRDefault="00086ECB" w:rsidP="00690CAC"/>
    <w:p w:rsidR="009D24A8" w:rsidRDefault="00916101" w:rsidP="00045135">
      <w:pPr>
        <w:ind w:firstLine="426"/>
      </w:pPr>
      <w:r>
        <w:t>El motivo que conllevó a la realización del presente</w:t>
      </w:r>
      <w:r w:rsidR="00F0719D">
        <w:t xml:space="preserve"> proyecto de fin de carrera es el</w:t>
      </w:r>
      <w:r>
        <w:t xml:space="preserve"> de </w:t>
      </w:r>
      <w:r w:rsidR="00F34A9E">
        <w:t xml:space="preserve">poder </w:t>
      </w:r>
      <w:r w:rsidR="00003793">
        <w:t xml:space="preserve">ofrecer, </w:t>
      </w:r>
      <w:r w:rsidR="00F34A9E">
        <w:t xml:space="preserve">en primer lugar, un espacio de anuncio a las personas naturales que </w:t>
      </w:r>
      <w:r w:rsidR="000510E1">
        <w:t>se dedican a ofrecer</w:t>
      </w:r>
      <w:r w:rsidR="00F34A9E">
        <w:t xml:space="preserve"> servicios generales y de mantenimiento a hogares</w:t>
      </w:r>
      <w:r w:rsidR="00174D1A">
        <w:t xml:space="preserve"> </w:t>
      </w:r>
      <w:r w:rsidR="001E1D09">
        <w:t>los cuales</w:t>
      </w:r>
      <w:r w:rsidR="000510E1">
        <w:t>,</w:t>
      </w:r>
      <w:r w:rsidR="001E1D09">
        <w:t xml:space="preserve"> </w:t>
      </w:r>
      <w:r w:rsidR="000510E1">
        <w:t xml:space="preserve">como se </w:t>
      </w:r>
      <w:r w:rsidR="000510E1">
        <w:lastRenderedPageBreak/>
        <w:t>vio en</w:t>
      </w:r>
      <w:r w:rsidR="001E1D09">
        <w:t xml:space="preserve"> la problemática</w:t>
      </w:r>
      <w:r w:rsidR="000510E1">
        <w:t>,</w:t>
      </w:r>
      <w:r w:rsidR="001E1D09">
        <w:t xml:space="preserve"> </w:t>
      </w:r>
      <w:r w:rsidR="000510E1">
        <w:t xml:space="preserve">se beneficiarían de poder contar con un nuevo medio alternativo </w:t>
      </w:r>
      <w:r w:rsidR="00003793">
        <w:t xml:space="preserve">que les permita </w:t>
      </w:r>
      <w:r w:rsidR="000510E1">
        <w:t>darse a conocer.</w:t>
      </w:r>
      <w:r w:rsidR="00003793">
        <w:t xml:space="preserve"> Para estos trabajadores independientes </w:t>
      </w:r>
      <w:r w:rsidR="00C30753">
        <w:t xml:space="preserve">es importante poder conseguir nuevos clientes </w:t>
      </w:r>
      <w:r w:rsidR="00A617D5">
        <w:t xml:space="preserve">y nuevos trabajos puesto que en muchos casos, sus ingresos económicos dependen de la cantidad de trabajos que </w:t>
      </w:r>
      <w:r w:rsidR="00045135">
        <w:t xml:space="preserve">ellos </w:t>
      </w:r>
      <w:r w:rsidR="00A617D5">
        <w:t xml:space="preserve">puedan realizar. </w:t>
      </w:r>
      <w:r w:rsidR="00073C1F">
        <w:t>Para este fin con el presente proyecto se desarrollará un sistema de información web el cual les permitir</w:t>
      </w:r>
      <w:r w:rsidR="00AE09FD">
        <w:t xml:space="preserve">á a estos trabajadores independientes poder darse de alta, anunciar qué es lo que hacen y ofrecen como servicios, </w:t>
      </w:r>
      <w:r w:rsidR="00045135">
        <w:t xml:space="preserve">manejar su disponibilidad a través de un calendario personal, </w:t>
      </w:r>
      <w:r w:rsidR="00BF1F4B">
        <w:t xml:space="preserve">y contar con una herramienta que les de soporte para la realización de sus trabajos realizados, </w:t>
      </w:r>
      <w:r w:rsidR="00045135">
        <w:t xml:space="preserve">todo esto tan solo </w:t>
      </w:r>
      <w:r w:rsidR="00BF1F4B">
        <w:t xml:space="preserve">con </w:t>
      </w:r>
      <w:r w:rsidR="00AE09FD">
        <w:t xml:space="preserve">una computadora </w:t>
      </w:r>
      <w:r w:rsidR="00045135">
        <w:t xml:space="preserve">que esté </w:t>
      </w:r>
      <w:r w:rsidR="00AE09FD">
        <w:t>conectada a internet</w:t>
      </w:r>
      <w:r w:rsidR="00045135">
        <w:t>.</w:t>
      </w:r>
    </w:p>
    <w:p w:rsidR="009D24A8" w:rsidRDefault="009D24A8" w:rsidP="009D24A8">
      <w:pPr>
        <w:ind w:firstLine="426"/>
      </w:pPr>
    </w:p>
    <w:p w:rsidR="001A1E9C" w:rsidRDefault="00AE09FD" w:rsidP="00AE09FD">
      <w:pPr>
        <w:ind w:firstLine="426"/>
      </w:pPr>
      <w:r>
        <w:t xml:space="preserve">En segundo lugar y desde el punto de vista de los </w:t>
      </w:r>
      <w:r w:rsidR="009D24A8">
        <w:t>clientes</w:t>
      </w:r>
      <w:r>
        <w:t xml:space="preserve">, la solución propuesta ofrecerá un medio alternativo para </w:t>
      </w:r>
      <w:r w:rsidR="00C874C7">
        <w:t xml:space="preserve">que </w:t>
      </w:r>
      <w:r>
        <w:t>puedan encontrar personas que satisfagan sus necesidades de servicios indicando</w:t>
      </w:r>
      <w:r w:rsidR="001A1E9C">
        <w:t>,</w:t>
      </w:r>
      <w:r>
        <w:t xml:space="preserve"> para esto</w:t>
      </w:r>
      <w:r w:rsidR="001A1E9C">
        <w:t>,</w:t>
      </w:r>
      <w:r>
        <w:t xml:space="preserve"> qué es lo que necesitan, en dónde y </w:t>
      </w:r>
      <w:r w:rsidR="001A1E9C">
        <w:t xml:space="preserve">cuándo. Además con la herramienta podrán calificar y valorizar la calidad de atención y ejecución de los servicios contratados lo que permitirá que se establezcan rankings con los mejores proveedores lo cual </w:t>
      </w:r>
      <w:r w:rsidR="001F7C5D">
        <w:t>garantiza y se procure que sean siempre los mejores trabajadores los que ofrezcan los servicios.</w:t>
      </w:r>
    </w:p>
    <w:p w:rsidR="009D24A8" w:rsidRDefault="009D24A8" w:rsidP="009D24A8">
      <w:pPr>
        <w:ind w:firstLine="426"/>
      </w:pPr>
    </w:p>
    <w:p w:rsidR="00F34A9E" w:rsidRDefault="00AF44C2" w:rsidP="00F07EF9">
      <w:pPr>
        <w:ind w:firstLine="426"/>
      </w:pPr>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modelo de negocio a través del cual exista una entidad intermediaria de manera que sea ésta entidad la que </w:t>
      </w:r>
      <w:r w:rsidR="00F07EF9">
        <w:t>administre el sistema y provea de los insumos requeridos a los proveedores estableciendo así el caso de negocio. Dicha entidad intermediaria puede ser un</w:t>
      </w:r>
      <w:r w:rsidR="00322F40">
        <w:t>a</w:t>
      </w:r>
      <w:r w:rsidR="00F07EF9">
        <w:t xml:space="preserve"> ferretería o cualquier </w:t>
      </w:r>
      <w:r w:rsidR="00322F40">
        <w:t xml:space="preserve">cadena </w:t>
      </w:r>
      <w:r w:rsidR="00F07EF9">
        <w:t>que desee adoptar el modelo de negocio plante</w:t>
      </w:r>
      <w:r w:rsidR="002768C0">
        <w:t>ado en el presente proyecto y la</w:t>
      </w:r>
      <w:r w:rsidR="00F07EF9">
        <w:t xml:space="preserve"> cual a su vez se beneficiará </w:t>
      </w:r>
      <w:r w:rsidR="0062786D">
        <w:t xml:space="preserve">ya </w:t>
      </w:r>
      <w:r w:rsidR="00F07EF9">
        <w:t xml:space="preserve">que </w:t>
      </w:r>
      <w:r w:rsidR="00322F40">
        <w:t>proveerá (venderá) los insumos que los traba</w:t>
      </w:r>
      <w:r w:rsidR="00EE3655">
        <w:t>jadores independientes necesiten</w:t>
      </w:r>
      <w:r w:rsidR="0062786D">
        <w:t xml:space="preserve"> para realizar sus trabajos</w:t>
      </w:r>
      <w:r w:rsidR="002768C0">
        <w:t xml:space="preserve"> (esto de acuerdo al </w:t>
      </w:r>
      <w:r w:rsidR="002768C0" w:rsidRPr="002768C0">
        <w:t>mecanismo de negocio se definirá en detalle dentro de las Reglas de Negocio</w:t>
      </w:r>
      <w:r w:rsidR="002768C0">
        <w:t>)</w:t>
      </w:r>
      <w:r w:rsidR="00454178">
        <w:t>.</w:t>
      </w:r>
    </w:p>
    <w:p w:rsidR="00F34A9E" w:rsidRDefault="00F34A9E" w:rsidP="00F0719D">
      <w:pPr>
        <w:ind w:firstLine="426"/>
      </w:pPr>
    </w:p>
    <w:p w:rsidR="00690CAC" w:rsidRDefault="00BF31F6" w:rsidP="004F73B4">
      <w:pPr>
        <w:ind w:firstLine="360"/>
      </w:pPr>
      <w:r>
        <w:t xml:space="preserve">Ahora bien, el proyecto se puede justificar </w:t>
      </w:r>
      <w:r w:rsidR="00D377CA">
        <w:t>también</w:t>
      </w:r>
      <w:r>
        <w:t xml:space="preserve"> desde 3 </w:t>
      </w:r>
      <w:r w:rsidR="00D377CA">
        <w:t>perspectivas diferentes cada una</w:t>
      </w:r>
      <w:r w:rsidR="00CC1A08">
        <w:t xml:space="preserve"> de la</w:t>
      </w:r>
      <w:r>
        <w:t xml:space="preserve">s cuales aporta al motivo y porqué de la elección tanto del tema </w:t>
      </w:r>
      <w:r w:rsidR="00CA2976">
        <w:t>escogi</w:t>
      </w:r>
      <w:r w:rsidR="000413D5">
        <w:t xml:space="preserve">do </w:t>
      </w:r>
      <w:r>
        <w:t>como de</w:t>
      </w:r>
      <w:r w:rsidR="000413D5">
        <w:t xml:space="preserve"> </w:t>
      </w:r>
      <w:r>
        <w:t>l</w:t>
      </w:r>
      <w:r w:rsidR="000413D5">
        <w:t>a solución propuesta</w:t>
      </w:r>
      <w:r>
        <w:t>. Estos puntos son:</w:t>
      </w:r>
    </w:p>
    <w:p w:rsidR="005621F1" w:rsidRDefault="005621F1" w:rsidP="004F73B4">
      <w:pPr>
        <w:ind w:firstLine="360"/>
      </w:pPr>
    </w:p>
    <w:p w:rsidR="005621F1" w:rsidRDefault="00690CAC" w:rsidP="005621F1">
      <w:pPr>
        <w:pStyle w:val="Prrafodelista"/>
        <w:numPr>
          <w:ilvl w:val="0"/>
          <w:numId w:val="30"/>
        </w:numPr>
      </w:pPr>
      <w:r w:rsidRPr="00DF6BDF">
        <w:rPr>
          <w:i/>
        </w:rPr>
        <w:t>Conveniencia</w:t>
      </w:r>
      <w:r w:rsidR="005621F1">
        <w:t xml:space="preserve">: </w:t>
      </w:r>
      <w:r w:rsidR="00DF6BDF">
        <w:t xml:space="preserve">el proyecto responde a una necesidad </w:t>
      </w:r>
      <w:r w:rsidR="00D41115">
        <w:t xml:space="preserve">problemática </w:t>
      </w:r>
      <w:r w:rsidR="0068333C">
        <w:t xml:space="preserve">real e </w:t>
      </w:r>
      <w:r w:rsidR="00D41115">
        <w:t xml:space="preserve">identificada la cual necesita ser subsanada. Para esto, </w:t>
      </w:r>
      <w:proofErr w:type="spellStart"/>
      <w:r w:rsidR="00D41115">
        <w:t>se</w:t>
      </w:r>
      <w:del w:id="97" w:author="César" w:date="2013-06-16T07:43:00Z">
        <w:r w:rsidR="00D41115" w:rsidDel="0046157A">
          <w:delText xml:space="preserve"> obtendrá</w:delText>
        </w:r>
      </w:del>
      <w:ins w:id="98" w:author="César" w:date="2013-06-16T07:43:00Z">
        <w:r w:rsidR="0046157A">
          <w:t>propone</w:t>
        </w:r>
      </w:ins>
      <w:proofErr w:type="spellEnd"/>
      <w:r w:rsidR="00D41115">
        <w:t xml:space="preserve"> una solución informática </w:t>
      </w:r>
      <w:r w:rsidR="0045448E">
        <w:t xml:space="preserve">resultante que satisfaga las necesidades actuales tanto de los clientes en búsqueda de servicios de calidad, como de proveedores </w:t>
      </w:r>
      <w:r w:rsidR="00FB3FEF">
        <w:t>que necesitan poder contar con un medio pensado para ellos con el cual puedan conseguir y fidelizar clientes.</w:t>
      </w:r>
    </w:p>
    <w:p w:rsidR="00D41115" w:rsidRDefault="00D41115" w:rsidP="00D41115">
      <w:pPr>
        <w:pStyle w:val="Prrafodelista"/>
      </w:pPr>
    </w:p>
    <w:p w:rsidR="00D41115" w:rsidRPr="00DF6BDF" w:rsidRDefault="00D41115" w:rsidP="00D41115">
      <w:pPr>
        <w:pStyle w:val="Prrafodelista"/>
        <w:numPr>
          <w:ilvl w:val="0"/>
          <w:numId w:val="30"/>
        </w:numPr>
        <w:rPr>
          <w:i/>
        </w:rPr>
      </w:pPr>
      <w:r w:rsidRPr="00DF6BDF">
        <w:rPr>
          <w:i/>
        </w:rPr>
        <w:t>Implicaciones prácticas</w:t>
      </w:r>
      <w:r>
        <w:t xml:space="preserve">: con la solución obtenida, se va a poder </w:t>
      </w:r>
      <w:commentRangeStart w:id="99"/>
      <w:r>
        <w:t>resolver</w:t>
      </w:r>
      <w:commentRangeEnd w:id="99"/>
      <w:r w:rsidR="0046157A">
        <w:rPr>
          <w:rStyle w:val="Refdecomentario"/>
        </w:rPr>
        <w:commentReference w:id="99"/>
      </w:r>
      <w:r>
        <w:t xml:space="preserve"> de una manera nueva y diferente un problema específico</w:t>
      </w:r>
      <w:r w:rsidR="0068333C">
        <w:t>, en este caso, la falta de herramientas pensadas y orientadas a personas naturales que se dediquen a ofrecer servicios de mantenimiento a hogares.</w:t>
      </w:r>
      <w:r w:rsidR="002C4457">
        <w:t xml:space="preserve"> Para el proyecto, la herramienta será, a grandes rasgos, una página web </w:t>
      </w:r>
      <w:commentRangeStart w:id="100"/>
      <w:r w:rsidR="002C4457">
        <w:t>que</w:t>
      </w:r>
      <w:commentRangeEnd w:id="100"/>
      <w:r w:rsidR="0046157A">
        <w:rPr>
          <w:rStyle w:val="Refdecomentario"/>
        </w:rPr>
        <w:commentReference w:id="100"/>
      </w:r>
      <w:r w:rsidR="002C4457">
        <w:t xml:space="preserve"> </w:t>
      </w:r>
      <w:r w:rsidR="00F2794C">
        <w:t>subsane esa falta de soluciones para ese nicho de mercado</w:t>
      </w:r>
      <w:r w:rsidR="00FA0041">
        <w:t xml:space="preserve"> en particular</w:t>
      </w:r>
      <w:r w:rsidR="00F2794C">
        <w:t>.</w:t>
      </w:r>
    </w:p>
    <w:p w:rsidR="00DF6BDF" w:rsidRDefault="00DF6BDF" w:rsidP="00DF6BDF">
      <w:pPr>
        <w:pStyle w:val="Prrafodelista"/>
      </w:pPr>
    </w:p>
    <w:p w:rsidR="00690CAC" w:rsidRDefault="00690CAC" w:rsidP="003E15F2">
      <w:pPr>
        <w:pStyle w:val="Prrafodelista"/>
        <w:numPr>
          <w:ilvl w:val="0"/>
          <w:numId w:val="30"/>
        </w:numPr>
      </w:pPr>
      <w:r w:rsidRPr="00DF6BDF">
        <w:rPr>
          <w:i/>
        </w:rPr>
        <w:lastRenderedPageBreak/>
        <w:t>Impacto social</w:t>
      </w:r>
      <w:r w:rsidR="00DF6BDF">
        <w:t xml:space="preserve">: </w:t>
      </w:r>
      <w:r w:rsidR="00E57EF8">
        <w:t>con el presente proyecto gracias al caso de negocio y a la solución elaborada, se estarán beneficiando los siguientes actores: en primer lugar, los trabajadores independientes ya que podrán anunciarse, conseguir nuevos clientes, fidelizar a los que ya tienen</w:t>
      </w:r>
      <w:r w:rsidR="00F832FE">
        <w:t>,</w:t>
      </w:r>
      <w:r w:rsidR="00E57EF8">
        <w:t xml:space="preserve"> y utilizar la herramienta como soporte para sus operaciones básicas de entrega de servicios; en segundo lugar, los clientes, dado que podrán </w:t>
      </w:r>
      <w:r w:rsidR="00F832FE">
        <w:t>encontrar a proveedores “</w:t>
      </w:r>
      <w:proofErr w:type="spellStart"/>
      <w:r w:rsidR="00F832FE">
        <w:t>rankeados</w:t>
      </w:r>
      <w:proofErr w:type="spellEnd"/>
      <w:r w:rsidR="00F832FE">
        <w:t>” por otros clientes, dar su propia opinión, y satisfacer sus necesidades de servicios; en tercer lugar</w:t>
      </w:r>
      <w:r w:rsidR="004265AC">
        <w:t>,</w:t>
      </w:r>
      <w:r w:rsidR="00F832FE">
        <w:t xml:space="preserve"> a la entidad intermediaria ya que ésta al administrar el sistema puede</w:t>
      </w:r>
      <w:r w:rsidR="00322F40">
        <w:t xml:space="preserve"> </w:t>
      </w:r>
      <w:r w:rsidR="003868FC">
        <w:t xml:space="preserve">recibir ingresos </w:t>
      </w:r>
      <w:r w:rsidR="00E00ADC">
        <w:t xml:space="preserve">extras </w:t>
      </w:r>
      <w:r w:rsidR="003868FC">
        <w:t>al vender los insumos que los proveedores necesit</w:t>
      </w:r>
      <w:r w:rsidR="00E00ADC">
        <w:t>en</w:t>
      </w:r>
      <w:r w:rsidR="003868FC">
        <w:t>.</w:t>
      </w:r>
      <w:r w:rsidR="004265AC">
        <w:t xml:space="preserve"> Claro está que lo se busca en el presente proyecto es generar el mayor impacto positivo p</w:t>
      </w:r>
      <w:r w:rsidR="00E2164E">
        <w:t xml:space="preserve">ara las personas naturales que </w:t>
      </w:r>
      <w:r w:rsidR="004265AC">
        <w:t>trabajan como independientes.</w:t>
      </w:r>
    </w:p>
    <w:p w:rsidR="00261CB1" w:rsidRDefault="00261CB1" w:rsidP="00261CB1">
      <w:pPr>
        <w:pStyle w:val="Prrafodelista"/>
      </w:pPr>
    </w:p>
    <w:p w:rsidR="00690CAC" w:rsidRPr="00686CEA" w:rsidRDefault="00690CAC" w:rsidP="00690CAC">
      <w:pPr>
        <w:pStyle w:val="Ttulo2"/>
        <w:rPr>
          <w:sz w:val="24"/>
        </w:rPr>
      </w:pPr>
      <w:bookmarkStart w:id="101" w:name="_Toc358646367"/>
      <w:bookmarkStart w:id="102" w:name="_Toc359084150"/>
      <w:r w:rsidRPr="00686CEA">
        <w:rPr>
          <w:sz w:val="24"/>
        </w:rPr>
        <w:t>Análisis de viabilidad</w:t>
      </w:r>
      <w:bookmarkEnd w:id="101"/>
      <w:bookmarkEnd w:id="102"/>
    </w:p>
    <w:p w:rsidR="00BD0499" w:rsidRDefault="00BD0499" w:rsidP="00690CAC"/>
    <w:p w:rsidR="00BD0499" w:rsidRDefault="00BD0499" w:rsidP="00BD0499">
      <w:pPr>
        <w:ind w:firstLine="576"/>
      </w:pPr>
      <w:r w:rsidRPr="00BD0499">
        <w:t>Para evaluar la viabilidad del presente proyecto de fin de carrera se considera</w:t>
      </w:r>
      <w:r w:rsidR="00EC679E">
        <w:t>rá</w:t>
      </w:r>
      <w:r w:rsidRPr="00BD0499">
        <w:t xml:space="preserve">n los siguientes aspectos: viabilidad técnica, </w:t>
      </w:r>
      <w:r w:rsidR="00EC679E">
        <w:t xml:space="preserve">viabilidad </w:t>
      </w:r>
      <w:r w:rsidRPr="00BD0499">
        <w:t xml:space="preserve">temporal y </w:t>
      </w:r>
      <w:r w:rsidR="00EC679E">
        <w:t>análisis de las necesidades:</w:t>
      </w:r>
    </w:p>
    <w:p w:rsidR="00BD0499" w:rsidRDefault="00BD0499" w:rsidP="00690CAC"/>
    <w:p w:rsidR="00E27A1B" w:rsidRPr="00A42CE4" w:rsidRDefault="0020312E" w:rsidP="00E27A1B">
      <w:pPr>
        <w:pStyle w:val="Prrafodelista"/>
        <w:numPr>
          <w:ilvl w:val="0"/>
          <w:numId w:val="35"/>
        </w:numPr>
        <w:ind w:left="567"/>
        <w:rPr>
          <w:lang w:val="es-ES"/>
        </w:rPr>
      </w:pPr>
      <w:r w:rsidRPr="002F7A68">
        <w:rPr>
          <w:i/>
        </w:rPr>
        <w:t>Viabilidad técnica</w:t>
      </w:r>
      <w:r>
        <w:t xml:space="preserve">: </w:t>
      </w:r>
      <w:r w:rsidR="004E159A">
        <w:t xml:space="preserve">para elaborar el sistema del presente proyecto, se utilizarán tecnologías sin costo alguno disponibles en el mercado, todas las cuales se cuenta con la experiencia suficiente y necesaria para poder implementar el producto </w:t>
      </w:r>
      <w:commentRangeStart w:id="103"/>
      <w:r w:rsidR="004E159A">
        <w:t>satisfactoriamente</w:t>
      </w:r>
      <w:commentRangeEnd w:id="103"/>
      <w:r w:rsidR="007A500E">
        <w:rPr>
          <w:rStyle w:val="Refdecomentario"/>
        </w:rPr>
        <w:commentReference w:id="103"/>
      </w:r>
      <w:r w:rsidR="004E159A">
        <w:t xml:space="preserve">. </w:t>
      </w:r>
      <w:r w:rsidR="00A839CF">
        <w:t>Dichas tecnologías incluyen la utilización de un lenguaje de programación, entorno de desarrollo, base de datos, y otros frameworks que faciliten la implementación.</w:t>
      </w:r>
      <w:r w:rsidR="00E27A1B">
        <w:t xml:space="preserve"> La elección de las tecnologías a usar se realizará mediante un análisis comparativo el cual</w:t>
      </w:r>
      <w:r w:rsidR="004E159A">
        <w:t xml:space="preserve"> </w:t>
      </w:r>
      <w:r w:rsidR="00E27A1B">
        <w:t>permita</w:t>
      </w:r>
      <w:r w:rsidR="00E27A1B" w:rsidRPr="00F340F8">
        <w:rPr>
          <w:rFonts w:cs="Arial"/>
          <w:szCs w:val="22"/>
          <w:lang w:val="es-ES_tradnl"/>
        </w:rPr>
        <w:t xml:space="preserve"> adoptar l</w:t>
      </w:r>
      <w:r w:rsidR="00E27A1B">
        <w:rPr>
          <w:rFonts w:cs="Arial"/>
          <w:szCs w:val="22"/>
          <w:lang w:val="es-ES_tradnl"/>
        </w:rPr>
        <w:t>as que mejor se adecu</w:t>
      </w:r>
      <w:r w:rsidR="00E27A1B" w:rsidRPr="00F340F8">
        <w:rPr>
          <w:rFonts w:cs="Arial"/>
          <w:szCs w:val="22"/>
          <w:lang w:val="es-ES_tradnl"/>
        </w:rPr>
        <w:t>en a los requerimientos del sistema</w:t>
      </w:r>
      <w:r w:rsidR="00E27A1B">
        <w:rPr>
          <w:rFonts w:cs="Arial"/>
          <w:szCs w:val="22"/>
          <w:lang w:val="es-ES_tradnl"/>
        </w:rPr>
        <w:t>.</w:t>
      </w:r>
    </w:p>
    <w:p w:rsidR="004E159A" w:rsidRPr="00E27A1B" w:rsidRDefault="004E159A" w:rsidP="004E159A">
      <w:pPr>
        <w:pStyle w:val="Prrafodelista"/>
        <w:ind w:left="567"/>
        <w:rPr>
          <w:lang w:val="es-ES"/>
        </w:rPr>
      </w:pPr>
    </w:p>
    <w:p w:rsidR="002F7A68" w:rsidRDefault="0020312E" w:rsidP="0020312E">
      <w:pPr>
        <w:pStyle w:val="Prrafodelista"/>
        <w:numPr>
          <w:ilvl w:val="0"/>
          <w:numId w:val="35"/>
        </w:numPr>
        <w:ind w:left="567"/>
      </w:pPr>
      <w:r w:rsidRPr="00547C5E">
        <w:rPr>
          <w:i/>
        </w:rPr>
        <w:t>Viabilidad temporal</w:t>
      </w:r>
      <w:r w:rsidR="004E159A">
        <w:t xml:space="preserve">: </w:t>
      </w:r>
      <w:r w:rsidR="002F7A68">
        <w:t>e</w:t>
      </w:r>
      <w:r w:rsidR="002F7A68" w:rsidRPr="002F7A68">
        <w:t xml:space="preserve">l presente proyecto </w:t>
      </w:r>
      <w:r w:rsidR="002F7A68">
        <w:t xml:space="preserve">estará </w:t>
      </w:r>
      <w:r w:rsidR="002F7A68" w:rsidRPr="002F7A68">
        <w:t>limitado a</w:t>
      </w:r>
      <w:r w:rsidR="002F7A68">
        <w:t xml:space="preserve"> un</w:t>
      </w:r>
      <w:r w:rsidR="002F7A68" w:rsidRPr="002F7A68">
        <w:t xml:space="preserve"> plazo aproximado de </w:t>
      </w:r>
      <w:r w:rsidR="00C661DD">
        <w:t>8</w:t>
      </w:r>
      <w:r w:rsidR="002F7A68" w:rsidRPr="002F7A68">
        <w:t xml:space="preserve"> meses </w:t>
      </w:r>
      <w:r w:rsidR="002F7A68">
        <w:t xml:space="preserve">que van desde </w:t>
      </w:r>
      <w:r w:rsidR="002F7A68" w:rsidRPr="002F7A68">
        <w:t xml:space="preserve">abril hasta diciembre </w:t>
      </w:r>
      <w:r w:rsidR="002F7A68">
        <w:t>del 2013</w:t>
      </w:r>
      <w:r w:rsidR="002F7A68" w:rsidRPr="002F7A68">
        <w:t xml:space="preserve">, de los cuales un máximo de </w:t>
      </w:r>
      <w:r w:rsidR="00C661DD">
        <w:t>4</w:t>
      </w:r>
      <w:r w:rsidR="002F7A68" w:rsidRPr="002F7A68">
        <w:t xml:space="preserve"> meses </w:t>
      </w:r>
      <w:r w:rsidR="00C661DD">
        <w:t xml:space="preserve">serán </w:t>
      </w:r>
      <w:r w:rsidR="002F7A68" w:rsidRPr="002F7A68">
        <w:t xml:space="preserve">destinados a la ejecución del mismo </w:t>
      </w:r>
      <w:r w:rsidR="00C661DD">
        <w:t xml:space="preserve">mientras que </w:t>
      </w:r>
      <w:r w:rsidR="002F7A68" w:rsidRPr="002F7A68">
        <w:t xml:space="preserve">los 4 primeros meses estuvieron destinados al trabajo de concepción del proyecto. </w:t>
      </w:r>
      <w:r w:rsidR="002F7A68">
        <w:t>Se va a elaborar un</w:t>
      </w:r>
      <w:r w:rsidR="002F7A68" w:rsidRPr="002F7A68">
        <w:t xml:space="preserve"> diagrama de Gantt </w:t>
      </w:r>
      <w:r w:rsidR="002F7A68">
        <w:t>el cual mostrará en detalle las distintas fechas para ejecutar cada una de las actividades del proyecto en cuestión.</w:t>
      </w:r>
    </w:p>
    <w:p w:rsidR="002F7A68" w:rsidRDefault="002F7A68" w:rsidP="002F7A68">
      <w:pPr>
        <w:pStyle w:val="Prrafodelista"/>
      </w:pPr>
    </w:p>
    <w:p w:rsidR="0020312E" w:rsidRPr="008B43F5" w:rsidRDefault="0020312E" w:rsidP="0020312E">
      <w:pPr>
        <w:pStyle w:val="Prrafodelista"/>
        <w:numPr>
          <w:ilvl w:val="0"/>
          <w:numId w:val="35"/>
        </w:numPr>
        <w:ind w:left="567"/>
        <w:rPr>
          <w:i/>
        </w:rPr>
      </w:pPr>
      <w:r w:rsidRPr="008B43F5">
        <w:rPr>
          <w:i/>
        </w:rPr>
        <w:t>Análisis de necesidades</w:t>
      </w:r>
      <w:r w:rsidR="008B43F5">
        <w:t xml:space="preserve">: dado que este es un proyecto de fin carrera, </w:t>
      </w:r>
      <w:r w:rsidR="000343E3">
        <w:t xml:space="preserve">hay otras consideraciones a tomar en cuenta </w:t>
      </w:r>
      <w:r w:rsidR="0078187A">
        <w:t xml:space="preserve">y que no se pueden dejar de lado </w:t>
      </w:r>
      <w:r w:rsidR="000343E3">
        <w:t xml:space="preserve">como por ejemplo </w:t>
      </w:r>
      <w:r w:rsidR="0078187A">
        <w:t xml:space="preserve">la necesidad de acceso a fuentes de información tales como libros y revistas los cuales serán proporcionados en su mayoría por la universidad o el tesista en su defecto, el acceso a potenciales usuarios del sistema lo cual ya ha sido previsto de antemano </w:t>
      </w:r>
      <w:r w:rsidR="00B03801">
        <w:t>para evitar futuras complicaciones</w:t>
      </w:r>
      <w:r w:rsidR="0078187A">
        <w:t xml:space="preserve">, las herramientas a trabajar por el tesista en este caso computadoras personales, y también la necesidad </w:t>
      </w:r>
      <w:r w:rsidR="00B03801">
        <w:t xml:space="preserve">inherente </w:t>
      </w:r>
      <w:r w:rsidR="0078187A">
        <w:t xml:space="preserve">de </w:t>
      </w:r>
      <w:r w:rsidR="00B03801">
        <w:t xml:space="preserve">contar con el apoyo continuo del asesor de tesis </w:t>
      </w:r>
      <w:r w:rsidR="007F3A34">
        <w:t xml:space="preserve">así como de los profesores del curso lo cual garantice </w:t>
      </w:r>
      <w:r w:rsidR="00005C0D">
        <w:t>que el proyecto se lleve a cabo exitosamente.</w:t>
      </w:r>
    </w:p>
    <w:p w:rsidR="0020312E" w:rsidRDefault="0020312E" w:rsidP="00690CAC"/>
    <w:p w:rsidR="00690CAC" w:rsidRDefault="00690CAC" w:rsidP="00690CAC"/>
    <w:p w:rsidR="00690CAC" w:rsidRPr="00690CAC" w:rsidRDefault="00690CAC" w:rsidP="00690CAC"/>
    <w:p w:rsidR="00690CAC" w:rsidRDefault="00690CAC" w:rsidP="00690CAC">
      <w:pPr>
        <w:pStyle w:val="Ttulo1"/>
        <w:rPr>
          <w:sz w:val="28"/>
        </w:rPr>
      </w:pPr>
      <w:bookmarkStart w:id="104" w:name="_Toc359084151"/>
      <w:r>
        <w:rPr>
          <w:sz w:val="28"/>
        </w:rPr>
        <w:lastRenderedPageBreak/>
        <w:t>Plan de actividades</w:t>
      </w:r>
      <w:bookmarkEnd w:id="104"/>
    </w:p>
    <w:p w:rsidR="00690CAC" w:rsidRDefault="00690CAC" w:rsidP="00690CAC"/>
    <w:p w:rsidR="0029653D" w:rsidRDefault="00781738" w:rsidP="00807780">
      <w:pPr>
        <w:ind w:firstLine="432"/>
      </w:pPr>
      <w:r>
        <w:t xml:space="preserve">Para poder llevar a cabo el proyecto en su totalidad, se ha realizado una planificación del mismo </w:t>
      </w:r>
      <w:r w:rsidR="00807780">
        <w:t xml:space="preserve">mediante un </w:t>
      </w:r>
      <w:r w:rsidR="0029653D">
        <w:t>Diagrama de Gantt</w:t>
      </w:r>
      <w:r w:rsidR="00807780">
        <w:t xml:space="preserve"> en el cual se han</w:t>
      </w:r>
      <w:r w:rsidR="0029653D">
        <w:t xml:space="preserve"> calendarizando las </w:t>
      </w:r>
      <w:r w:rsidR="00807780">
        <w:t xml:space="preserve">actividades </w:t>
      </w:r>
      <w:r w:rsidR="0029653D">
        <w:t xml:space="preserve">y </w:t>
      </w:r>
      <w:r w:rsidR="00807780">
        <w:t xml:space="preserve">se han </w:t>
      </w:r>
      <w:r w:rsidR="0029653D">
        <w:t>considerado aquellas que se llevarán a cabo para implementar la totalidad de la solución</w:t>
      </w:r>
      <w:r w:rsidR="00807780">
        <w:t>.</w:t>
      </w:r>
      <w:r w:rsidR="00FA4C62">
        <w:t xml:space="preserve"> </w:t>
      </w:r>
      <w:r w:rsidR="00A37713">
        <w:t xml:space="preserve">Dicho diagrama considera el plazo de </w:t>
      </w:r>
      <w:r w:rsidR="00C661DD">
        <w:t>8</w:t>
      </w:r>
      <w:r w:rsidR="00A37713">
        <w:t xml:space="preserve"> meses comenzado en abril y terminando en diciembre del año 2013</w:t>
      </w:r>
      <w:r w:rsidR="0015780B">
        <w:t xml:space="preserve">, de los cuales los primeros 4 meses corresponden a las fases de concepción y planificación, y los </w:t>
      </w:r>
      <w:r w:rsidR="00C661DD">
        <w:t>4</w:t>
      </w:r>
      <w:r w:rsidR="0015780B">
        <w:t xml:space="preserve"> meses restantes corresponden a la ejecución del proyecto (análisis, diseño e implementación del sistema)</w:t>
      </w:r>
      <w:r w:rsidR="00A37713">
        <w:t xml:space="preserve">. Cabe mencionar que todas las fechas </w:t>
      </w:r>
      <w:ins w:id="105" w:author="César" w:date="2013-06-16T07:49:00Z">
        <w:r w:rsidR="007A500E">
          <w:t xml:space="preserve">expresan la </w:t>
        </w:r>
      </w:ins>
      <w:ins w:id="106" w:author="César" w:date="2013-06-16T07:50:00Z">
        <w:r w:rsidR="007A500E">
          <w:t>línea</w:t>
        </w:r>
      </w:ins>
      <w:ins w:id="107" w:author="César" w:date="2013-06-16T07:49:00Z">
        <w:r w:rsidR="007A500E">
          <w:t xml:space="preserve"> </w:t>
        </w:r>
      </w:ins>
      <w:ins w:id="108" w:author="César" w:date="2013-06-16T07:50:00Z">
        <w:r w:rsidR="007A500E">
          <w:t>base del proyecto</w:t>
        </w:r>
      </w:ins>
      <w:del w:id="109" w:author="César" w:date="2013-06-16T07:50:00Z">
        <w:r w:rsidR="00A37713" w:rsidDel="007A500E">
          <w:delText>son tentativas</w:delText>
        </w:r>
      </w:del>
      <w:r w:rsidR="00A37713">
        <w:t xml:space="preserve"> y están sujetas a </w:t>
      </w:r>
      <w:proofErr w:type="gramStart"/>
      <w:r w:rsidR="00A37713">
        <w:t>modificación</w:t>
      </w:r>
      <w:ins w:id="110" w:author="César" w:date="2013-06-16T07:50:00Z">
        <w:r w:rsidR="007A500E">
          <w:t xml:space="preserve"> </w:t>
        </w:r>
      </w:ins>
      <w:r w:rsidR="00A37713">
        <w:t>.</w:t>
      </w:r>
      <w:proofErr w:type="gramEnd"/>
    </w:p>
    <w:p w:rsidR="00FA4C62" w:rsidRDefault="00FA4C62" w:rsidP="00807780">
      <w:pPr>
        <w:ind w:firstLine="432"/>
      </w:pPr>
    </w:p>
    <w:p w:rsidR="00FA4C62" w:rsidRDefault="00FA4C62" w:rsidP="00EE1A5C">
      <w:pPr>
        <w:ind w:left="1416" w:hanging="1416"/>
        <w:jc w:val="center"/>
      </w:pPr>
    </w:p>
    <w:p w:rsidR="0008625A" w:rsidRDefault="006E1D7B" w:rsidP="00960F34">
      <w:pPr>
        <w:ind w:right="-1"/>
      </w:pPr>
      <w:r>
        <w:rPr>
          <w:noProof/>
          <w:lang w:eastAsia="es-PE"/>
        </w:rPr>
        <w:drawing>
          <wp:inline distT="0" distB="0" distL="0" distR="0">
            <wp:extent cx="5403850" cy="3538855"/>
            <wp:effectExtent l="0" t="0" r="6350" b="444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850" cy="353885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111" w:name="_Toc359083806"/>
      <w:r w:rsidRPr="000C3834">
        <w:rPr>
          <w:color w:val="auto"/>
          <w:sz w:val="22"/>
          <w:lang w:val="es-ES"/>
        </w:rPr>
        <w:t>Figura 1.1</w:t>
      </w:r>
      <w:r>
        <w:rPr>
          <w:color w:val="auto"/>
          <w:sz w:val="22"/>
          <w:lang w:val="es-ES"/>
        </w:rPr>
        <w:t>5</w:t>
      </w:r>
      <w:r w:rsidRPr="000C3834">
        <w:rPr>
          <w:color w:val="auto"/>
          <w:sz w:val="22"/>
          <w:lang w:val="es-ES"/>
        </w:rPr>
        <w:t xml:space="preserve"> </w:t>
      </w:r>
      <w:r>
        <w:rPr>
          <w:color w:val="auto"/>
          <w:sz w:val="22"/>
          <w:lang w:val="es-ES"/>
        </w:rPr>
        <w:t>Diagrama de Gantt: Inicio</w:t>
      </w:r>
      <w:r w:rsidR="00B40174">
        <w:rPr>
          <w:color w:val="auto"/>
          <w:sz w:val="22"/>
          <w:lang w:val="es-ES"/>
        </w:rPr>
        <w:t xml:space="preserve"> |</w:t>
      </w:r>
      <w:r>
        <w:rPr>
          <w:color w:val="auto"/>
          <w:sz w:val="22"/>
          <w:lang w:val="es-ES"/>
        </w:rPr>
        <w:t xml:space="preserve"> Planificaci</w:t>
      </w:r>
      <w:r w:rsidR="00243478">
        <w:rPr>
          <w:color w:val="auto"/>
          <w:sz w:val="22"/>
          <w:lang w:val="es-ES"/>
        </w:rPr>
        <w:t>ón</w:t>
      </w:r>
      <w:bookmarkEnd w:id="111"/>
    </w:p>
    <w:p w:rsidR="00960F34" w:rsidRPr="00203181" w:rsidRDefault="00960F34" w:rsidP="00960F34">
      <w:pPr>
        <w:ind w:right="-1"/>
        <w:rPr>
          <w:lang w:val="es-ES"/>
        </w:rPr>
      </w:pPr>
    </w:p>
    <w:p w:rsidR="00EE1A5C" w:rsidRDefault="00960F34" w:rsidP="00690CAC">
      <w:r>
        <w:rPr>
          <w:noProof/>
          <w:lang w:eastAsia="es-PE"/>
        </w:rPr>
        <w:lastRenderedPageBreak/>
        <w:drawing>
          <wp:inline distT="0" distB="0" distL="0" distR="0" wp14:anchorId="3488251D" wp14:editId="66048E3E">
            <wp:extent cx="5367655" cy="299910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655" cy="299910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112" w:name="_Toc359083807"/>
      <w:r w:rsidRPr="000C3834">
        <w:rPr>
          <w:color w:val="auto"/>
          <w:sz w:val="22"/>
          <w:lang w:val="es-ES"/>
        </w:rPr>
        <w:t>Figura 1.1</w:t>
      </w:r>
      <w:r>
        <w:rPr>
          <w:color w:val="auto"/>
          <w:sz w:val="22"/>
          <w:lang w:val="es-ES"/>
        </w:rPr>
        <w:t>6</w:t>
      </w:r>
      <w:r w:rsidRPr="000C3834">
        <w:rPr>
          <w:color w:val="auto"/>
          <w:sz w:val="22"/>
          <w:lang w:val="es-ES"/>
        </w:rPr>
        <w:t xml:space="preserve"> </w:t>
      </w:r>
      <w:r>
        <w:rPr>
          <w:color w:val="auto"/>
          <w:sz w:val="22"/>
          <w:lang w:val="es-ES"/>
        </w:rPr>
        <w:t>Diagrama de Gantt: Ejecución-Análisis</w:t>
      </w:r>
      <w:bookmarkEnd w:id="112"/>
    </w:p>
    <w:p w:rsidR="00960F34" w:rsidRPr="00203181" w:rsidRDefault="00960F34" w:rsidP="00690CAC">
      <w:pPr>
        <w:rPr>
          <w:lang w:val="es-ES"/>
        </w:rPr>
      </w:pPr>
    </w:p>
    <w:p w:rsidR="00960F34" w:rsidRPr="00690CAC" w:rsidRDefault="00960F34" w:rsidP="00690CAC"/>
    <w:p w:rsidR="009359CE" w:rsidRDefault="009359CE" w:rsidP="009359CE">
      <w:r>
        <w:rPr>
          <w:noProof/>
          <w:lang w:eastAsia="es-PE"/>
        </w:rPr>
        <w:drawing>
          <wp:inline distT="0" distB="0" distL="0" distR="0">
            <wp:extent cx="5422265" cy="3383280"/>
            <wp:effectExtent l="0" t="0" r="6985" b="762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265" cy="3383280"/>
                    </a:xfrm>
                    <a:prstGeom prst="rect">
                      <a:avLst/>
                    </a:prstGeom>
                    <a:noFill/>
                    <a:ln>
                      <a:noFill/>
                    </a:ln>
                  </pic:spPr>
                </pic:pic>
              </a:graphicData>
            </a:graphic>
          </wp:inline>
        </w:drawing>
      </w:r>
    </w:p>
    <w:p w:rsidR="004E581D" w:rsidRPr="000C3834" w:rsidRDefault="004E581D" w:rsidP="004E581D">
      <w:pPr>
        <w:pStyle w:val="Epgrafe"/>
        <w:jc w:val="center"/>
        <w:rPr>
          <w:color w:val="auto"/>
          <w:sz w:val="22"/>
          <w:lang w:val="es-ES"/>
        </w:rPr>
      </w:pPr>
      <w:bookmarkStart w:id="113" w:name="_Toc359083808"/>
      <w:r w:rsidRPr="000C3834">
        <w:rPr>
          <w:color w:val="auto"/>
          <w:sz w:val="22"/>
          <w:lang w:val="es-ES"/>
        </w:rPr>
        <w:t>Figura 1.1</w:t>
      </w:r>
      <w:r>
        <w:rPr>
          <w:color w:val="auto"/>
          <w:sz w:val="22"/>
          <w:lang w:val="es-ES"/>
        </w:rPr>
        <w:t>7</w:t>
      </w:r>
      <w:r w:rsidRPr="000C3834">
        <w:rPr>
          <w:color w:val="auto"/>
          <w:sz w:val="22"/>
          <w:lang w:val="es-ES"/>
        </w:rPr>
        <w:t xml:space="preserve"> </w:t>
      </w:r>
      <w:r>
        <w:rPr>
          <w:color w:val="auto"/>
          <w:sz w:val="22"/>
          <w:lang w:val="es-ES"/>
        </w:rPr>
        <w:t>Diagrama de Gantt: Ejecución-Diseño e Implementación</w:t>
      </w:r>
      <w:r w:rsidR="00B40174">
        <w:rPr>
          <w:color w:val="auto"/>
          <w:sz w:val="22"/>
          <w:lang w:val="es-ES"/>
        </w:rPr>
        <w:t xml:space="preserve"> |</w:t>
      </w:r>
      <w:r>
        <w:rPr>
          <w:color w:val="auto"/>
          <w:sz w:val="22"/>
          <w:lang w:val="es-ES"/>
        </w:rPr>
        <w:t xml:space="preserve"> </w:t>
      </w:r>
      <w:commentRangeStart w:id="114"/>
      <w:r>
        <w:rPr>
          <w:color w:val="auto"/>
          <w:sz w:val="22"/>
          <w:lang w:val="es-ES"/>
        </w:rPr>
        <w:t>Control</w:t>
      </w:r>
      <w:commentRangeEnd w:id="114"/>
      <w:r w:rsidR="007A500E">
        <w:rPr>
          <w:rStyle w:val="Refdecomentario"/>
          <w:b w:val="0"/>
          <w:bCs w:val="0"/>
          <w:color w:val="auto"/>
        </w:rPr>
        <w:commentReference w:id="114"/>
      </w:r>
      <w:r w:rsidR="00B40174">
        <w:rPr>
          <w:color w:val="auto"/>
          <w:sz w:val="22"/>
          <w:lang w:val="es-ES"/>
        </w:rPr>
        <w:t xml:space="preserve"> |</w:t>
      </w:r>
      <w:r>
        <w:rPr>
          <w:color w:val="auto"/>
          <w:sz w:val="22"/>
          <w:lang w:val="es-ES"/>
        </w:rPr>
        <w:t xml:space="preserve"> Cierre</w:t>
      </w:r>
      <w:bookmarkEnd w:id="113"/>
    </w:p>
    <w:p w:rsidR="009359CE" w:rsidRDefault="009359CE" w:rsidP="009359CE">
      <w:pPr>
        <w:rPr>
          <w:lang w:val="es-ES"/>
        </w:rPr>
      </w:pPr>
    </w:p>
    <w:p w:rsidR="000576E4" w:rsidRDefault="000576E4" w:rsidP="009359CE">
      <w:pPr>
        <w:rPr>
          <w:lang w:val="es-ES"/>
        </w:rPr>
      </w:pPr>
    </w:p>
    <w:p w:rsidR="000576E4" w:rsidRDefault="000576E4" w:rsidP="009359CE">
      <w:pPr>
        <w:rPr>
          <w:lang w:val="es-ES"/>
        </w:rPr>
      </w:pPr>
    </w:p>
    <w:p w:rsidR="000576E4" w:rsidRDefault="000576E4" w:rsidP="009359CE">
      <w:pPr>
        <w:rPr>
          <w:lang w:val="es-ES"/>
        </w:rPr>
      </w:pPr>
    </w:p>
    <w:p w:rsidR="000576E4" w:rsidRDefault="000576E4" w:rsidP="009359CE">
      <w:pPr>
        <w:rPr>
          <w:lang w:val="es-ES"/>
        </w:rPr>
      </w:pPr>
    </w:p>
    <w:p w:rsidR="000576E4" w:rsidRPr="004E581D" w:rsidRDefault="000576E4" w:rsidP="009359CE">
      <w:pPr>
        <w:rPr>
          <w:lang w:val="es-ES"/>
        </w:rPr>
      </w:pPr>
    </w:p>
    <w:p w:rsidR="009359CE" w:rsidRPr="009359CE" w:rsidRDefault="009359CE" w:rsidP="009359CE"/>
    <w:p w:rsidR="00690CAC" w:rsidRDefault="00F9557C" w:rsidP="00690CAC">
      <w:pPr>
        <w:pStyle w:val="Ttulo1"/>
        <w:rPr>
          <w:sz w:val="28"/>
        </w:rPr>
      </w:pPr>
      <w:bookmarkStart w:id="115" w:name="_Toc359084152"/>
      <w:r>
        <w:rPr>
          <w:sz w:val="28"/>
        </w:rPr>
        <w:lastRenderedPageBreak/>
        <w:t>Apéndice</w:t>
      </w:r>
      <w:bookmarkEnd w:id="115"/>
    </w:p>
    <w:p w:rsidR="00690CAC" w:rsidRPr="00690CAC" w:rsidRDefault="00690CAC" w:rsidP="00690CAC"/>
    <w:p w:rsidR="00573561" w:rsidRDefault="00573561" w:rsidP="00903D59">
      <w:pPr>
        <w:ind w:firstLine="432"/>
      </w:pPr>
      <w:r>
        <w:t>En esta última sección se adjuntan todos los entregables elaborados a la fecha que han sido materia de evaluación y corrección por parte de los profesores del curso.</w:t>
      </w:r>
    </w:p>
    <w:p w:rsidR="000576E4" w:rsidRDefault="000576E4" w:rsidP="00CD6ECA">
      <w:pPr>
        <w:pStyle w:val="Ttulo1"/>
        <w:numPr>
          <w:ilvl w:val="0"/>
          <w:numId w:val="0"/>
        </w:numPr>
        <w:ind w:left="432" w:hanging="432"/>
        <w:rPr>
          <w:sz w:val="28"/>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Pr="000576E4" w:rsidRDefault="000576E4" w:rsidP="000576E4">
      <w:pPr>
        <w:rPr>
          <w:lang w:val="es-ES"/>
        </w:rPr>
      </w:pPr>
    </w:p>
    <w:p w:rsidR="0000273C" w:rsidRPr="00D674AE" w:rsidRDefault="00783E47" w:rsidP="00CD6ECA">
      <w:pPr>
        <w:pStyle w:val="Ttulo1"/>
        <w:numPr>
          <w:ilvl w:val="0"/>
          <w:numId w:val="0"/>
        </w:numPr>
        <w:ind w:left="432" w:hanging="432"/>
        <w:rPr>
          <w:sz w:val="28"/>
          <w:lang w:val="es-ES"/>
        </w:rPr>
      </w:pPr>
      <w:bookmarkStart w:id="116" w:name="_Toc359084153"/>
      <w:r w:rsidRPr="00D674AE">
        <w:rPr>
          <w:sz w:val="28"/>
          <w:lang w:val="es-ES"/>
        </w:rPr>
        <w:lastRenderedPageBreak/>
        <w:t>Referencias bibliográficas</w:t>
      </w:r>
      <w:bookmarkEnd w:id="116"/>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330864" w:rsidRPr="00AF44C2" w:rsidRDefault="00330864" w:rsidP="00330864">
      <w:pPr>
        <w:jc w:val="left"/>
        <w:rPr>
          <w:szCs w:val="22"/>
          <w:lang w:val="es-MX"/>
        </w:rPr>
      </w:pPr>
    </w:p>
    <w:p w:rsidR="00330864" w:rsidRPr="00AF44C2" w:rsidRDefault="00330864" w:rsidP="00330864">
      <w:pPr>
        <w:jc w:val="left"/>
        <w:rPr>
          <w:szCs w:val="22"/>
          <w:lang w:val="es-MX"/>
        </w:rPr>
      </w:pPr>
      <w:r w:rsidRPr="00330864">
        <w:rPr>
          <w:szCs w:val="22"/>
          <w:lang w:val="en-US"/>
        </w:rPr>
        <w:t>BECK, Kent y Cynthia ANDRES</w:t>
      </w:r>
      <w:r w:rsidRPr="00330864">
        <w:rPr>
          <w:szCs w:val="22"/>
          <w:lang w:val="en-US"/>
        </w:rPr>
        <w:br/>
        <w:t>2004</w:t>
      </w:r>
      <w:r w:rsidRPr="00330864">
        <w:rPr>
          <w:szCs w:val="22"/>
          <w:lang w:val="en-US"/>
        </w:rPr>
        <w:tab/>
      </w:r>
      <w:r w:rsidRPr="00330864">
        <w:rPr>
          <w:szCs w:val="22"/>
          <w:lang w:val="en-US"/>
        </w:rPr>
        <w:tab/>
      </w:r>
      <w:r w:rsidRPr="00330864">
        <w:rPr>
          <w:i/>
          <w:szCs w:val="22"/>
          <w:lang w:val="en-US"/>
        </w:rPr>
        <w:t xml:space="preserve">Extreme Programming Explained. </w:t>
      </w:r>
      <w:r w:rsidRPr="00AF44C2">
        <w:rPr>
          <w:szCs w:val="22"/>
          <w:lang w:val="es-MX"/>
        </w:rPr>
        <w:t xml:space="preserve">Segunda Edición. </w:t>
      </w:r>
      <w:proofErr w:type="spellStart"/>
      <w:r w:rsidRPr="00AF44C2">
        <w:rPr>
          <w:szCs w:val="22"/>
          <w:lang w:val="es-MX"/>
        </w:rPr>
        <w:t>Stoughton</w:t>
      </w:r>
      <w:proofErr w:type="spellEnd"/>
      <w:r w:rsidRPr="00AF44C2">
        <w:rPr>
          <w:szCs w:val="22"/>
          <w:lang w:val="es-MX"/>
        </w:rPr>
        <w:t xml:space="preserve">: Pearson </w:t>
      </w:r>
    </w:p>
    <w:p w:rsidR="00330864" w:rsidRPr="00AF44C2" w:rsidRDefault="00330864" w:rsidP="00330864">
      <w:pPr>
        <w:ind w:left="708" w:firstLine="708"/>
        <w:jc w:val="left"/>
        <w:rPr>
          <w:color w:val="000000" w:themeColor="text1"/>
          <w:szCs w:val="22"/>
          <w:lang w:val="es-MX"/>
        </w:rPr>
      </w:pPr>
      <w:proofErr w:type="spellStart"/>
      <w:r w:rsidRPr="00AF44C2">
        <w:rPr>
          <w:szCs w:val="22"/>
          <w:lang w:val="es-MX"/>
        </w:rPr>
        <w:t>Education</w:t>
      </w:r>
      <w:proofErr w:type="spellEnd"/>
      <w:r w:rsidRPr="00AF44C2">
        <w:rPr>
          <w:szCs w:val="22"/>
          <w:lang w:val="es-MX"/>
        </w:rPr>
        <w:t>. ISBN-13: 978-0-321-27865-4.</w:t>
      </w:r>
    </w:p>
    <w:p w:rsidR="000C46CB" w:rsidRPr="00AF44C2"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 xml:space="preserve">CHUQUIZUTA, Edwin </w:t>
      </w:r>
      <w:proofErr w:type="spellStart"/>
      <w:r w:rsidRPr="000C3834">
        <w:rPr>
          <w:lang w:val="es-ES"/>
        </w:rPr>
        <w:t>Poquioma</w:t>
      </w:r>
      <w:proofErr w:type="spellEnd"/>
      <w:r w:rsidRPr="000C3834">
        <w:rPr>
          <w:lang w:val="es-ES"/>
        </w:rPr>
        <w:t>.</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4A2CE6" w:rsidRDefault="004A2CE6" w:rsidP="000C46CB">
      <w:pPr>
        <w:rPr>
          <w:lang w:val="es-MX"/>
        </w:rPr>
      </w:pPr>
      <w:r>
        <w:rPr>
          <w:lang w:val="es-MX"/>
        </w:rPr>
        <w:t>ETECE – ESPAÑA</w:t>
      </w:r>
      <w:r w:rsidR="00F03F46">
        <w:rPr>
          <w:lang w:val="es-MX"/>
        </w:rPr>
        <w:t xml:space="preserve"> (ETC)</w:t>
      </w:r>
    </w:p>
    <w:p w:rsidR="00F03F46" w:rsidRDefault="00F03F46" w:rsidP="00F03F46">
      <w:pPr>
        <w:rPr>
          <w:lang w:val="es-ES"/>
        </w:rPr>
      </w:pPr>
      <w:r>
        <w:rPr>
          <w:lang w:val="es-ES"/>
        </w:rPr>
        <w:t>2012</w:t>
      </w:r>
      <w:r>
        <w:rPr>
          <w:lang w:val="es-ES"/>
        </w:rPr>
        <w:tab/>
      </w:r>
      <w:r>
        <w:rPr>
          <w:lang w:val="es-ES"/>
        </w:rPr>
        <w:tab/>
        <w:t>Consulta: 12 de junio del 2013.</w:t>
      </w:r>
    </w:p>
    <w:p w:rsidR="00F03F46" w:rsidRPr="004D1AB5" w:rsidRDefault="00F03F46" w:rsidP="00F03F46">
      <w:pPr>
        <w:rPr>
          <w:lang w:val="es-MX"/>
        </w:rPr>
      </w:pPr>
      <w:r>
        <w:rPr>
          <w:lang w:val="es-ES"/>
        </w:rPr>
        <w:tab/>
      </w:r>
      <w:r>
        <w:rPr>
          <w:lang w:val="es-ES"/>
        </w:rPr>
        <w:tab/>
      </w:r>
      <w:r w:rsidRPr="004D1AB5">
        <w:rPr>
          <w:lang w:val="es-MX"/>
        </w:rPr>
        <w:t xml:space="preserve">&lt; </w:t>
      </w:r>
      <w:r w:rsidRPr="00F03F46">
        <w:rPr>
          <w:lang w:val="es-MX"/>
        </w:rPr>
        <w:t>http://etece.es</w:t>
      </w:r>
      <w:r w:rsidRPr="004D1AB5">
        <w:rPr>
          <w:lang w:val="es-MX"/>
        </w:rPr>
        <w:t>/&gt;</w:t>
      </w:r>
    </w:p>
    <w:p w:rsidR="004A2CE6" w:rsidRDefault="004A2CE6"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D674AE" w:rsidRDefault="00D674AE" w:rsidP="000C46CB">
      <w:pPr>
        <w:rPr>
          <w:lang w:val="es-ES"/>
        </w:rPr>
      </w:pPr>
    </w:p>
    <w:p w:rsidR="000C46CB" w:rsidRDefault="000C46CB" w:rsidP="000C46CB">
      <w:pPr>
        <w:rPr>
          <w:lang w:val="es-ES"/>
        </w:rPr>
      </w:pPr>
      <w:r>
        <w:rPr>
          <w:lang w:val="es-ES"/>
        </w:rPr>
        <w:lastRenderedPageBreak/>
        <w:t>LIMA A DELIVERY (LAD)</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proofErr w:type="gramStart"/>
      <w:r w:rsidRPr="00E167ED">
        <w:rPr>
          <w:lang w:val="en-US"/>
        </w:rPr>
        <w:t>1990</w:t>
      </w:r>
      <w:r w:rsidRPr="00E167ED">
        <w:rPr>
          <w:lang w:val="en-US"/>
        </w:rPr>
        <w:tab/>
        <w:t>“Introduction to the Special Issue on the Practice of Mathematical Programming”.</w:t>
      </w:r>
      <w:proofErr w:type="gramEnd"/>
      <w:r w:rsidRPr="00E167ED">
        <w:rPr>
          <w:lang w:val="en-US"/>
        </w:rPr>
        <w:t xml:space="preserve">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330864" w:rsidRPr="00AD4E59" w:rsidRDefault="00330864" w:rsidP="00330864">
      <w:pPr>
        <w:rPr>
          <w:lang w:val="es-MX"/>
        </w:rPr>
      </w:pPr>
      <w:r w:rsidRPr="00AD4E59">
        <w:rPr>
          <w:lang w:val="es-MX"/>
        </w:rPr>
        <w:t>NOVARA, Pablo</w:t>
      </w:r>
    </w:p>
    <w:p w:rsidR="00330864" w:rsidRPr="00AF44C2" w:rsidRDefault="00330864" w:rsidP="00FF6CA7">
      <w:pPr>
        <w:ind w:left="1410" w:hanging="1410"/>
        <w:jc w:val="left"/>
        <w:rPr>
          <w:szCs w:val="22"/>
          <w:lang w:val="es-MX"/>
        </w:rPr>
      </w:pPr>
      <w:r w:rsidRPr="00AD4E59">
        <w:rPr>
          <w:lang w:val="es-MX"/>
        </w:rPr>
        <w:t>2013</w:t>
      </w:r>
      <w:r w:rsidRPr="00AD4E59">
        <w:rPr>
          <w:lang w:val="es-MX"/>
        </w:rPr>
        <w:tab/>
      </w:r>
      <w:r w:rsidRPr="00AD4E59">
        <w:rPr>
          <w:lang w:val="es-MX"/>
        </w:rPr>
        <w:tab/>
      </w:r>
      <w:proofErr w:type="spellStart"/>
      <w:r w:rsidRPr="00AD4E59">
        <w:rPr>
          <w:i/>
          <w:lang w:val="es-MX"/>
        </w:rPr>
        <w:t>PSeInt</w:t>
      </w:r>
      <w:proofErr w:type="spellEnd"/>
      <w:r w:rsidRPr="00AD4E59">
        <w:rPr>
          <w:i/>
          <w:lang w:val="es-MX"/>
        </w:rPr>
        <w:t xml:space="preserve">. </w:t>
      </w:r>
      <w:r w:rsidRPr="00AD4E59">
        <w:rPr>
          <w:lang w:val="es-MX"/>
        </w:rPr>
        <w:t xml:space="preserve">Consulta: 01 </w:t>
      </w:r>
      <w:r>
        <w:rPr>
          <w:lang w:val="es-MX"/>
        </w:rPr>
        <w:t xml:space="preserve">de </w:t>
      </w:r>
      <w:r w:rsidRPr="00AD4E59">
        <w:rPr>
          <w:lang w:val="es-MX"/>
        </w:rPr>
        <w:t xml:space="preserve">junio </w:t>
      </w:r>
      <w:r>
        <w:rPr>
          <w:lang w:val="es-MX"/>
        </w:rPr>
        <w:t xml:space="preserve">del </w:t>
      </w:r>
      <w:r w:rsidRPr="00AD4E59">
        <w:rPr>
          <w:lang w:val="es-MX"/>
        </w:rPr>
        <w:t>2013</w:t>
      </w:r>
      <w:r>
        <w:rPr>
          <w:lang w:val="es-MX"/>
        </w:rPr>
        <w:t xml:space="preserve">. </w:t>
      </w:r>
      <w:r w:rsidR="00FF6CA7">
        <w:rPr>
          <w:lang w:val="es-MX"/>
        </w:rPr>
        <w:br/>
      </w:r>
      <w:r w:rsidRPr="00AF44C2">
        <w:rPr>
          <w:lang w:val="es-MX"/>
        </w:rPr>
        <w:t>&lt;http://pseint.sourceforge.net/&gt;</w:t>
      </w:r>
    </w:p>
    <w:p w:rsidR="00330864" w:rsidRDefault="00330864"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D674AE" w:rsidRDefault="00D674AE" w:rsidP="000C46CB"/>
    <w:p w:rsidR="00D674AE" w:rsidRDefault="00D674AE" w:rsidP="000C46CB"/>
    <w:p w:rsidR="000C46CB" w:rsidRPr="000C3834" w:rsidRDefault="000C46CB" w:rsidP="000C46CB">
      <w:pPr>
        <w:rPr>
          <w:lang w:val="es-ES"/>
        </w:rPr>
      </w:pPr>
      <w:r w:rsidRPr="000C3834">
        <w:rPr>
          <w:lang w:val="es-ES"/>
        </w:rPr>
        <w:lastRenderedPageBreak/>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tab/>
        <w:t>&lt;http://www.ilo.org/public/spanish/standards/relm/ilc/ilc90/pdf/rep-vi.pdf&gt;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330864" w:rsidRPr="00AF44C2" w:rsidRDefault="00330864" w:rsidP="00330864">
      <w:pPr>
        <w:jc w:val="left"/>
        <w:rPr>
          <w:szCs w:val="22"/>
          <w:lang w:val="es-MX"/>
        </w:rPr>
      </w:pPr>
      <w:r w:rsidRPr="00262ABA">
        <w:rPr>
          <w:szCs w:val="22"/>
          <w:lang w:val="en-US"/>
        </w:rPr>
        <w:t>PROJECT MANAGEMENT INSTITUTE</w:t>
      </w:r>
      <w:r>
        <w:rPr>
          <w:szCs w:val="22"/>
          <w:lang w:val="en-US"/>
        </w:rPr>
        <w:t xml:space="preserve"> </w:t>
      </w:r>
      <w:r w:rsidRPr="00601009">
        <w:rPr>
          <w:szCs w:val="22"/>
          <w:lang w:val="en-US"/>
        </w:rPr>
        <w:t>(PMI</w:t>
      </w:r>
      <w:proofErr w:type="gramStart"/>
      <w:r w:rsidRPr="00601009">
        <w:rPr>
          <w:szCs w:val="22"/>
          <w:lang w:val="en-US"/>
        </w:rPr>
        <w:t>)</w:t>
      </w:r>
      <w:proofErr w:type="gramEnd"/>
      <w:r>
        <w:rPr>
          <w:szCs w:val="22"/>
          <w:lang w:val="en-US"/>
        </w:rPr>
        <w:br/>
      </w:r>
      <w:r w:rsidRPr="00262ABA">
        <w:rPr>
          <w:szCs w:val="22"/>
          <w:lang w:val="en-US"/>
        </w:rPr>
        <w:t>2013</w:t>
      </w:r>
      <w:r w:rsidRPr="00262ABA">
        <w:rPr>
          <w:sz w:val="28"/>
          <w:lang w:val="en-US"/>
        </w:rPr>
        <w:tab/>
      </w:r>
      <w:r w:rsidRPr="00262ABA">
        <w:rPr>
          <w:sz w:val="28"/>
          <w:lang w:val="en-US"/>
        </w:rPr>
        <w:tab/>
      </w:r>
      <w:r w:rsidRPr="00262ABA">
        <w:rPr>
          <w:i/>
          <w:szCs w:val="22"/>
          <w:lang w:val="en-US"/>
        </w:rPr>
        <w:t xml:space="preserve">Project Management Body of Knowledge (PMBOK Guide). </w:t>
      </w:r>
      <w:r w:rsidRPr="00AF44C2">
        <w:rPr>
          <w:szCs w:val="22"/>
          <w:lang w:val="es-MX"/>
        </w:rPr>
        <w:t xml:space="preserve">Cuarta </w:t>
      </w:r>
    </w:p>
    <w:p w:rsidR="00330864" w:rsidRPr="00AF44C2" w:rsidRDefault="00330864" w:rsidP="00330864">
      <w:pPr>
        <w:ind w:left="708" w:firstLine="708"/>
        <w:jc w:val="left"/>
        <w:rPr>
          <w:color w:val="000000" w:themeColor="text1"/>
          <w:szCs w:val="22"/>
          <w:lang w:val="es-MX"/>
        </w:rPr>
      </w:pPr>
      <w:r w:rsidRPr="00AF44C2">
        <w:rPr>
          <w:szCs w:val="22"/>
          <w:lang w:val="es-MX"/>
        </w:rPr>
        <w:t xml:space="preserve">Edición. USA: Project Management </w:t>
      </w:r>
      <w:proofErr w:type="spellStart"/>
      <w:r w:rsidRPr="00AF44C2">
        <w:rPr>
          <w:szCs w:val="22"/>
          <w:lang w:val="es-MX"/>
        </w:rPr>
        <w:t>Institute</w:t>
      </w:r>
      <w:proofErr w:type="spellEnd"/>
      <w:r w:rsidRPr="00AF44C2">
        <w:rPr>
          <w:szCs w:val="22"/>
          <w:lang w:val="es-MX"/>
        </w:rPr>
        <w:t>. ISBN: 978-1-935-58967-9</w:t>
      </w:r>
    </w:p>
    <w:p w:rsidR="00330864" w:rsidRDefault="00330864"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Pr="00AF44C2" w:rsidRDefault="000C46CB" w:rsidP="000C46CB">
      <w:pPr>
        <w:rPr>
          <w:lang w:val="en-US"/>
        </w:rPr>
      </w:pPr>
      <w:r>
        <w:rPr>
          <w:lang w:val="es-ES"/>
        </w:rPr>
        <w:tab/>
      </w:r>
      <w:r>
        <w:rPr>
          <w:lang w:val="es-ES"/>
        </w:rPr>
        <w:tab/>
      </w:r>
      <w:r w:rsidRPr="00AF44C2">
        <w:rPr>
          <w:lang w:val="en-US"/>
        </w:rPr>
        <w:t>&lt; http://serviciosadomicilio.pe&gt;</w:t>
      </w:r>
    </w:p>
    <w:p w:rsidR="000C46CB" w:rsidRDefault="000C46CB" w:rsidP="000C46CB">
      <w:pPr>
        <w:rPr>
          <w:lang w:val="en-US"/>
        </w:rPr>
      </w:pPr>
    </w:p>
    <w:p w:rsidR="00330864" w:rsidRDefault="00330864" w:rsidP="00330864">
      <w:pPr>
        <w:jc w:val="left"/>
        <w:rPr>
          <w:color w:val="000000" w:themeColor="text1"/>
          <w:szCs w:val="22"/>
          <w:lang w:val="en-US"/>
        </w:rPr>
      </w:pPr>
      <w:r>
        <w:rPr>
          <w:color w:val="000000" w:themeColor="text1"/>
          <w:szCs w:val="22"/>
          <w:lang w:val="en-US"/>
        </w:rPr>
        <w:t>TREASURY BOARD OF CANADA SECRETARIAT (TBC)</w:t>
      </w:r>
    </w:p>
    <w:p w:rsidR="00330864" w:rsidRPr="006048FF" w:rsidRDefault="00330864" w:rsidP="00330864">
      <w:pPr>
        <w:jc w:val="left"/>
        <w:rPr>
          <w:color w:val="000000" w:themeColor="text1"/>
          <w:szCs w:val="22"/>
          <w:lang w:val="en-US"/>
        </w:rPr>
      </w:pPr>
      <w:r>
        <w:rPr>
          <w:color w:val="000000" w:themeColor="text1"/>
          <w:szCs w:val="22"/>
          <w:lang w:val="en-US"/>
        </w:rPr>
        <w:t>2008</w:t>
      </w:r>
      <w:r>
        <w:rPr>
          <w:color w:val="000000" w:themeColor="text1"/>
          <w:szCs w:val="22"/>
          <w:lang w:val="en-US"/>
        </w:rPr>
        <w:tab/>
      </w:r>
      <w:r>
        <w:rPr>
          <w:color w:val="000000" w:themeColor="text1"/>
          <w:szCs w:val="22"/>
          <w:lang w:val="en-US"/>
        </w:rPr>
        <w:tab/>
      </w:r>
      <w:r>
        <w:rPr>
          <w:i/>
          <w:color w:val="000000" w:themeColor="text1"/>
          <w:szCs w:val="22"/>
          <w:lang w:val="en-US"/>
        </w:rPr>
        <w:t>Business Case Guide</w:t>
      </w:r>
      <w:r>
        <w:rPr>
          <w:color w:val="000000" w:themeColor="text1"/>
          <w:szCs w:val="22"/>
          <w:lang w:val="en-US"/>
        </w:rPr>
        <w:t xml:space="preserve">. </w:t>
      </w:r>
      <w:proofErr w:type="spellStart"/>
      <w:proofErr w:type="gramStart"/>
      <w:r w:rsidRPr="00601009">
        <w:rPr>
          <w:color w:val="000000" w:themeColor="text1"/>
          <w:szCs w:val="22"/>
          <w:lang w:val="en-US"/>
        </w:rPr>
        <w:t>Canadá</w:t>
      </w:r>
      <w:proofErr w:type="spellEnd"/>
      <w:r>
        <w:rPr>
          <w:color w:val="000000" w:themeColor="text1"/>
          <w:szCs w:val="22"/>
          <w:lang w:val="en-US"/>
        </w:rPr>
        <w:t>.</w:t>
      </w:r>
      <w:proofErr w:type="gramEnd"/>
      <w:r>
        <w:rPr>
          <w:color w:val="000000" w:themeColor="text1"/>
          <w:szCs w:val="22"/>
          <w:lang w:val="en-US"/>
        </w:rPr>
        <w:t xml:space="preserve"> </w:t>
      </w:r>
      <w:r w:rsidRPr="00CD78A3">
        <w:rPr>
          <w:color w:val="000000" w:themeColor="text1"/>
          <w:szCs w:val="22"/>
          <w:lang w:val="en-US"/>
        </w:rPr>
        <w:t>ISBN: 978-1-100-12900-6</w:t>
      </w:r>
    </w:p>
    <w:p w:rsidR="00330864" w:rsidRPr="00330864" w:rsidRDefault="00330864" w:rsidP="000C46CB">
      <w:pPr>
        <w:rPr>
          <w:lang w:val="en-U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AF44C2">
        <w:rPr>
          <w:lang w:val="es-MX"/>
        </w:rPr>
        <w:t>2008</w:t>
      </w:r>
      <w:r w:rsidRPr="00AF44C2">
        <w:rPr>
          <w:lang w:val="es-MX"/>
        </w:rPr>
        <w:tab/>
      </w:r>
      <w:r w:rsidRPr="00AF44C2">
        <w:rPr>
          <w:lang w:val="es-MX"/>
        </w:rPr>
        <w:tab/>
      </w:r>
      <w:proofErr w:type="spellStart"/>
      <w:r w:rsidRPr="00AF44C2">
        <w:rPr>
          <w:i/>
          <w:lang w:val="es-MX"/>
        </w:rPr>
        <w:t>Electronic</w:t>
      </w:r>
      <w:proofErr w:type="spellEnd"/>
      <w:r w:rsidRPr="00AF44C2">
        <w:rPr>
          <w:i/>
          <w:lang w:val="es-MX"/>
        </w:rPr>
        <w:t xml:space="preserve"> Commerce: A </w:t>
      </w:r>
      <w:proofErr w:type="spellStart"/>
      <w:r w:rsidRPr="00AF44C2">
        <w:rPr>
          <w:i/>
          <w:lang w:val="es-MX"/>
        </w:rPr>
        <w:t>Managerial</w:t>
      </w:r>
      <w:proofErr w:type="spellEnd"/>
      <w:r w:rsidRPr="00AF44C2">
        <w:rPr>
          <w:i/>
          <w:lang w:val="es-MX"/>
        </w:rPr>
        <w:t xml:space="preserve"> </w:t>
      </w:r>
      <w:proofErr w:type="spellStart"/>
      <w:r w:rsidRPr="00AF44C2">
        <w:rPr>
          <w:i/>
          <w:lang w:val="es-MX"/>
        </w:rPr>
        <w:t>Perspective</w:t>
      </w:r>
      <w:proofErr w:type="spellEnd"/>
      <w:r w:rsidRPr="00AF44C2">
        <w:rPr>
          <w:i/>
          <w:lang w:val="es-MX"/>
        </w:rPr>
        <w:t>.</w:t>
      </w:r>
      <w:r w:rsidRPr="00AF44C2">
        <w:rPr>
          <w:lang w:val="es-MX"/>
        </w:rPr>
        <w:t xml:space="preserve"> </w:t>
      </w:r>
      <w:r w:rsidRPr="000C3834">
        <w:rPr>
          <w:lang w:val="es-ES"/>
        </w:rPr>
        <w:t>Quinta edición. USA: Prentice Hall.</w:t>
      </w:r>
    </w:p>
    <w:p w:rsidR="000C46CB" w:rsidRDefault="000C46CB" w:rsidP="000C46CB">
      <w:pPr>
        <w:rPr>
          <w:lang w:val="es-ES"/>
        </w:rPr>
      </w:pPr>
    </w:p>
    <w:p w:rsidR="00D674AE" w:rsidRDefault="00D674AE" w:rsidP="000C46CB">
      <w:pPr>
        <w:rPr>
          <w:lang w:val="es-ES"/>
        </w:rPr>
      </w:pPr>
    </w:p>
    <w:p w:rsidR="00D674AE" w:rsidRDefault="00D674AE" w:rsidP="000C46CB">
      <w:pPr>
        <w:rPr>
          <w:lang w:val="es-ES"/>
        </w:rPr>
      </w:pPr>
    </w:p>
    <w:p w:rsidR="00D674AE" w:rsidRDefault="00D674AE" w:rsidP="000C46CB">
      <w:pPr>
        <w:rPr>
          <w:lang w:val="es-ES"/>
        </w:rPr>
      </w:pPr>
    </w:p>
    <w:p w:rsidR="000C46CB" w:rsidRPr="000C3834" w:rsidRDefault="000C46CB" w:rsidP="000C46CB">
      <w:pPr>
        <w:rPr>
          <w:lang w:val="es-ES"/>
        </w:rPr>
      </w:pPr>
      <w:r w:rsidRPr="000C3834">
        <w:rPr>
          <w:lang w:val="es-ES"/>
        </w:rPr>
        <w:lastRenderedPageBreak/>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p w:rsidR="00330864" w:rsidRPr="00601009" w:rsidRDefault="00330864" w:rsidP="00330864">
      <w:pPr>
        <w:jc w:val="left"/>
        <w:rPr>
          <w:color w:val="000000" w:themeColor="text1"/>
          <w:szCs w:val="22"/>
          <w:lang w:val="es-MX"/>
        </w:rPr>
      </w:pPr>
      <w:proofErr w:type="gramStart"/>
      <w:r w:rsidRPr="005B5833">
        <w:rPr>
          <w:color w:val="000000" w:themeColor="text1"/>
          <w:szCs w:val="22"/>
          <w:lang w:val="en-US"/>
        </w:rPr>
        <w:t>WHITE, Stephen y IBM Corporation</w:t>
      </w:r>
      <w:r w:rsidRPr="005B5833">
        <w:rPr>
          <w:color w:val="000000" w:themeColor="text1"/>
          <w:szCs w:val="22"/>
          <w:lang w:val="en-US"/>
        </w:rPr>
        <w:br/>
        <w:t>2004</w:t>
      </w:r>
      <w:r>
        <w:rPr>
          <w:color w:val="000000" w:themeColor="text1"/>
          <w:szCs w:val="22"/>
          <w:lang w:val="en-US"/>
        </w:rPr>
        <w:tab/>
      </w:r>
      <w:r>
        <w:rPr>
          <w:color w:val="000000" w:themeColor="text1"/>
          <w:szCs w:val="22"/>
          <w:lang w:val="en-US"/>
        </w:rPr>
        <w:tab/>
      </w:r>
      <w:r w:rsidRPr="007C787A">
        <w:rPr>
          <w:i/>
          <w:color w:val="000000" w:themeColor="text1"/>
          <w:szCs w:val="22"/>
          <w:lang w:val="en-US"/>
        </w:rPr>
        <w:t>Introduction to BPMN</w:t>
      </w:r>
      <w:r w:rsidRPr="005B5833">
        <w:rPr>
          <w:color w:val="000000" w:themeColor="text1"/>
          <w:szCs w:val="22"/>
          <w:lang w:val="en-US"/>
        </w:rPr>
        <w:t>.</w:t>
      </w:r>
      <w:proofErr w:type="gramEnd"/>
      <w:r w:rsidRPr="005B5833">
        <w:rPr>
          <w:color w:val="000000" w:themeColor="text1"/>
          <w:szCs w:val="22"/>
          <w:lang w:val="en-US"/>
        </w:rPr>
        <w:t xml:space="preserve"> </w:t>
      </w:r>
      <w:r w:rsidRPr="002C3F78">
        <w:rPr>
          <w:color w:val="000000" w:themeColor="text1"/>
          <w:szCs w:val="22"/>
          <w:lang w:val="es-ES"/>
        </w:rPr>
        <w:t xml:space="preserve">Consulta: 01 junio 2013. </w:t>
      </w:r>
    </w:p>
    <w:p w:rsidR="00330864" w:rsidRPr="00AD4E59" w:rsidRDefault="00330864" w:rsidP="00330864">
      <w:pPr>
        <w:ind w:left="2124" w:hanging="708"/>
        <w:jc w:val="left"/>
        <w:rPr>
          <w:color w:val="0000FF"/>
          <w:u w:val="single"/>
          <w:lang w:val="es-MX"/>
        </w:rPr>
      </w:pPr>
      <w:r w:rsidRPr="00601009">
        <w:rPr>
          <w:color w:val="000000" w:themeColor="text1"/>
          <w:szCs w:val="22"/>
          <w:lang w:val="es-MX"/>
        </w:rPr>
        <w:t xml:space="preserve">&lt; </w:t>
      </w:r>
      <w:hyperlink r:id="rId35" w:history="1">
        <w:r w:rsidRPr="00601009">
          <w:rPr>
            <w:color w:val="000000" w:themeColor="text1"/>
            <w:lang w:val="es-MX"/>
          </w:rPr>
          <w:t>http://www.omg.org/bpmn/Documents/Introduction_to_BPMN.pdf</w:t>
        </w:r>
      </w:hyperlink>
      <w:r w:rsidRPr="00601009">
        <w:rPr>
          <w:color w:val="000000" w:themeColor="text1"/>
          <w:szCs w:val="22"/>
          <w:lang w:val="es-MX"/>
        </w:rPr>
        <w:t>&gt;</w:t>
      </w:r>
    </w:p>
    <w:sectPr w:rsidR="00330864" w:rsidRPr="00AD4E59" w:rsidSect="00316DE2">
      <w:footerReference w:type="default" r:id="rId36"/>
      <w:pgSz w:w="11906" w:h="16838" w:code="9"/>
      <w:pgMar w:top="1418" w:right="1701" w:bottom="1418" w:left="1701" w:header="709" w:footer="461"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César" w:date="2013-06-16T07:31:00Z" w:initials="CA">
    <w:p w:rsidR="00494534" w:rsidRDefault="00494534">
      <w:pPr>
        <w:pStyle w:val="Textocomentario"/>
      </w:pPr>
      <w:r>
        <w:rPr>
          <w:rStyle w:val="Refdecomentario"/>
        </w:rPr>
        <w:annotationRef/>
      </w:r>
      <w:r>
        <w:t>No es toma de pedidos</w:t>
      </w:r>
    </w:p>
  </w:comment>
  <w:comment w:id="32" w:author="César" w:date="2013-06-16T07:33:00Z" w:initials="CA">
    <w:p w:rsidR="00494534" w:rsidRDefault="00494534">
      <w:pPr>
        <w:pStyle w:val="Textocomentario"/>
      </w:pPr>
      <w:r>
        <w:rPr>
          <w:rStyle w:val="Refdecomentario"/>
        </w:rPr>
        <w:annotationRef/>
      </w:r>
      <w:r>
        <w:t>Con que funcionalidad cubres el post-servicio los comentarios?</w:t>
      </w:r>
    </w:p>
  </w:comment>
  <w:comment w:id="91" w:author="César" w:date="2013-06-16T07:39:00Z" w:initials="CA">
    <w:p w:rsidR="0046157A" w:rsidRDefault="0046157A">
      <w:pPr>
        <w:pStyle w:val="Textocomentario"/>
      </w:pPr>
      <w:r>
        <w:rPr>
          <w:rStyle w:val="Refdecomentario"/>
        </w:rPr>
        <w:annotationRef/>
      </w:r>
      <w:r>
        <w:t>En este punto puedes revisar cada objetivo específico e identificar algún riesgo asociado al OE.</w:t>
      </w:r>
    </w:p>
  </w:comment>
  <w:comment w:id="95" w:author="César" w:date="2013-06-16T07:52:00Z" w:initials="CA">
    <w:p w:rsidR="00E12659" w:rsidRDefault="00E12659">
      <w:pPr>
        <w:pStyle w:val="Textocomentario"/>
      </w:pPr>
      <w:r>
        <w:rPr>
          <w:rStyle w:val="Refdecomentario"/>
        </w:rPr>
        <w:annotationRef/>
      </w:r>
      <w:r>
        <w:t xml:space="preserve">Para la sustentación hay que tener en cuenta que se está proponiendo un nuevo canal de venta de servicio para las personas </w:t>
      </w:r>
      <w:r>
        <w:t>naturales.</w:t>
      </w:r>
      <w:bookmarkStart w:id="96" w:name="_GoBack"/>
      <w:bookmarkEnd w:id="96"/>
    </w:p>
  </w:comment>
  <w:comment w:id="99" w:author="César" w:date="2013-06-16T07:45:00Z" w:initials="CA">
    <w:p w:rsidR="0046157A" w:rsidRDefault="0046157A">
      <w:pPr>
        <w:pStyle w:val="Textocomentario"/>
      </w:pPr>
      <w:r>
        <w:rPr>
          <w:rStyle w:val="Refdecomentario"/>
        </w:rPr>
        <w:annotationRef/>
      </w:r>
      <w:r>
        <w:t>Es una alternativa para enfrentar este problema (no puedes garantizar resolver)</w:t>
      </w:r>
    </w:p>
  </w:comment>
  <w:comment w:id="100" w:author="César" w:date="2013-06-16T07:46:00Z" w:initials="CA">
    <w:p w:rsidR="0046157A" w:rsidRDefault="0046157A">
      <w:pPr>
        <w:pStyle w:val="Textocomentario"/>
      </w:pPr>
      <w:r>
        <w:rPr>
          <w:rStyle w:val="Refdecomentario"/>
        </w:rPr>
        <w:annotationRef/>
      </w:r>
      <w:r>
        <w:t>Que brinde funcionalidades de …..</w:t>
      </w:r>
    </w:p>
  </w:comment>
  <w:comment w:id="103" w:author="César" w:date="2013-06-16T07:50:00Z" w:initials="CA">
    <w:p w:rsidR="007A500E" w:rsidRDefault="007A500E">
      <w:pPr>
        <w:pStyle w:val="Textocomentario"/>
      </w:pPr>
      <w:r>
        <w:rPr>
          <w:rStyle w:val="Refdecomentario"/>
        </w:rPr>
        <w:annotationRef/>
      </w:r>
      <w:r>
        <w:t>Hay alguna referencia?</w:t>
      </w:r>
      <w:r w:rsidR="00E12659">
        <w:t xml:space="preserve">. En clase se </w:t>
      </w:r>
      <w:proofErr w:type="spellStart"/>
      <w:r w:rsidR="00E12659">
        <w:t>solicito</w:t>
      </w:r>
      <w:proofErr w:type="spellEnd"/>
      <w:r w:rsidR="00E12659">
        <w:t xml:space="preserve"> referencia?</w:t>
      </w:r>
    </w:p>
  </w:comment>
  <w:comment w:id="114" w:author="César" w:date="2013-06-16T07:49:00Z" w:initials="CA">
    <w:p w:rsidR="007A500E" w:rsidRDefault="007A500E">
      <w:pPr>
        <w:pStyle w:val="Textocomentario"/>
      </w:pPr>
      <w:r>
        <w:rPr>
          <w:rStyle w:val="Refdecomentario"/>
        </w:rPr>
        <w:annotationRef/>
      </w:r>
      <w:r>
        <w:t>En la parte de control colocar hitos de control por cada semana, de la misma manera para las reuniones semanales colocar tareas (opción tareas repetitivas)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B82" w:rsidRDefault="00250B82">
      <w:r>
        <w:separator/>
      </w:r>
    </w:p>
    <w:p w:rsidR="00250B82" w:rsidRDefault="00250B82"/>
    <w:p w:rsidR="00250B82" w:rsidRDefault="00250B82" w:rsidP="005737E9"/>
    <w:p w:rsidR="00250B82" w:rsidRDefault="00250B82" w:rsidP="005737E9"/>
    <w:p w:rsidR="00250B82" w:rsidRDefault="00250B82" w:rsidP="00442B7D"/>
    <w:p w:rsidR="00250B82" w:rsidRDefault="00250B82" w:rsidP="00442B7D"/>
    <w:p w:rsidR="00250B82" w:rsidRDefault="00250B82" w:rsidP="003B26C9"/>
    <w:p w:rsidR="00250B82" w:rsidRDefault="00250B82" w:rsidP="003B26C9"/>
    <w:p w:rsidR="00250B82" w:rsidRDefault="00250B82"/>
  </w:endnote>
  <w:endnote w:type="continuationSeparator" w:id="0">
    <w:p w:rsidR="00250B82" w:rsidRDefault="00250B82">
      <w:r>
        <w:continuationSeparator/>
      </w:r>
    </w:p>
    <w:p w:rsidR="00250B82" w:rsidRDefault="00250B82"/>
    <w:p w:rsidR="00250B82" w:rsidRDefault="00250B82" w:rsidP="005737E9"/>
    <w:p w:rsidR="00250B82" w:rsidRDefault="00250B82" w:rsidP="005737E9"/>
    <w:p w:rsidR="00250B82" w:rsidRDefault="00250B82" w:rsidP="00442B7D"/>
    <w:p w:rsidR="00250B82" w:rsidRDefault="00250B82" w:rsidP="00442B7D"/>
    <w:p w:rsidR="00250B82" w:rsidRDefault="00250B82" w:rsidP="003B26C9"/>
    <w:p w:rsidR="00250B82" w:rsidRDefault="00250B82" w:rsidP="003B26C9"/>
    <w:p w:rsidR="00250B82" w:rsidRDefault="00250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534" w:rsidRDefault="00494534" w:rsidP="00126887">
    <w:pPr>
      <w:pStyle w:val="Piedepgina"/>
      <w:pBdr>
        <w:top w:val="single" w:sz="4" w:space="1" w:color="auto"/>
      </w:pBdr>
      <w:jc w:val="center"/>
    </w:pPr>
    <w:r>
      <w:rPr>
        <w:rStyle w:val="Nmerodepgina"/>
        <w:sz w:val="18"/>
        <w:szCs w:val="18"/>
      </w:rPr>
      <w:t xml:space="preserve">                                  </w:t>
    </w:r>
  </w:p>
  <w:sdt>
    <w:sdtPr>
      <w:id w:val="-821345529"/>
      <w:docPartObj>
        <w:docPartGallery w:val="Page Numbers (Bottom of Page)"/>
        <w:docPartUnique/>
      </w:docPartObj>
    </w:sdtPr>
    <w:sdtContent>
      <w:p w:rsidR="00494534" w:rsidRDefault="00494534" w:rsidP="00126887">
        <w:pPr>
          <w:pStyle w:val="Piedepgina"/>
          <w:jc w:val="right"/>
        </w:pPr>
        <w:r>
          <w:fldChar w:fldCharType="begin"/>
        </w:r>
        <w:r>
          <w:instrText>PAGE   \* MERGEFORMAT</w:instrText>
        </w:r>
        <w:r>
          <w:fldChar w:fldCharType="separate"/>
        </w:r>
        <w:r w:rsidR="0046157A" w:rsidRPr="0046157A">
          <w:rPr>
            <w:noProof/>
            <w:lang w:val="es-ES"/>
          </w:rPr>
          <w:t>24</w:t>
        </w:r>
        <w:r>
          <w:fldChar w:fldCharType="end"/>
        </w:r>
      </w:p>
    </w:sdtContent>
  </w:sdt>
  <w:p w:rsidR="00494534" w:rsidRDefault="00494534" w:rsidP="00126887"/>
  <w:p w:rsidR="00494534" w:rsidRDefault="0049453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534" w:rsidRDefault="00494534" w:rsidP="00EE3655">
    <w:pPr>
      <w:pStyle w:val="Piedepgina"/>
      <w:pBdr>
        <w:top w:val="single" w:sz="4" w:space="1" w:color="auto"/>
      </w:pBdr>
      <w:jc w:val="left"/>
    </w:pPr>
    <w:r>
      <w:rPr>
        <w:rStyle w:val="Nmerodepgina"/>
        <w:sz w:val="18"/>
        <w:szCs w:val="18"/>
      </w:rPr>
      <w:t xml:space="preserve"> </w:t>
    </w:r>
  </w:p>
  <w:sdt>
    <w:sdtPr>
      <w:id w:val="818164222"/>
      <w:docPartObj>
        <w:docPartGallery w:val="Page Numbers (Bottom of Page)"/>
        <w:docPartUnique/>
      </w:docPartObj>
    </w:sdtPr>
    <w:sdtContent>
      <w:p w:rsidR="00494534" w:rsidRDefault="00494534">
        <w:pPr>
          <w:pStyle w:val="Piedepgina"/>
          <w:jc w:val="right"/>
        </w:pPr>
        <w:r>
          <w:fldChar w:fldCharType="begin"/>
        </w:r>
        <w:r>
          <w:instrText>PAGE   \* MERGEFORMAT</w:instrText>
        </w:r>
        <w:r>
          <w:fldChar w:fldCharType="separate"/>
        </w:r>
        <w:r w:rsidR="00E12659" w:rsidRPr="00E12659">
          <w:rPr>
            <w:noProof/>
            <w:lang w:val="es-ES"/>
          </w:rPr>
          <w:t>40</w:t>
        </w:r>
        <w:r>
          <w:fldChar w:fldCharType="end"/>
        </w:r>
      </w:p>
    </w:sdtContent>
  </w:sdt>
  <w:p w:rsidR="00494534" w:rsidRDefault="00494534"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B82" w:rsidRDefault="00250B82">
      <w:r>
        <w:separator/>
      </w:r>
    </w:p>
    <w:p w:rsidR="00250B82" w:rsidRDefault="00250B82"/>
    <w:p w:rsidR="00250B82" w:rsidRDefault="00250B82" w:rsidP="005737E9"/>
    <w:p w:rsidR="00250B82" w:rsidRDefault="00250B82" w:rsidP="005737E9"/>
    <w:p w:rsidR="00250B82" w:rsidRDefault="00250B82" w:rsidP="00442B7D"/>
    <w:p w:rsidR="00250B82" w:rsidRDefault="00250B82" w:rsidP="00442B7D"/>
    <w:p w:rsidR="00250B82" w:rsidRDefault="00250B82" w:rsidP="003B26C9"/>
    <w:p w:rsidR="00250B82" w:rsidRDefault="00250B82" w:rsidP="003B26C9"/>
    <w:p w:rsidR="00250B82" w:rsidRDefault="00250B82"/>
  </w:footnote>
  <w:footnote w:type="continuationSeparator" w:id="0">
    <w:p w:rsidR="00250B82" w:rsidRDefault="00250B82">
      <w:r>
        <w:continuationSeparator/>
      </w:r>
    </w:p>
    <w:p w:rsidR="00250B82" w:rsidRDefault="00250B82"/>
    <w:p w:rsidR="00250B82" w:rsidRDefault="00250B82" w:rsidP="005737E9"/>
    <w:p w:rsidR="00250B82" w:rsidRDefault="00250B82" w:rsidP="005737E9"/>
    <w:p w:rsidR="00250B82" w:rsidRDefault="00250B82" w:rsidP="00442B7D"/>
    <w:p w:rsidR="00250B82" w:rsidRDefault="00250B82" w:rsidP="00442B7D"/>
    <w:p w:rsidR="00250B82" w:rsidRDefault="00250B82" w:rsidP="003B26C9"/>
    <w:p w:rsidR="00250B82" w:rsidRDefault="00250B82" w:rsidP="003B26C9"/>
    <w:p w:rsidR="00250B82" w:rsidRDefault="00250B8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4856A2"/>
    <w:multiLevelType w:val="multilevel"/>
    <w:tmpl w:val="7C34481A"/>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8">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11">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CA70684"/>
    <w:multiLevelType w:val="hybridMultilevel"/>
    <w:tmpl w:val="708C2BF8"/>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1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nsid w:val="468512A5"/>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9">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1">
    <w:nsid w:val="516430AA"/>
    <w:multiLevelType w:val="hybridMultilevel"/>
    <w:tmpl w:val="60AAE014"/>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22">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6966EDB"/>
    <w:multiLevelType w:val="hybridMultilevel"/>
    <w:tmpl w:val="406A835A"/>
    <w:lvl w:ilvl="0" w:tplc="0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1537C88"/>
    <w:multiLevelType w:val="hybridMultilevel"/>
    <w:tmpl w:val="8C62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9">
    <w:nsid w:val="64B13576"/>
    <w:multiLevelType w:val="hybridMultilevel"/>
    <w:tmpl w:val="72246EC2"/>
    <w:lvl w:ilvl="0" w:tplc="0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32"/>
  </w:num>
  <w:num w:numId="3">
    <w:abstractNumId w:val="0"/>
  </w:num>
  <w:num w:numId="4">
    <w:abstractNumId w:val="26"/>
  </w:num>
  <w:num w:numId="5">
    <w:abstractNumId w:val="2"/>
  </w:num>
  <w:num w:numId="6">
    <w:abstractNumId w:val="25"/>
  </w:num>
  <w:num w:numId="7">
    <w:abstractNumId w:val="5"/>
  </w:num>
  <w:num w:numId="8">
    <w:abstractNumId w:val="22"/>
  </w:num>
  <w:num w:numId="9">
    <w:abstractNumId w:val="9"/>
  </w:num>
  <w:num w:numId="10">
    <w:abstractNumId w:val="7"/>
  </w:num>
  <w:num w:numId="11">
    <w:abstractNumId w:val="1"/>
  </w:num>
  <w:num w:numId="12">
    <w:abstractNumId w:val="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8"/>
  </w:num>
  <w:num w:numId="18">
    <w:abstractNumId w:val="4"/>
  </w:num>
  <w:num w:numId="19">
    <w:abstractNumId w:val="31"/>
  </w:num>
  <w:num w:numId="20">
    <w:abstractNumId w:val="8"/>
  </w:num>
  <w:num w:numId="21">
    <w:abstractNumId w:val="24"/>
  </w:num>
  <w:num w:numId="22">
    <w:abstractNumId w:val="30"/>
  </w:num>
  <w:num w:numId="23">
    <w:abstractNumId w:val="13"/>
  </w:num>
  <w:num w:numId="24">
    <w:abstractNumId w:val="19"/>
  </w:num>
  <w:num w:numId="25">
    <w:abstractNumId w:val="12"/>
  </w:num>
  <w:num w:numId="26">
    <w:abstractNumId w:val="16"/>
  </w:num>
  <w:num w:numId="27">
    <w:abstractNumId w:val="20"/>
  </w:num>
  <w:num w:numId="28">
    <w:abstractNumId w:val="17"/>
  </w:num>
  <w:num w:numId="29">
    <w:abstractNumId w:val="33"/>
  </w:num>
  <w:num w:numId="30">
    <w:abstractNumId w:val="11"/>
  </w:num>
  <w:num w:numId="31">
    <w:abstractNumId w:val="27"/>
  </w:num>
  <w:num w:numId="32">
    <w:abstractNumId w:val="14"/>
  </w:num>
  <w:num w:numId="33">
    <w:abstractNumId w:val="23"/>
  </w:num>
  <w:num w:numId="34">
    <w:abstractNumId w:val="29"/>
  </w:num>
  <w:num w:numId="35">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3793"/>
    <w:rsid w:val="0000446C"/>
    <w:rsid w:val="00004B68"/>
    <w:rsid w:val="00004EA7"/>
    <w:rsid w:val="00005C0D"/>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26E0"/>
    <w:rsid w:val="000331BC"/>
    <w:rsid w:val="000338D9"/>
    <w:rsid w:val="000343E3"/>
    <w:rsid w:val="00034752"/>
    <w:rsid w:val="00034866"/>
    <w:rsid w:val="000348D3"/>
    <w:rsid w:val="00034C4C"/>
    <w:rsid w:val="00035A14"/>
    <w:rsid w:val="00035E57"/>
    <w:rsid w:val="00036981"/>
    <w:rsid w:val="00036D1A"/>
    <w:rsid w:val="000413D5"/>
    <w:rsid w:val="00042473"/>
    <w:rsid w:val="000434BF"/>
    <w:rsid w:val="00043AE2"/>
    <w:rsid w:val="00045135"/>
    <w:rsid w:val="00047939"/>
    <w:rsid w:val="000510E1"/>
    <w:rsid w:val="0005365C"/>
    <w:rsid w:val="0005383B"/>
    <w:rsid w:val="00053F5E"/>
    <w:rsid w:val="00054B84"/>
    <w:rsid w:val="0005653A"/>
    <w:rsid w:val="00056B9C"/>
    <w:rsid w:val="000576E4"/>
    <w:rsid w:val="0005774E"/>
    <w:rsid w:val="000578A6"/>
    <w:rsid w:val="00060BFD"/>
    <w:rsid w:val="000626DA"/>
    <w:rsid w:val="000648C9"/>
    <w:rsid w:val="00064A39"/>
    <w:rsid w:val="00066B08"/>
    <w:rsid w:val="0007087A"/>
    <w:rsid w:val="00070BE1"/>
    <w:rsid w:val="0007277A"/>
    <w:rsid w:val="00073C1F"/>
    <w:rsid w:val="00073FED"/>
    <w:rsid w:val="00074AF3"/>
    <w:rsid w:val="0007540B"/>
    <w:rsid w:val="0007709B"/>
    <w:rsid w:val="0008112E"/>
    <w:rsid w:val="000812BC"/>
    <w:rsid w:val="00081587"/>
    <w:rsid w:val="00082334"/>
    <w:rsid w:val="000838A0"/>
    <w:rsid w:val="0008625A"/>
    <w:rsid w:val="00086ECB"/>
    <w:rsid w:val="00090771"/>
    <w:rsid w:val="000931A1"/>
    <w:rsid w:val="000940FD"/>
    <w:rsid w:val="00095EE1"/>
    <w:rsid w:val="000A169E"/>
    <w:rsid w:val="000A1E92"/>
    <w:rsid w:val="000A2F72"/>
    <w:rsid w:val="000A33B9"/>
    <w:rsid w:val="000A363B"/>
    <w:rsid w:val="000A7A88"/>
    <w:rsid w:val="000B07FD"/>
    <w:rsid w:val="000B382C"/>
    <w:rsid w:val="000B46CA"/>
    <w:rsid w:val="000B5430"/>
    <w:rsid w:val="000B569C"/>
    <w:rsid w:val="000B57EE"/>
    <w:rsid w:val="000C04C7"/>
    <w:rsid w:val="000C3834"/>
    <w:rsid w:val="000C39E7"/>
    <w:rsid w:val="000C46CB"/>
    <w:rsid w:val="000C487F"/>
    <w:rsid w:val="000C720B"/>
    <w:rsid w:val="000C73B5"/>
    <w:rsid w:val="000D0C79"/>
    <w:rsid w:val="000D13CF"/>
    <w:rsid w:val="000D3511"/>
    <w:rsid w:val="000D5409"/>
    <w:rsid w:val="000D671F"/>
    <w:rsid w:val="000D6E01"/>
    <w:rsid w:val="000E0A6D"/>
    <w:rsid w:val="000E2634"/>
    <w:rsid w:val="000E4244"/>
    <w:rsid w:val="000E7A9B"/>
    <w:rsid w:val="000F00A6"/>
    <w:rsid w:val="000F11BE"/>
    <w:rsid w:val="000F2BE1"/>
    <w:rsid w:val="000F31FB"/>
    <w:rsid w:val="000F7807"/>
    <w:rsid w:val="0010049B"/>
    <w:rsid w:val="00102297"/>
    <w:rsid w:val="00103AA0"/>
    <w:rsid w:val="0010458A"/>
    <w:rsid w:val="00104929"/>
    <w:rsid w:val="001067E3"/>
    <w:rsid w:val="0011137A"/>
    <w:rsid w:val="00114339"/>
    <w:rsid w:val="00114C97"/>
    <w:rsid w:val="0011530F"/>
    <w:rsid w:val="00115C7E"/>
    <w:rsid w:val="00116D29"/>
    <w:rsid w:val="001249C0"/>
    <w:rsid w:val="00124BA2"/>
    <w:rsid w:val="00125DCE"/>
    <w:rsid w:val="00126887"/>
    <w:rsid w:val="00127E7A"/>
    <w:rsid w:val="0013003C"/>
    <w:rsid w:val="0013073D"/>
    <w:rsid w:val="00130819"/>
    <w:rsid w:val="00131361"/>
    <w:rsid w:val="00131A2B"/>
    <w:rsid w:val="001367B2"/>
    <w:rsid w:val="00136E88"/>
    <w:rsid w:val="001372F6"/>
    <w:rsid w:val="00137C62"/>
    <w:rsid w:val="00137DE5"/>
    <w:rsid w:val="00140702"/>
    <w:rsid w:val="00140764"/>
    <w:rsid w:val="00141CF2"/>
    <w:rsid w:val="00142968"/>
    <w:rsid w:val="00144D39"/>
    <w:rsid w:val="00146308"/>
    <w:rsid w:val="0014729C"/>
    <w:rsid w:val="001514A3"/>
    <w:rsid w:val="00152CDD"/>
    <w:rsid w:val="00155F21"/>
    <w:rsid w:val="00156C44"/>
    <w:rsid w:val="0015780B"/>
    <w:rsid w:val="00161173"/>
    <w:rsid w:val="00162152"/>
    <w:rsid w:val="00162B88"/>
    <w:rsid w:val="00165F30"/>
    <w:rsid w:val="00171CF6"/>
    <w:rsid w:val="001746DF"/>
    <w:rsid w:val="00174D1A"/>
    <w:rsid w:val="0017531F"/>
    <w:rsid w:val="0017587C"/>
    <w:rsid w:val="0017616C"/>
    <w:rsid w:val="001807AB"/>
    <w:rsid w:val="00182F08"/>
    <w:rsid w:val="0018770B"/>
    <w:rsid w:val="00190558"/>
    <w:rsid w:val="00190AE8"/>
    <w:rsid w:val="001922A4"/>
    <w:rsid w:val="00194ED5"/>
    <w:rsid w:val="00195FA9"/>
    <w:rsid w:val="001965C1"/>
    <w:rsid w:val="00197833"/>
    <w:rsid w:val="001A0C07"/>
    <w:rsid w:val="001A1570"/>
    <w:rsid w:val="001A17B3"/>
    <w:rsid w:val="001A1E9C"/>
    <w:rsid w:val="001A5F2C"/>
    <w:rsid w:val="001A7431"/>
    <w:rsid w:val="001B1984"/>
    <w:rsid w:val="001B2526"/>
    <w:rsid w:val="001B4908"/>
    <w:rsid w:val="001B4CD1"/>
    <w:rsid w:val="001B7B6A"/>
    <w:rsid w:val="001C0095"/>
    <w:rsid w:val="001C7B6D"/>
    <w:rsid w:val="001C7F67"/>
    <w:rsid w:val="001D02AB"/>
    <w:rsid w:val="001D0E9A"/>
    <w:rsid w:val="001D1680"/>
    <w:rsid w:val="001D1FA2"/>
    <w:rsid w:val="001D4507"/>
    <w:rsid w:val="001D630D"/>
    <w:rsid w:val="001D69B3"/>
    <w:rsid w:val="001E1D09"/>
    <w:rsid w:val="001E2140"/>
    <w:rsid w:val="001E24E4"/>
    <w:rsid w:val="001E27A3"/>
    <w:rsid w:val="001E2FAA"/>
    <w:rsid w:val="001E4140"/>
    <w:rsid w:val="001E48F5"/>
    <w:rsid w:val="001E6073"/>
    <w:rsid w:val="001E7354"/>
    <w:rsid w:val="001E775A"/>
    <w:rsid w:val="001F0954"/>
    <w:rsid w:val="001F264A"/>
    <w:rsid w:val="001F7274"/>
    <w:rsid w:val="001F7C5D"/>
    <w:rsid w:val="001F7E1E"/>
    <w:rsid w:val="00201064"/>
    <w:rsid w:val="0020312E"/>
    <w:rsid w:val="00203181"/>
    <w:rsid w:val="002100B5"/>
    <w:rsid w:val="00210BB6"/>
    <w:rsid w:val="00211950"/>
    <w:rsid w:val="00214183"/>
    <w:rsid w:val="00214D59"/>
    <w:rsid w:val="0022076C"/>
    <w:rsid w:val="0022213D"/>
    <w:rsid w:val="0022266D"/>
    <w:rsid w:val="00224FB2"/>
    <w:rsid w:val="00234D66"/>
    <w:rsid w:val="00237205"/>
    <w:rsid w:val="00242300"/>
    <w:rsid w:val="00243478"/>
    <w:rsid w:val="00245B5E"/>
    <w:rsid w:val="00246681"/>
    <w:rsid w:val="002475B6"/>
    <w:rsid w:val="00250B82"/>
    <w:rsid w:val="00252E1F"/>
    <w:rsid w:val="00256D6A"/>
    <w:rsid w:val="002577D2"/>
    <w:rsid w:val="00261CB1"/>
    <w:rsid w:val="002637C8"/>
    <w:rsid w:val="00264917"/>
    <w:rsid w:val="00273052"/>
    <w:rsid w:val="00275EA1"/>
    <w:rsid w:val="002768C0"/>
    <w:rsid w:val="002774B5"/>
    <w:rsid w:val="0028086A"/>
    <w:rsid w:val="00282C42"/>
    <w:rsid w:val="00284A65"/>
    <w:rsid w:val="00287C60"/>
    <w:rsid w:val="0029653D"/>
    <w:rsid w:val="00296C2B"/>
    <w:rsid w:val="002A008A"/>
    <w:rsid w:val="002A02EA"/>
    <w:rsid w:val="002A0C03"/>
    <w:rsid w:val="002A3E9F"/>
    <w:rsid w:val="002A6002"/>
    <w:rsid w:val="002B025D"/>
    <w:rsid w:val="002B38B0"/>
    <w:rsid w:val="002B65BB"/>
    <w:rsid w:val="002C3264"/>
    <w:rsid w:val="002C4457"/>
    <w:rsid w:val="002C5742"/>
    <w:rsid w:val="002C5C10"/>
    <w:rsid w:val="002C7D81"/>
    <w:rsid w:val="002D25A2"/>
    <w:rsid w:val="002D45F3"/>
    <w:rsid w:val="002D50A2"/>
    <w:rsid w:val="002D59A5"/>
    <w:rsid w:val="002D70B1"/>
    <w:rsid w:val="002D7902"/>
    <w:rsid w:val="002D7D11"/>
    <w:rsid w:val="002E6041"/>
    <w:rsid w:val="002E62CD"/>
    <w:rsid w:val="002E6C1D"/>
    <w:rsid w:val="002E71CE"/>
    <w:rsid w:val="002F4DD6"/>
    <w:rsid w:val="002F5268"/>
    <w:rsid w:val="002F74D4"/>
    <w:rsid w:val="002F7A68"/>
    <w:rsid w:val="003069DB"/>
    <w:rsid w:val="00307B12"/>
    <w:rsid w:val="00312218"/>
    <w:rsid w:val="00314625"/>
    <w:rsid w:val="003147F8"/>
    <w:rsid w:val="00316109"/>
    <w:rsid w:val="0031636D"/>
    <w:rsid w:val="00316B30"/>
    <w:rsid w:val="00316DE2"/>
    <w:rsid w:val="0031713D"/>
    <w:rsid w:val="003212BC"/>
    <w:rsid w:val="003223F3"/>
    <w:rsid w:val="00322F40"/>
    <w:rsid w:val="003255A2"/>
    <w:rsid w:val="0033010D"/>
    <w:rsid w:val="00330864"/>
    <w:rsid w:val="00331738"/>
    <w:rsid w:val="00333E81"/>
    <w:rsid w:val="00334EC2"/>
    <w:rsid w:val="00335B6F"/>
    <w:rsid w:val="0034384F"/>
    <w:rsid w:val="00344C2E"/>
    <w:rsid w:val="003458A3"/>
    <w:rsid w:val="00345D24"/>
    <w:rsid w:val="00346CEE"/>
    <w:rsid w:val="0034723D"/>
    <w:rsid w:val="00350208"/>
    <w:rsid w:val="003503B3"/>
    <w:rsid w:val="003513F5"/>
    <w:rsid w:val="00351AE6"/>
    <w:rsid w:val="00352930"/>
    <w:rsid w:val="00355217"/>
    <w:rsid w:val="00361862"/>
    <w:rsid w:val="0036402F"/>
    <w:rsid w:val="00365340"/>
    <w:rsid w:val="00365A32"/>
    <w:rsid w:val="00366BA6"/>
    <w:rsid w:val="0037550B"/>
    <w:rsid w:val="003809DC"/>
    <w:rsid w:val="00380DE2"/>
    <w:rsid w:val="00380DE9"/>
    <w:rsid w:val="003868FC"/>
    <w:rsid w:val="00387E3A"/>
    <w:rsid w:val="00393426"/>
    <w:rsid w:val="0039474F"/>
    <w:rsid w:val="003969E0"/>
    <w:rsid w:val="003A07D5"/>
    <w:rsid w:val="003A272F"/>
    <w:rsid w:val="003A4CB3"/>
    <w:rsid w:val="003A619B"/>
    <w:rsid w:val="003B0A54"/>
    <w:rsid w:val="003B26C9"/>
    <w:rsid w:val="003B275A"/>
    <w:rsid w:val="003B3EB4"/>
    <w:rsid w:val="003B7215"/>
    <w:rsid w:val="003C32B2"/>
    <w:rsid w:val="003C4124"/>
    <w:rsid w:val="003C5AB6"/>
    <w:rsid w:val="003D2AEF"/>
    <w:rsid w:val="003D42FA"/>
    <w:rsid w:val="003D6CFB"/>
    <w:rsid w:val="003E15F2"/>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22058"/>
    <w:rsid w:val="00422552"/>
    <w:rsid w:val="0042329C"/>
    <w:rsid w:val="004236D8"/>
    <w:rsid w:val="004265AC"/>
    <w:rsid w:val="00427473"/>
    <w:rsid w:val="00434131"/>
    <w:rsid w:val="00434B34"/>
    <w:rsid w:val="00442B7D"/>
    <w:rsid w:val="004446A6"/>
    <w:rsid w:val="00444AB8"/>
    <w:rsid w:val="00445AAA"/>
    <w:rsid w:val="00446E05"/>
    <w:rsid w:val="004516A0"/>
    <w:rsid w:val="00451ED9"/>
    <w:rsid w:val="00452633"/>
    <w:rsid w:val="00452BF2"/>
    <w:rsid w:val="00453033"/>
    <w:rsid w:val="00454178"/>
    <w:rsid w:val="0045448E"/>
    <w:rsid w:val="00454C2D"/>
    <w:rsid w:val="00457854"/>
    <w:rsid w:val="00457F9F"/>
    <w:rsid w:val="00460D7E"/>
    <w:rsid w:val="0046157A"/>
    <w:rsid w:val="00461718"/>
    <w:rsid w:val="0046275B"/>
    <w:rsid w:val="004633DE"/>
    <w:rsid w:val="00467628"/>
    <w:rsid w:val="004715B5"/>
    <w:rsid w:val="004806B9"/>
    <w:rsid w:val="00481546"/>
    <w:rsid w:val="0048205C"/>
    <w:rsid w:val="004844DC"/>
    <w:rsid w:val="00485D76"/>
    <w:rsid w:val="00486C32"/>
    <w:rsid w:val="00494534"/>
    <w:rsid w:val="004A019A"/>
    <w:rsid w:val="004A2CE6"/>
    <w:rsid w:val="004B0D93"/>
    <w:rsid w:val="004B4AC8"/>
    <w:rsid w:val="004B6B21"/>
    <w:rsid w:val="004C0393"/>
    <w:rsid w:val="004C08E1"/>
    <w:rsid w:val="004C3071"/>
    <w:rsid w:val="004C6D44"/>
    <w:rsid w:val="004D07A4"/>
    <w:rsid w:val="004D26D4"/>
    <w:rsid w:val="004D501F"/>
    <w:rsid w:val="004D7661"/>
    <w:rsid w:val="004E159A"/>
    <w:rsid w:val="004E18AB"/>
    <w:rsid w:val="004E4539"/>
    <w:rsid w:val="004E4CAC"/>
    <w:rsid w:val="004E581D"/>
    <w:rsid w:val="004E60A7"/>
    <w:rsid w:val="004E622A"/>
    <w:rsid w:val="004E648E"/>
    <w:rsid w:val="004E6F11"/>
    <w:rsid w:val="004E75DE"/>
    <w:rsid w:val="004E7805"/>
    <w:rsid w:val="004F0F1F"/>
    <w:rsid w:val="004F23B8"/>
    <w:rsid w:val="004F23DE"/>
    <w:rsid w:val="004F2D54"/>
    <w:rsid w:val="004F5759"/>
    <w:rsid w:val="004F6567"/>
    <w:rsid w:val="004F697D"/>
    <w:rsid w:val="004F73B4"/>
    <w:rsid w:val="00501179"/>
    <w:rsid w:val="0050197F"/>
    <w:rsid w:val="00502CF3"/>
    <w:rsid w:val="00506179"/>
    <w:rsid w:val="00506BD1"/>
    <w:rsid w:val="00510435"/>
    <w:rsid w:val="00510E9F"/>
    <w:rsid w:val="005112B7"/>
    <w:rsid w:val="00513F90"/>
    <w:rsid w:val="00514A12"/>
    <w:rsid w:val="005178E2"/>
    <w:rsid w:val="00524645"/>
    <w:rsid w:val="00526151"/>
    <w:rsid w:val="00526B63"/>
    <w:rsid w:val="00527F7C"/>
    <w:rsid w:val="00531568"/>
    <w:rsid w:val="00532302"/>
    <w:rsid w:val="00532F66"/>
    <w:rsid w:val="00535975"/>
    <w:rsid w:val="00535AAA"/>
    <w:rsid w:val="005400BA"/>
    <w:rsid w:val="00540873"/>
    <w:rsid w:val="00540B1C"/>
    <w:rsid w:val="0054308B"/>
    <w:rsid w:val="00543B8D"/>
    <w:rsid w:val="00543DBE"/>
    <w:rsid w:val="005452F1"/>
    <w:rsid w:val="00546B6D"/>
    <w:rsid w:val="00547C5E"/>
    <w:rsid w:val="00552E01"/>
    <w:rsid w:val="00553F10"/>
    <w:rsid w:val="00554148"/>
    <w:rsid w:val="0055667D"/>
    <w:rsid w:val="00560213"/>
    <w:rsid w:val="0056069E"/>
    <w:rsid w:val="0056207A"/>
    <w:rsid w:val="005621F1"/>
    <w:rsid w:val="00562E8A"/>
    <w:rsid w:val="005649B8"/>
    <w:rsid w:val="0056517E"/>
    <w:rsid w:val="0056699B"/>
    <w:rsid w:val="00567891"/>
    <w:rsid w:val="00573561"/>
    <w:rsid w:val="005737E9"/>
    <w:rsid w:val="00576041"/>
    <w:rsid w:val="00581A27"/>
    <w:rsid w:val="00582CF2"/>
    <w:rsid w:val="00583792"/>
    <w:rsid w:val="0058468F"/>
    <w:rsid w:val="00586B07"/>
    <w:rsid w:val="00590136"/>
    <w:rsid w:val="00590846"/>
    <w:rsid w:val="00592C8F"/>
    <w:rsid w:val="005955B0"/>
    <w:rsid w:val="005972B9"/>
    <w:rsid w:val="00597957"/>
    <w:rsid w:val="00597C2D"/>
    <w:rsid w:val="005A04D5"/>
    <w:rsid w:val="005A1A24"/>
    <w:rsid w:val="005A2556"/>
    <w:rsid w:val="005A3966"/>
    <w:rsid w:val="005A5016"/>
    <w:rsid w:val="005A6507"/>
    <w:rsid w:val="005B097B"/>
    <w:rsid w:val="005B2A75"/>
    <w:rsid w:val="005B30FC"/>
    <w:rsid w:val="005B3B73"/>
    <w:rsid w:val="005C1A1A"/>
    <w:rsid w:val="005C1AD4"/>
    <w:rsid w:val="005C207E"/>
    <w:rsid w:val="005C356F"/>
    <w:rsid w:val="005C39D6"/>
    <w:rsid w:val="005C3D4D"/>
    <w:rsid w:val="005C42F8"/>
    <w:rsid w:val="005C6BA6"/>
    <w:rsid w:val="005C6C36"/>
    <w:rsid w:val="005D0BE4"/>
    <w:rsid w:val="005D4724"/>
    <w:rsid w:val="005D6582"/>
    <w:rsid w:val="005D6EAB"/>
    <w:rsid w:val="005D729C"/>
    <w:rsid w:val="005D74AC"/>
    <w:rsid w:val="005F4B87"/>
    <w:rsid w:val="005F7891"/>
    <w:rsid w:val="005F7C1B"/>
    <w:rsid w:val="00603C36"/>
    <w:rsid w:val="0060496A"/>
    <w:rsid w:val="00606DF7"/>
    <w:rsid w:val="006136EC"/>
    <w:rsid w:val="006162CB"/>
    <w:rsid w:val="006163B5"/>
    <w:rsid w:val="006202B5"/>
    <w:rsid w:val="0062277B"/>
    <w:rsid w:val="00623D3F"/>
    <w:rsid w:val="0062786D"/>
    <w:rsid w:val="00636FEA"/>
    <w:rsid w:val="0063775E"/>
    <w:rsid w:val="00640955"/>
    <w:rsid w:val="00640A94"/>
    <w:rsid w:val="00640BCF"/>
    <w:rsid w:val="00642EC1"/>
    <w:rsid w:val="006444E1"/>
    <w:rsid w:val="00646324"/>
    <w:rsid w:val="00647F49"/>
    <w:rsid w:val="00657D73"/>
    <w:rsid w:val="00657EDA"/>
    <w:rsid w:val="00661BAE"/>
    <w:rsid w:val="006633A9"/>
    <w:rsid w:val="00666A88"/>
    <w:rsid w:val="00667EB0"/>
    <w:rsid w:val="0067296D"/>
    <w:rsid w:val="00672B21"/>
    <w:rsid w:val="006732CA"/>
    <w:rsid w:val="00673DF8"/>
    <w:rsid w:val="006752F0"/>
    <w:rsid w:val="006753B2"/>
    <w:rsid w:val="006758DC"/>
    <w:rsid w:val="006762AE"/>
    <w:rsid w:val="00677935"/>
    <w:rsid w:val="00682CE2"/>
    <w:rsid w:val="0068333C"/>
    <w:rsid w:val="00684C5A"/>
    <w:rsid w:val="0068571D"/>
    <w:rsid w:val="00686680"/>
    <w:rsid w:val="00686ADC"/>
    <w:rsid w:val="00686CEA"/>
    <w:rsid w:val="00687E15"/>
    <w:rsid w:val="00690CAC"/>
    <w:rsid w:val="00691569"/>
    <w:rsid w:val="006923D2"/>
    <w:rsid w:val="00694B57"/>
    <w:rsid w:val="00694C7C"/>
    <w:rsid w:val="006A37F4"/>
    <w:rsid w:val="006A62B6"/>
    <w:rsid w:val="006B2BD8"/>
    <w:rsid w:val="006B6299"/>
    <w:rsid w:val="006C15FE"/>
    <w:rsid w:val="006C2D41"/>
    <w:rsid w:val="006C3885"/>
    <w:rsid w:val="006C3E5D"/>
    <w:rsid w:val="006D3AD0"/>
    <w:rsid w:val="006D4838"/>
    <w:rsid w:val="006D4AEF"/>
    <w:rsid w:val="006D60DD"/>
    <w:rsid w:val="006E1D7B"/>
    <w:rsid w:val="006E212B"/>
    <w:rsid w:val="006F20B5"/>
    <w:rsid w:val="006F283A"/>
    <w:rsid w:val="006F3062"/>
    <w:rsid w:val="006F68E1"/>
    <w:rsid w:val="006F7020"/>
    <w:rsid w:val="007006D8"/>
    <w:rsid w:val="00703F1A"/>
    <w:rsid w:val="00704C2F"/>
    <w:rsid w:val="007075CC"/>
    <w:rsid w:val="00707C73"/>
    <w:rsid w:val="00710C72"/>
    <w:rsid w:val="00713176"/>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729F2"/>
    <w:rsid w:val="00773005"/>
    <w:rsid w:val="007739D4"/>
    <w:rsid w:val="00773FE1"/>
    <w:rsid w:val="0077506D"/>
    <w:rsid w:val="007755A2"/>
    <w:rsid w:val="00781738"/>
    <w:rsid w:val="0078187A"/>
    <w:rsid w:val="00782D99"/>
    <w:rsid w:val="00783E47"/>
    <w:rsid w:val="00785B65"/>
    <w:rsid w:val="007A06CD"/>
    <w:rsid w:val="007A343B"/>
    <w:rsid w:val="007A3B72"/>
    <w:rsid w:val="007A500E"/>
    <w:rsid w:val="007A5781"/>
    <w:rsid w:val="007A75A5"/>
    <w:rsid w:val="007A7A6C"/>
    <w:rsid w:val="007B087F"/>
    <w:rsid w:val="007B1689"/>
    <w:rsid w:val="007B3C9E"/>
    <w:rsid w:val="007C0EE8"/>
    <w:rsid w:val="007C2836"/>
    <w:rsid w:val="007C7B30"/>
    <w:rsid w:val="007D0E5A"/>
    <w:rsid w:val="007D4329"/>
    <w:rsid w:val="007E22ED"/>
    <w:rsid w:val="007E4087"/>
    <w:rsid w:val="007F1E23"/>
    <w:rsid w:val="007F2682"/>
    <w:rsid w:val="007F36EF"/>
    <w:rsid w:val="007F3A34"/>
    <w:rsid w:val="007F56F7"/>
    <w:rsid w:val="007F639F"/>
    <w:rsid w:val="0080065E"/>
    <w:rsid w:val="00801114"/>
    <w:rsid w:val="0080201B"/>
    <w:rsid w:val="00803353"/>
    <w:rsid w:val="00803EA0"/>
    <w:rsid w:val="008062EE"/>
    <w:rsid w:val="00807780"/>
    <w:rsid w:val="008145D4"/>
    <w:rsid w:val="00814771"/>
    <w:rsid w:val="00814D5C"/>
    <w:rsid w:val="0082077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0615"/>
    <w:rsid w:val="008579BC"/>
    <w:rsid w:val="00857B85"/>
    <w:rsid w:val="0086622E"/>
    <w:rsid w:val="00870904"/>
    <w:rsid w:val="00876734"/>
    <w:rsid w:val="00876B2D"/>
    <w:rsid w:val="00881C43"/>
    <w:rsid w:val="0088259E"/>
    <w:rsid w:val="00883E18"/>
    <w:rsid w:val="008847BA"/>
    <w:rsid w:val="008870A6"/>
    <w:rsid w:val="00887EF9"/>
    <w:rsid w:val="0089086B"/>
    <w:rsid w:val="0089098E"/>
    <w:rsid w:val="00893B3F"/>
    <w:rsid w:val="00894D8A"/>
    <w:rsid w:val="008975AE"/>
    <w:rsid w:val="008A0CD4"/>
    <w:rsid w:val="008A0EA2"/>
    <w:rsid w:val="008A1D1B"/>
    <w:rsid w:val="008A4455"/>
    <w:rsid w:val="008B0ADC"/>
    <w:rsid w:val="008B43F5"/>
    <w:rsid w:val="008B521E"/>
    <w:rsid w:val="008B57FC"/>
    <w:rsid w:val="008B5A71"/>
    <w:rsid w:val="008B7EEE"/>
    <w:rsid w:val="008C015D"/>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8C4"/>
    <w:rsid w:val="0090192D"/>
    <w:rsid w:val="00903D59"/>
    <w:rsid w:val="009061A7"/>
    <w:rsid w:val="009068A1"/>
    <w:rsid w:val="00907D42"/>
    <w:rsid w:val="009106F9"/>
    <w:rsid w:val="009107C5"/>
    <w:rsid w:val="00910FB0"/>
    <w:rsid w:val="0091127C"/>
    <w:rsid w:val="00911714"/>
    <w:rsid w:val="00912DDE"/>
    <w:rsid w:val="00913BD3"/>
    <w:rsid w:val="00914194"/>
    <w:rsid w:val="00916101"/>
    <w:rsid w:val="0092032F"/>
    <w:rsid w:val="00920596"/>
    <w:rsid w:val="00923362"/>
    <w:rsid w:val="009242FF"/>
    <w:rsid w:val="00925E59"/>
    <w:rsid w:val="00927460"/>
    <w:rsid w:val="00927569"/>
    <w:rsid w:val="00927CE6"/>
    <w:rsid w:val="00927D00"/>
    <w:rsid w:val="009333D3"/>
    <w:rsid w:val="0093458E"/>
    <w:rsid w:val="009359CE"/>
    <w:rsid w:val="00941620"/>
    <w:rsid w:val="009420F1"/>
    <w:rsid w:val="0094371E"/>
    <w:rsid w:val="00944231"/>
    <w:rsid w:val="00945180"/>
    <w:rsid w:val="00946324"/>
    <w:rsid w:val="0095028D"/>
    <w:rsid w:val="00951032"/>
    <w:rsid w:val="009514B2"/>
    <w:rsid w:val="0095584D"/>
    <w:rsid w:val="0095670A"/>
    <w:rsid w:val="009569DD"/>
    <w:rsid w:val="0095721D"/>
    <w:rsid w:val="00957739"/>
    <w:rsid w:val="009600C7"/>
    <w:rsid w:val="009606B0"/>
    <w:rsid w:val="00960F34"/>
    <w:rsid w:val="00966110"/>
    <w:rsid w:val="00971FBD"/>
    <w:rsid w:val="00977A02"/>
    <w:rsid w:val="0098016F"/>
    <w:rsid w:val="00980C89"/>
    <w:rsid w:val="00980F8E"/>
    <w:rsid w:val="00981B2C"/>
    <w:rsid w:val="009822D6"/>
    <w:rsid w:val="00984EAC"/>
    <w:rsid w:val="009864B9"/>
    <w:rsid w:val="00987D82"/>
    <w:rsid w:val="009900B8"/>
    <w:rsid w:val="00990D07"/>
    <w:rsid w:val="009913E5"/>
    <w:rsid w:val="0099251F"/>
    <w:rsid w:val="00997AD1"/>
    <w:rsid w:val="009A04E4"/>
    <w:rsid w:val="009A06C8"/>
    <w:rsid w:val="009A06DB"/>
    <w:rsid w:val="009A0958"/>
    <w:rsid w:val="009A5FEF"/>
    <w:rsid w:val="009A61E4"/>
    <w:rsid w:val="009A66A3"/>
    <w:rsid w:val="009A7596"/>
    <w:rsid w:val="009B07F3"/>
    <w:rsid w:val="009B29B7"/>
    <w:rsid w:val="009B5E6B"/>
    <w:rsid w:val="009B610E"/>
    <w:rsid w:val="009B63BE"/>
    <w:rsid w:val="009B6A1A"/>
    <w:rsid w:val="009B7B6B"/>
    <w:rsid w:val="009B7E09"/>
    <w:rsid w:val="009C5642"/>
    <w:rsid w:val="009D24A8"/>
    <w:rsid w:val="009D42DD"/>
    <w:rsid w:val="009D663B"/>
    <w:rsid w:val="009E4AEB"/>
    <w:rsid w:val="009E4D09"/>
    <w:rsid w:val="009E5CF0"/>
    <w:rsid w:val="009E6409"/>
    <w:rsid w:val="009F3648"/>
    <w:rsid w:val="009F7769"/>
    <w:rsid w:val="009F7DC7"/>
    <w:rsid w:val="00A00120"/>
    <w:rsid w:val="00A01E44"/>
    <w:rsid w:val="00A024DD"/>
    <w:rsid w:val="00A0542A"/>
    <w:rsid w:val="00A055D6"/>
    <w:rsid w:val="00A0587D"/>
    <w:rsid w:val="00A06B09"/>
    <w:rsid w:val="00A073FF"/>
    <w:rsid w:val="00A10268"/>
    <w:rsid w:val="00A109DC"/>
    <w:rsid w:val="00A10DF9"/>
    <w:rsid w:val="00A116FD"/>
    <w:rsid w:val="00A11964"/>
    <w:rsid w:val="00A134DB"/>
    <w:rsid w:val="00A13AD7"/>
    <w:rsid w:val="00A14C06"/>
    <w:rsid w:val="00A152D1"/>
    <w:rsid w:val="00A20FDE"/>
    <w:rsid w:val="00A212C2"/>
    <w:rsid w:val="00A22C89"/>
    <w:rsid w:val="00A26D7B"/>
    <w:rsid w:val="00A27E27"/>
    <w:rsid w:val="00A317D9"/>
    <w:rsid w:val="00A322AB"/>
    <w:rsid w:val="00A37713"/>
    <w:rsid w:val="00A401B4"/>
    <w:rsid w:val="00A41E91"/>
    <w:rsid w:val="00A41FB3"/>
    <w:rsid w:val="00A425BF"/>
    <w:rsid w:val="00A4306E"/>
    <w:rsid w:val="00A459E1"/>
    <w:rsid w:val="00A46CDF"/>
    <w:rsid w:val="00A519D6"/>
    <w:rsid w:val="00A53C64"/>
    <w:rsid w:val="00A541F4"/>
    <w:rsid w:val="00A543E9"/>
    <w:rsid w:val="00A557E4"/>
    <w:rsid w:val="00A617D5"/>
    <w:rsid w:val="00A65C4E"/>
    <w:rsid w:val="00A67154"/>
    <w:rsid w:val="00A70023"/>
    <w:rsid w:val="00A73396"/>
    <w:rsid w:val="00A73E34"/>
    <w:rsid w:val="00A77C23"/>
    <w:rsid w:val="00A80056"/>
    <w:rsid w:val="00A808ED"/>
    <w:rsid w:val="00A839CF"/>
    <w:rsid w:val="00A84724"/>
    <w:rsid w:val="00A84ABE"/>
    <w:rsid w:val="00A87A23"/>
    <w:rsid w:val="00A9152B"/>
    <w:rsid w:val="00A92232"/>
    <w:rsid w:val="00A926CA"/>
    <w:rsid w:val="00A9578E"/>
    <w:rsid w:val="00AA0DDA"/>
    <w:rsid w:val="00AA3C3D"/>
    <w:rsid w:val="00AA7930"/>
    <w:rsid w:val="00AB0002"/>
    <w:rsid w:val="00AB2602"/>
    <w:rsid w:val="00AB2D97"/>
    <w:rsid w:val="00AB353F"/>
    <w:rsid w:val="00AB5616"/>
    <w:rsid w:val="00AB579E"/>
    <w:rsid w:val="00AB5B3F"/>
    <w:rsid w:val="00AB6EB0"/>
    <w:rsid w:val="00AC7C06"/>
    <w:rsid w:val="00AD0BE3"/>
    <w:rsid w:val="00AD26BB"/>
    <w:rsid w:val="00AD278A"/>
    <w:rsid w:val="00AD2AB7"/>
    <w:rsid w:val="00AD615F"/>
    <w:rsid w:val="00AE09FD"/>
    <w:rsid w:val="00AE2170"/>
    <w:rsid w:val="00AE542D"/>
    <w:rsid w:val="00AE5972"/>
    <w:rsid w:val="00AE6319"/>
    <w:rsid w:val="00AE631F"/>
    <w:rsid w:val="00AE73FE"/>
    <w:rsid w:val="00AE7CD0"/>
    <w:rsid w:val="00AF1718"/>
    <w:rsid w:val="00AF3240"/>
    <w:rsid w:val="00AF37EB"/>
    <w:rsid w:val="00AF44C2"/>
    <w:rsid w:val="00AF5DE1"/>
    <w:rsid w:val="00AF6062"/>
    <w:rsid w:val="00AF62AC"/>
    <w:rsid w:val="00AF6CC4"/>
    <w:rsid w:val="00AF77BC"/>
    <w:rsid w:val="00B006D5"/>
    <w:rsid w:val="00B0256F"/>
    <w:rsid w:val="00B02F51"/>
    <w:rsid w:val="00B03158"/>
    <w:rsid w:val="00B03801"/>
    <w:rsid w:val="00B0626C"/>
    <w:rsid w:val="00B07BA7"/>
    <w:rsid w:val="00B12AD0"/>
    <w:rsid w:val="00B14C8C"/>
    <w:rsid w:val="00B16465"/>
    <w:rsid w:val="00B175A4"/>
    <w:rsid w:val="00B2248C"/>
    <w:rsid w:val="00B24EC9"/>
    <w:rsid w:val="00B2608E"/>
    <w:rsid w:val="00B26746"/>
    <w:rsid w:val="00B26D37"/>
    <w:rsid w:val="00B26E25"/>
    <w:rsid w:val="00B27076"/>
    <w:rsid w:val="00B30574"/>
    <w:rsid w:val="00B31BDF"/>
    <w:rsid w:val="00B334D1"/>
    <w:rsid w:val="00B3504E"/>
    <w:rsid w:val="00B36C29"/>
    <w:rsid w:val="00B37E47"/>
    <w:rsid w:val="00B40174"/>
    <w:rsid w:val="00B409FE"/>
    <w:rsid w:val="00B40A91"/>
    <w:rsid w:val="00B41589"/>
    <w:rsid w:val="00B4247A"/>
    <w:rsid w:val="00B440B7"/>
    <w:rsid w:val="00B45F90"/>
    <w:rsid w:val="00B4628E"/>
    <w:rsid w:val="00B50F40"/>
    <w:rsid w:val="00B52F23"/>
    <w:rsid w:val="00B556AC"/>
    <w:rsid w:val="00B5574A"/>
    <w:rsid w:val="00B57194"/>
    <w:rsid w:val="00B6149B"/>
    <w:rsid w:val="00B62E16"/>
    <w:rsid w:val="00B66B9D"/>
    <w:rsid w:val="00B778D1"/>
    <w:rsid w:val="00B83489"/>
    <w:rsid w:val="00B842A8"/>
    <w:rsid w:val="00B8455D"/>
    <w:rsid w:val="00B87DEA"/>
    <w:rsid w:val="00B90248"/>
    <w:rsid w:val="00B912CD"/>
    <w:rsid w:val="00B9133B"/>
    <w:rsid w:val="00B91A7B"/>
    <w:rsid w:val="00B933F5"/>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0499"/>
    <w:rsid w:val="00BD159B"/>
    <w:rsid w:val="00BD3E72"/>
    <w:rsid w:val="00BD45F1"/>
    <w:rsid w:val="00BD63DD"/>
    <w:rsid w:val="00BE02D4"/>
    <w:rsid w:val="00BE130D"/>
    <w:rsid w:val="00BE1504"/>
    <w:rsid w:val="00BE2748"/>
    <w:rsid w:val="00BE6919"/>
    <w:rsid w:val="00BE70D3"/>
    <w:rsid w:val="00BE7654"/>
    <w:rsid w:val="00BE7DC3"/>
    <w:rsid w:val="00BF1F4B"/>
    <w:rsid w:val="00BF31F6"/>
    <w:rsid w:val="00BF7921"/>
    <w:rsid w:val="00C025F3"/>
    <w:rsid w:val="00C04D16"/>
    <w:rsid w:val="00C056A6"/>
    <w:rsid w:val="00C05F8C"/>
    <w:rsid w:val="00C124B8"/>
    <w:rsid w:val="00C132B0"/>
    <w:rsid w:val="00C13F79"/>
    <w:rsid w:val="00C14DD4"/>
    <w:rsid w:val="00C153B7"/>
    <w:rsid w:val="00C16DC6"/>
    <w:rsid w:val="00C250DE"/>
    <w:rsid w:val="00C27488"/>
    <w:rsid w:val="00C27E80"/>
    <w:rsid w:val="00C30753"/>
    <w:rsid w:val="00C32EFA"/>
    <w:rsid w:val="00C35F16"/>
    <w:rsid w:val="00C3714C"/>
    <w:rsid w:val="00C37708"/>
    <w:rsid w:val="00C41996"/>
    <w:rsid w:val="00C44473"/>
    <w:rsid w:val="00C44658"/>
    <w:rsid w:val="00C45AC5"/>
    <w:rsid w:val="00C46926"/>
    <w:rsid w:val="00C50100"/>
    <w:rsid w:val="00C51048"/>
    <w:rsid w:val="00C514CB"/>
    <w:rsid w:val="00C534CB"/>
    <w:rsid w:val="00C63ABE"/>
    <w:rsid w:val="00C661DD"/>
    <w:rsid w:val="00C67C6D"/>
    <w:rsid w:val="00C72DEB"/>
    <w:rsid w:val="00C73397"/>
    <w:rsid w:val="00C75B35"/>
    <w:rsid w:val="00C761D7"/>
    <w:rsid w:val="00C84863"/>
    <w:rsid w:val="00C850BD"/>
    <w:rsid w:val="00C874C7"/>
    <w:rsid w:val="00C90AE9"/>
    <w:rsid w:val="00C92D12"/>
    <w:rsid w:val="00C9321D"/>
    <w:rsid w:val="00C95679"/>
    <w:rsid w:val="00C96006"/>
    <w:rsid w:val="00C9625E"/>
    <w:rsid w:val="00CA2976"/>
    <w:rsid w:val="00CA2E59"/>
    <w:rsid w:val="00CA5A66"/>
    <w:rsid w:val="00CA6B72"/>
    <w:rsid w:val="00CA6DAA"/>
    <w:rsid w:val="00CA72F4"/>
    <w:rsid w:val="00CB174F"/>
    <w:rsid w:val="00CB2817"/>
    <w:rsid w:val="00CB31B5"/>
    <w:rsid w:val="00CB3296"/>
    <w:rsid w:val="00CB4973"/>
    <w:rsid w:val="00CC1A08"/>
    <w:rsid w:val="00CC3CCF"/>
    <w:rsid w:val="00CC5D17"/>
    <w:rsid w:val="00CD3194"/>
    <w:rsid w:val="00CD3279"/>
    <w:rsid w:val="00CD6ECA"/>
    <w:rsid w:val="00CD765E"/>
    <w:rsid w:val="00CE24E1"/>
    <w:rsid w:val="00CE4816"/>
    <w:rsid w:val="00CE7285"/>
    <w:rsid w:val="00CF05E2"/>
    <w:rsid w:val="00CF3224"/>
    <w:rsid w:val="00CF5E57"/>
    <w:rsid w:val="00D00D6D"/>
    <w:rsid w:val="00D00EE8"/>
    <w:rsid w:val="00D06D56"/>
    <w:rsid w:val="00D12E56"/>
    <w:rsid w:val="00D13C41"/>
    <w:rsid w:val="00D1537C"/>
    <w:rsid w:val="00D16B00"/>
    <w:rsid w:val="00D17FDF"/>
    <w:rsid w:val="00D271B8"/>
    <w:rsid w:val="00D32576"/>
    <w:rsid w:val="00D33E2B"/>
    <w:rsid w:val="00D34A77"/>
    <w:rsid w:val="00D377CA"/>
    <w:rsid w:val="00D41115"/>
    <w:rsid w:val="00D45B77"/>
    <w:rsid w:val="00D47E20"/>
    <w:rsid w:val="00D516FF"/>
    <w:rsid w:val="00D5455A"/>
    <w:rsid w:val="00D553BE"/>
    <w:rsid w:val="00D55AE2"/>
    <w:rsid w:val="00D56D70"/>
    <w:rsid w:val="00D60832"/>
    <w:rsid w:val="00D629A1"/>
    <w:rsid w:val="00D674AE"/>
    <w:rsid w:val="00D74C94"/>
    <w:rsid w:val="00D77080"/>
    <w:rsid w:val="00D77693"/>
    <w:rsid w:val="00D81D96"/>
    <w:rsid w:val="00D82707"/>
    <w:rsid w:val="00D908FD"/>
    <w:rsid w:val="00D90952"/>
    <w:rsid w:val="00D91351"/>
    <w:rsid w:val="00D92025"/>
    <w:rsid w:val="00D962FD"/>
    <w:rsid w:val="00DA38DC"/>
    <w:rsid w:val="00DB1FAE"/>
    <w:rsid w:val="00DB4E57"/>
    <w:rsid w:val="00DB537B"/>
    <w:rsid w:val="00DB5D65"/>
    <w:rsid w:val="00DC1ED4"/>
    <w:rsid w:val="00DC34A3"/>
    <w:rsid w:val="00DC7844"/>
    <w:rsid w:val="00DD0502"/>
    <w:rsid w:val="00DD07A7"/>
    <w:rsid w:val="00DD328E"/>
    <w:rsid w:val="00DD4E5A"/>
    <w:rsid w:val="00DD5261"/>
    <w:rsid w:val="00DE0AA0"/>
    <w:rsid w:val="00DE0BC2"/>
    <w:rsid w:val="00DE1775"/>
    <w:rsid w:val="00DE355E"/>
    <w:rsid w:val="00DE40D0"/>
    <w:rsid w:val="00DE7AC6"/>
    <w:rsid w:val="00DF06D9"/>
    <w:rsid w:val="00DF1678"/>
    <w:rsid w:val="00DF2E5B"/>
    <w:rsid w:val="00DF4234"/>
    <w:rsid w:val="00DF5001"/>
    <w:rsid w:val="00DF686D"/>
    <w:rsid w:val="00DF6BDF"/>
    <w:rsid w:val="00DF7C63"/>
    <w:rsid w:val="00E00ADC"/>
    <w:rsid w:val="00E0221A"/>
    <w:rsid w:val="00E03558"/>
    <w:rsid w:val="00E069D1"/>
    <w:rsid w:val="00E0760A"/>
    <w:rsid w:val="00E1029E"/>
    <w:rsid w:val="00E10B98"/>
    <w:rsid w:val="00E12659"/>
    <w:rsid w:val="00E142B0"/>
    <w:rsid w:val="00E14C6C"/>
    <w:rsid w:val="00E167ED"/>
    <w:rsid w:val="00E16E85"/>
    <w:rsid w:val="00E171DC"/>
    <w:rsid w:val="00E2164E"/>
    <w:rsid w:val="00E22093"/>
    <w:rsid w:val="00E2398E"/>
    <w:rsid w:val="00E24A89"/>
    <w:rsid w:val="00E24ADD"/>
    <w:rsid w:val="00E27A1B"/>
    <w:rsid w:val="00E30CAF"/>
    <w:rsid w:val="00E32734"/>
    <w:rsid w:val="00E331B5"/>
    <w:rsid w:val="00E333AD"/>
    <w:rsid w:val="00E358A7"/>
    <w:rsid w:val="00E40407"/>
    <w:rsid w:val="00E40559"/>
    <w:rsid w:val="00E41FD0"/>
    <w:rsid w:val="00E42670"/>
    <w:rsid w:val="00E45450"/>
    <w:rsid w:val="00E47A48"/>
    <w:rsid w:val="00E47C44"/>
    <w:rsid w:val="00E50182"/>
    <w:rsid w:val="00E5063D"/>
    <w:rsid w:val="00E50A32"/>
    <w:rsid w:val="00E50D24"/>
    <w:rsid w:val="00E51D2B"/>
    <w:rsid w:val="00E542C6"/>
    <w:rsid w:val="00E5597C"/>
    <w:rsid w:val="00E56A93"/>
    <w:rsid w:val="00E57EF8"/>
    <w:rsid w:val="00E604B2"/>
    <w:rsid w:val="00E61EE8"/>
    <w:rsid w:val="00E633BA"/>
    <w:rsid w:val="00E63891"/>
    <w:rsid w:val="00E657EB"/>
    <w:rsid w:val="00E6615A"/>
    <w:rsid w:val="00E66442"/>
    <w:rsid w:val="00E676D5"/>
    <w:rsid w:val="00E70469"/>
    <w:rsid w:val="00E739EF"/>
    <w:rsid w:val="00E73B06"/>
    <w:rsid w:val="00E75A29"/>
    <w:rsid w:val="00E769C3"/>
    <w:rsid w:val="00E82DA9"/>
    <w:rsid w:val="00E838CB"/>
    <w:rsid w:val="00E83A51"/>
    <w:rsid w:val="00E842B0"/>
    <w:rsid w:val="00E845A7"/>
    <w:rsid w:val="00E848FF"/>
    <w:rsid w:val="00E854D7"/>
    <w:rsid w:val="00E85B21"/>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679E"/>
    <w:rsid w:val="00EC7E43"/>
    <w:rsid w:val="00ED1EB8"/>
    <w:rsid w:val="00ED1FED"/>
    <w:rsid w:val="00ED3336"/>
    <w:rsid w:val="00ED5599"/>
    <w:rsid w:val="00ED6BFC"/>
    <w:rsid w:val="00EE0AC5"/>
    <w:rsid w:val="00EE1097"/>
    <w:rsid w:val="00EE1769"/>
    <w:rsid w:val="00EE1A5C"/>
    <w:rsid w:val="00EE3655"/>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3F46"/>
    <w:rsid w:val="00F042A0"/>
    <w:rsid w:val="00F05CBB"/>
    <w:rsid w:val="00F06316"/>
    <w:rsid w:val="00F0719D"/>
    <w:rsid w:val="00F07EF9"/>
    <w:rsid w:val="00F11A14"/>
    <w:rsid w:val="00F12980"/>
    <w:rsid w:val="00F13DE8"/>
    <w:rsid w:val="00F1425B"/>
    <w:rsid w:val="00F15E70"/>
    <w:rsid w:val="00F17A3A"/>
    <w:rsid w:val="00F23016"/>
    <w:rsid w:val="00F23023"/>
    <w:rsid w:val="00F2374F"/>
    <w:rsid w:val="00F243BB"/>
    <w:rsid w:val="00F253F9"/>
    <w:rsid w:val="00F25898"/>
    <w:rsid w:val="00F273CE"/>
    <w:rsid w:val="00F2794C"/>
    <w:rsid w:val="00F31C4D"/>
    <w:rsid w:val="00F3378C"/>
    <w:rsid w:val="00F34A9E"/>
    <w:rsid w:val="00F4198F"/>
    <w:rsid w:val="00F44618"/>
    <w:rsid w:val="00F47CB2"/>
    <w:rsid w:val="00F503C3"/>
    <w:rsid w:val="00F504BC"/>
    <w:rsid w:val="00F51A75"/>
    <w:rsid w:val="00F52B39"/>
    <w:rsid w:val="00F53A8E"/>
    <w:rsid w:val="00F56889"/>
    <w:rsid w:val="00F57DE7"/>
    <w:rsid w:val="00F6067C"/>
    <w:rsid w:val="00F6138F"/>
    <w:rsid w:val="00F61BBE"/>
    <w:rsid w:val="00F649AA"/>
    <w:rsid w:val="00F65032"/>
    <w:rsid w:val="00F66528"/>
    <w:rsid w:val="00F76682"/>
    <w:rsid w:val="00F832FE"/>
    <w:rsid w:val="00F83E60"/>
    <w:rsid w:val="00F86080"/>
    <w:rsid w:val="00F863E7"/>
    <w:rsid w:val="00F86869"/>
    <w:rsid w:val="00F87540"/>
    <w:rsid w:val="00F91900"/>
    <w:rsid w:val="00F9325B"/>
    <w:rsid w:val="00F9448F"/>
    <w:rsid w:val="00F9525C"/>
    <w:rsid w:val="00F9557C"/>
    <w:rsid w:val="00F95C2D"/>
    <w:rsid w:val="00FA0041"/>
    <w:rsid w:val="00FA0293"/>
    <w:rsid w:val="00FA4BDF"/>
    <w:rsid w:val="00FA4C62"/>
    <w:rsid w:val="00FA691A"/>
    <w:rsid w:val="00FB1A90"/>
    <w:rsid w:val="00FB3FEF"/>
    <w:rsid w:val="00FB40D8"/>
    <w:rsid w:val="00FB41A0"/>
    <w:rsid w:val="00FC2264"/>
    <w:rsid w:val="00FC359A"/>
    <w:rsid w:val="00FC4411"/>
    <w:rsid w:val="00FC539A"/>
    <w:rsid w:val="00FC5658"/>
    <w:rsid w:val="00FD01BE"/>
    <w:rsid w:val="00FD13CE"/>
    <w:rsid w:val="00FD41FD"/>
    <w:rsid w:val="00FD7BFF"/>
    <w:rsid w:val="00FD7F10"/>
    <w:rsid w:val="00FE0429"/>
    <w:rsid w:val="00FE0D37"/>
    <w:rsid w:val="00FE34BD"/>
    <w:rsid w:val="00FE744D"/>
    <w:rsid w:val="00FF012D"/>
    <w:rsid w:val="00FF59DC"/>
    <w:rsid w:val="00FF5E24"/>
    <w:rsid w:val="00FF637F"/>
    <w:rsid w:val="00FF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omg.org/bpmn/Documents/Introduction_to_BPMN.pdf"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FA585A9-D016-4778-870C-F63094257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48</Pages>
  <Words>13288</Words>
  <Characters>73085</Characters>
  <Application>Microsoft Office Word</Application>
  <DocSecurity>0</DocSecurity>
  <Lines>609</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86201</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César</cp:lastModifiedBy>
  <cp:revision>181</cp:revision>
  <cp:lastPrinted>2012-08-03T19:49:00Z</cp:lastPrinted>
  <dcterms:created xsi:type="dcterms:W3CDTF">2013-06-12T16:38:00Z</dcterms:created>
  <dcterms:modified xsi:type="dcterms:W3CDTF">2013-06-16T12:52:00Z</dcterms:modified>
</cp:coreProperties>
</file>